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BC8EE" w14:textId="6F41A44F" w:rsidR="00996429" w:rsidRDefault="00996429">
      <w:r w:rsidRPr="008E694D">
        <w:rPr>
          <w:b/>
          <w:bCs/>
        </w:rPr>
        <w:t>Title</w:t>
      </w:r>
      <w:r>
        <w:t>:</w:t>
      </w:r>
      <w:r w:rsidR="00CF3DA6">
        <w:t xml:space="preserve"> Understanding the Health of Philadelphia’s City Council Districts </w:t>
      </w:r>
    </w:p>
    <w:p w14:paraId="2D3D17BC" w14:textId="7C1E0477" w:rsidR="00996429" w:rsidRDefault="00996429">
      <w:r w:rsidRPr="008E694D">
        <w:rPr>
          <w:b/>
          <w:bCs/>
        </w:rPr>
        <w:t>Authors</w:t>
      </w:r>
      <w:r>
        <w:t>:</w:t>
      </w:r>
      <w:r w:rsidR="008E694D">
        <w:t xml:space="preserve"> Tamara Rushovich, Amber Bolli, Alina Schnake-Mahl, Stephanie Hernandez </w:t>
      </w:r>
    </w:p>
    <w:p w14:paraId="7410AAE6" w14:textId="37978531" w:rsidR="00996429" w:rsidRDefault="00996429">
      <w:r w:rsidRPr="008E694D">
        <w:rPr>
          <w:b/>
          <w:bCs/>
        </w:rPr>
        <w:t>Journal</w:t>
      </w:r>
      <w:r>
        <w:t xml:space="preserve">: </w:t>
      </w:r>
      <w:r w:rsidR="00125445">
        <w:t>Journal of Urban Health</w:t>
      </w:r>
      <w:r w:rsidR="00425C0D">
        <w:t xml:space="preserve"> (need to check with Ana first</w:t>
      </w:r>
      <w:r w:rsidR="002A6ABD">
        <w:t xml:space="preserve"> if it is of interest</w:t>
      </w:r>
      <w:r w:rsidR="00425C0D">
        <w:t>)</w:t>
      </w:r>
    </w:p>
    <w:p w14:paraId="31501468" w14:textId="52FCEF04" w:rsidR="00996429" w:rsidRPr="00996429" w:rsidRDefault="00E56C65">
      <w:pPr>
        <w:rPr>
          <w:b/>
          <w:bCs/>
        </w:rPr>
      </w:pPr>
      <w:hyperlink r:id="rId4" w:history="1">
        <w:r w:rsidRPr="00EF0C76">
          <w:rPr>
            <w:rStyle w:val="Hyperlink"/>
            <w:b/>
            <w:bCs/>
          </w:rPr>
          <w:t>https://ajph.aphapublications.org/doi/10.2105/AJPH.2021.306708</w:t>
        </w:r>
      </w:hyperlink>
      <w:r>
        <w:rPr>
          <w:b/>
          <w:bCs/>
        </w:rPr>
        <w:t xml:space="preserve"> (reference)</w:t>
      </w:r>
    </w:p>
    <w:p w14:paraId="58B41BBB" w14:textId="7E8DE414" w:rsidR="00996429" w:rsidRDefault="00996429">
      <w:pPr>
        <w:rPr>
          <w:b/>
          <w:bCs/>
        </w:rPr>
      </w:pPr>
      <w:r w:rsidRPr="00996429">
        <w:rPr>
          <w:b/>
          <w:bCs/>
        </w:rPr>
        <w:t>Introduction</w:t>
      </w:r>
    </w:p>
    <w:p w14:paraId="1F5C6904" w14:textId="2A94FA40" w:rsidR="00B12D3B" w:rsidRDefault="132FE4B0">
      <w:r>
        <w:t xml:space="preserve">Public health has increasingly </w:t>
      </w:r>
      <w:r w:rsidR="00666AE7">
        <w:t>utilized</w:t>
      </w:r>
      <w:r w:rsidR="008E694D">
        <w:t xml:space="preserve"> geopolitical units</w:t>
      </w:r>
      <w:r w:rsidR="5E5AC561">
        <w:t>, or units with geographic and political meaning,</w:t>
      </w:r>
      <w:r w:rsidR="00666AE7">
        <w:t xml:space="preserve"> for research and monitoring</w:t>
      </w:r>
      <w:r w:rsidR="008E694D">
        <w:t xml:space="preserve"> in recent years</w:t>
      </w:r>
      <w:r w:rsidR="4664801F">
        <w:t xml:space="preserve"> (cite)</w:t>
      </w:r>
      <w:r w:rsidR="008E694D">
        <w:t xml:space="preserve">.  </w:t>
      </w:r>
      <w:r w:rsidR="773D4CBB">
        <w:t>S</w:t>
      </w:r>
      <w:r w:rsidR="008E694D">
        <w:t xml:space="preserve">tudies </w:t>
      </w:r>
      <w:r w:rsidR="00905074">
        <w:t xml:space="preserve">have </w:t>
      </w:r>
      <w:r w:rsidR="008E694D">
        <w:t>investigat</w:t>
      </w:r>
      <w:r w:rsidR="5E17604D">
        <w:t>ed</w:t>
      </w:r>
      <w:r w:rsidR="008E694D">
        <w:t xml:space="preserve"> health </w:t>
      </w:r>
      <w:r w:rsidR="00504FA9">
        <w:t>disparities</w:t>
      </w:r>
      <w:r w:rsidR="008E694D">
        <w:t xml:space="preserve"> by US congressional districts </w:t>
      </w:r>
      <w:r w:rsidR="00316ABC">
        <w:t xml:space="preserve">– for example, reporting </w:t>
      </w:r>
      <w:r w:rsidR="000830A5">
        <w:t>opioid prescribing rates</w:t>
      </w:r>
      <w:r w:rsidR="00316ABC">
        <w:t xml:space="preserve"> (</w:t>
      </w:r>
      <w:hyperlink r:id="rId5" w:history="1">
        <w:r w:rsidR="00F02A02" w:rsidRPr="00EF0C76">
          <w:rPr>
            <w:rStyle w:val="Hyperlink"/>
          </w:rPr>
          <w:t>https://pmc.ncbi.nlm.nih.gov/articles/PMC6085036/</w:t>
        </w:r>
      </w:hyperlink>
      <w:r w:rsidR="00316ABC">
        <w:t>)</w:t>
      </w:r>
      <w:r w:rsidR="00901716">
        <w:t xml:space="preserve"> and</w:t>
      </w:r>
      <w:r w:rsidR="00F02A02">
        <w:t xml:space="preserve"> </w:t>
      </w:r>
      <w:r w:rsidR="00316ABC">
        <w:t>cancer mortality (</w:t>
      </w:r>
      <w:hyperlink r:id="rId6" w:history="1">
        <w:r w:rsidR="00FB00F7" w:rsidRPr="00EF0C76">
          <w:rPr>
            <w:rStyle w:val="Hyperlink"/>
          </w:rPr>
          <w:t>https://pubmed.ncbi.nlm.nih.gov/37159301/</w:t>
        </w:r>
      </w:hyperlink>
      <w:r w:rsidR="00316ABC">
        <w:t>)</w:t>
      </w:r>
      <w:r w:rsidR="00FB00F7">
        <w:t xml:space="preserve"> </w:t>
      </w:r>
      <w:r w:rsidR="00901716">
        <w:t xml:space="preserve">as well as in </w:t>
      </w:r>
      <w:r w:rsidR="00316ABC">
        <w:t xml:space="preserve">numerous </w:t>
      </w:r>
      <w:r w:rsidR="00504FA9">
        <w:t xml:space="preserve">public facing </w:t>
      </w:r>
      <w:r w:rsidR="00316ABC">
        <w:t>dashboards</w:t>
      </w:r>
      <w:r w:rsidR="00905074">
        <w:t>,</w:t>
      </w:r>
      <w:r w:rsidR="00316ABC">
        <w:t xml:space="preserve"> including for </w:t>
      </w:r>
      <w:r w:rsidR="00F02A02">
        <w:t>covid-19 (</w:t>
      </w:r>
      <w:hyperlink r:id="rId7" w:history="1">
        <w:r w:rsidR="00F02A02" w:rsidRPr="00EF0C76">
          <w:rPr>
            <w:rStyle w:val="Hyperlink"/>
          </w:rPr>
          <w:t>https://gis.harvard.edu/covid-19-across-united-states-congressional-districts</w:t>
        </w:r>
      </w:hyperlink>
      <w:r w:rsidR="00F02A02">
        <w:t xml:space="preserve">) </w:t>
      </w:r>
      <w:r w:rsidR="005B6CE8">
        <w:t>and for comprehensive health determinants and outcomes (</w:t>
      </w:r>
      <w:hyperlink r:id="rId8" w:history="1">
        <w:r w:rsidR="005B6CE8" w:rsidRPr="00EF0C76">
          <w:rPr>
            <w:rStyle w:val="Hyperlink"/>
          </w:rPr>
          <w:t>https://www.congressionaldistricthealthdashboard.org/</w:t>
        </w:r>
      </w:hyperlink>
      <w:r w:rsidR="005B6CE8">
        <w:t>)</w:t>
      </w:r>
      <w:r w:rsidR="00316ABC">
        <w:t>.</w:t>
      </w:r>
      <w:r w:rsidR="005B6CE8">
        <w:t xml:space="preserve"> </w:t>
      </w:r>
      <w:r w:rsidR="00316ABC">
        <w:t xml:space="preserve">There have also been several studies </w:t>
      </w:r>
      <w:r w:rsidR="287F3378">
        <w:t>describing</w:t>
      </w:r>
      <w:r w:rsidR="00316ABC">
        <w:t xml:space="preserve"> the methods for estimating public health metrics by district</w:t>
      </w:r>
      <w:r w:rsidR="0863389A">
        <w:t>,</w:t>
      </w:r>
      <w:r w:rsidR="00316ABC">
        <w:t xml:space="preserve"> as most public health data are not commonly available using district boundaries</w:t>
      </w:r>
      <w:r w:rsidR="00786E37">
        <w:t xml:space="preserve"> (</w:t>
      </w:r>
      <w:hyperlink r:id="rId9" w:history="1">
        <w:r w:rsidR="00341741" w:rsidRPr="00EF0C76">
          <w:rPr>
            <w:rStyle w:val="Hyperlink"/>
          </w:rPr>
          <w:t>https://academic.oup.com/aje/article/193/7/1040/7614342</w:t>
        </w:r>
      </w:hyperlink>
      <w:r w:rsidR="00341741">
        <w:t xml:space="preserve"> , </w:t>
      </w:r>
      <w:hyperlink r:id="rId10" w:history="1">
        <w:r w:rsidR="00341741" w:rsidRPr="00EF0C76">
          <w:rPr>
            <w:rStyle w:val="Hyperlink"/>
          </w:rPr>
          <w:t>https://www.sciencedirect.com/science/article/pii/S2352827323001763</w:t>
        </w:r>
      </w:hyperlink>
      <w:r w:rsidR="00341741">
        <w:t xml:space="preserve"> and </w:t>
      </w:r>
      <w:hyperlink r:id="rId11" w:history="1">
        <w:r w:rsidR="00391F9F" w:rsidRPr="00EF0C76">
          <w:rPr>
            <w:rStyle w:val="Hyperlink"/>
          </w:rPr>
          <w:t>https://pubmed.ncbi.nlm.nih.gov/36711902/</w:t>
        </w:r>
      </w:hyperlink>
      <w:r w:rsidR="00391F9F">
        <w:t xml:space="preserve">) </w:t>
      </w:r>
      <w:r w:rsidR="00316ABC">
        <w:t xml:space="preserve">. The motivation for </w:t>
      </w:r>
      <w:r w:rsidR="55E8A668">
        <w:t>this work</w:t>
      </w:r>
      <w:r w:rsidR="00316ABC">
        <w:t xml:space="preserve"> </w:t>
      </w:r>
      <w:r w:rsidR="003E57B4">
        <w:t>is</w:t>
      </w:r>
      <w:r w:rsidR="57677DD6">
        <w:t xml:space="preserve"> twofold:</w:t>
      </w:r>
      <w:r w:rsidR="00316ABC">
        <w:t xml:space="preserve"> to provide elected officials with data for the districts they represent</w:t>
      </w:r>
      <w:r w:rsidR="00F85FBF">
        <w:t xml:space="preserve">, </w:t>
      </w:r>
      <w:r w:rsidR="566A8AE7">
        <w:t>and</w:t>
      </w:r>
      <w:r w:rsidR="00316ABC">
        <w:t xml:space="preserve"> to provide </w:t>
      </w:r>
      <w:r w:rsidR="001C5F4C">
        <w:t>residents, constituents, and advocates</w:t>
      </w:r>
      <w:r w:rsidR="00316ABC">
        <w:t xml:space="preserve"> with data on the health of their own districts and </w:t>
      </w:r>
      <w:r w:rsidR="00B54B3D">
        <w:t>broader community</w:t>
      </w:r>
      <w:r w:rsidR="00316ABC">
        <w:t xml:space="preserve">.  </w:t>
      </w:r>
    </w:p>
    <w:p w14:paraId="64AD4D0B" w14:textId="7B57927E" w:rsidR="00316ABC" w:rsidRDefault="0BDC8901">
      <w:r>
        <w:t xml:space="preserve">Nearly all </w:t>
      </w:r>
      <w:r w:rsidR="00316ABC">
        <w:t>studies</w:t>
      </w:r>
      <w:r w:rsidR="00F85FBF">
        <w:t xml:space="preserve"> using geopolitical districts</w:t>
      </w:r>
      <w:r w:rsidR="00316ABC">
        <w:t xml:space="preserve"> have </w:t>
      </w:r>
      <w:r w:rsidR="3F5160F6">
        <w:t>used</w:t>
      </w:r>
      <w:r w:rsidR="00316ABC">
        <w:t xml:space="preserve"> US congressional districts, with X number of studies using state districts. However, to our knowledge no studies have been published reporting health metrics using city council district boundaries. It is important to understand the jurisdiction and influence that each level of governmen</w:t>
      </w:r>
      <w:commentRangeStart w:id="0"/>
      <w:commentRangeStart w:id="1"/>
      <w:r w:rsidR="00316ABC">
        <w:t>t can have</w:t>
      </w:r>
      <w:r w:rsidR="00AF1965">
        <w:t xml:space="preserve"> (cite:</w:t>
      </w:r>
      <w:r w:rsidR="00AF1965" w:rsidRPr="00AF1965">
        <w:t xml:space="preserve"> https://pubmed.ncbi.nlm.nih.gov/36274459/</w:t>
      </w:r>
      <w:r w:rsidR="00AF1965">
        <w:t>)</w:t>
      </w:r>
      <w:r w:rsidR="00316ABC">
        <w:t xml:space="preserve">. </w:t>
      </w:r>
      <w:commentRangeEnd w:id="0"/>
      <w:r w:rsidR="00316ABC">
        <w:rPr>
          <w:rStyle w:val="CommentReference"/>
          <w:sz w:val="24"/>
          <w:szCs w:val="24"/>
        </w:rPr>
        <w:commentReference w:id="0"/>
      </w:r>
      <w:commentRangeEnd w:id="1"/>
      <w:r w:rsidR="00316ABC">
        <w:rPr>
          <w:rStyle w:val="CommentReference"/>
          <w:sz w:val="24"/>
          <w:szCs w:val="24"/>
        </w:rPr>
        <w:commentReference w:id="1"/>
      </w:r>
      <w:r w:rsidR="002837D9">
        <w:t xml:space="preserve">The city, </w:t>
      </w:r>
      <w:r w:rsidR="00D842A4">
        <w:t xml:space="preserve">as compared to the </w:t>
      </w:r>
      <w:r w:rsidR="002837D9">
        <w:t xml:space="preserve">county, state or </w:t>
      </w:r>
      <w:r w:rsidR="00D842A4">
        <w:t>federal level, is an important</w:t>
      </w:r>
      <w:r w:rsidR="00B15ADC">
        <w:t xml:space="preserve"> and unique</w:t>
      </w:r>
      <w:r w:rsidR="00D842A4">
        <w:t xml:space="preserve"> </w:t>
      </w:r>
      <w:r w:rsidR="00B15ADC">
        <w:t>site</w:t>
      </w:r>
      <w:r w:rsidR="00D842A4">
        <w:t xml:space="preserve"> of public health influence.</w:t>
      </w:r>
      <w:r w:rsidR="004C38F1">
        <w:t xml:space="preserve"> </w:t>
      </w:r>
      <w:commentRangeStart w:id="2"/>
      <w:r w:rsidR="00024CE5">
        <w:t xml:space="preserve">Cities have </w:t>
      </w:r>
      <w:r w:rsidR="004C5999">
        <w:t>distinct public health needs as well as access to unique resources not always available in rural settings</w:t>
      </w:r>
      <w:r w:rsidR="004C38F1">
        <w:t xml:space="preserve"> (CITE)</w:t>
      </w:r>
      <w:r w:rsidR="004C5999">
        <w:t xml:space="preserve">. </w:t>
      </w:r>
      <w:commentRangeEnd w:id="2"/>
      <w:r w:rsidR="00391F9F">
        <w:rPr>
          <w:rStyle w:val="CommentReference"/>
        </w:rPr>
        <w:commentReference w:id="2"/>
      </w:r>
      <w:r w:rsidR="00606DE6">
        <w:t xml:space="preserve">City councils have </w:t>
      </w:r>
      <w:r w:rsidR="00316ABC">
        <w:t>con</w:t>
      </w:r>
      <w:commentRangeStart w:id="3"/>
      <w:r w:rsidR="00316ABC">
        <w:t>trol over policies and resources affecting the health and lives of their constituents</w:t>
      </w:r>
      <w:commentRangeEnd w:id="3"/>
      <w:r w:rsidR="00316ABC">
        <w:rPr>
          <w:rStyle w:val="CommentReference"/>
          <w:sz w:val="24"/>
          <w:szCs w:val="24"/>
        </w:rPr>
        <w:commentReference w:id="3"/>
      </w:r>
      <w:r w:rsidR="00606DE6">
        <w:t xml:space="preserve"> and there for council districts are an important geography to investigate</w:t>
      </w:r>
      <w:r w:rsidR="00316ABC">
        <w:t xml:space="preserve">. </w:t>
      </w:r>
      <w:r w:rsidR="3C974077">
        <w:t xml:space="preserve">In this analysis we use </w:t>
      </w:r>
      <w:r w:rsidR="004D058C">
        <w:t>Philadelphia</w:t>
      </w:r>
      <w:r w:rsidR="3C974077">
        <w:t xml:space="preserve"> as a case study to explore health outcomes by City Council </w:t>
      </w:r>
      <w:r w:rsidR="00611E33">
        <w:t>d</w:t>
      </w:r>
      <w:r w:rsidR="3C974077">
        <w:t>istrict</w:t>
      </w:r>
      <w:r w:rsidR="002871E9">
        <w:t xml:space="preserve">. </w:t>
      </w:r>
      <w:r w:rsidR="00AF1965">
        <w:t>Philadelphia</w:t>
      </w:r>
      <w:r w:rsidR="002871E9">
        <w:t>’s City Council is comprised of 17 members</w:t>
      </w:r>
      <w:r w:rsidR="001F2F36">
        <w:t>:</w:t>
      </w:r>
      <w:r w:rsidR="63A83267">
        <w:t xml:space="preserve"> </w:t>
      </w:r>
      <w:r w:rsidR="00574567">
        <w:t>10</w:t>
      </w:r>
      <w:r w:rsidR="00316ABC">
        <w:t xml:space="preserve"> </w:t>
      </w:r>
      <w:r w:rsidR="00D05983">
        <w:t>who are elected by and</w:t>
      </w:r>
      <w:r w:rsidR="001F207F">
        <w:t xml:space="preserve"> represent a </w:t>
      </w:r>
      <w:r w:rsidR="00574567">
        <w:t>specific</w:t>
      </w:r>
      <w:r w:rsidR="001F207F">
        <w:t xml:space="preserve"> district</w:t>
      </w:r>
      <w:r w:rsidR="001F2F36">
        <w:t>,</w:t>
      </w:r>
      <w:r w:rsidR="001F207F">
        <w:t xml:space="preserve"> and 7</w:t>
      </w:r>
      <w:r w:rsidR="00316ABC">
        <w:t xml:space="preserve"> at</w:t>
      </w:r>
      <w:r w:rsidR="41DA34BB">
        <w:t>-</w:t>
      </w:r>
      <w:r w:rsidR="00316ABC">
        <w:t>large members</w:t>
      </w:r>
      <w:r w:rsidR="00574567">
        <w:t>. All councilors</w:t>
      </w:r>
      <w:r w:rsidR="00316ABC">
        <w:t xml:space="preserve"> serve </w:t>
      </w:r>
      <w:r w:rsidR="00574567">
        <w:t>4</w:t>
      </w:r>
      <w:r w:rsidR="004D058C">
        <w:t>-</w:t>
      </w:r>
      <w:r w:rsidR="00316ABC">
        <w:t xml:space="preserve">year terms. </w:t>
      </w:r>
    </w:p>
    <w:p w14:paraId="4E168350" w14:textId="3AA87316" w:rsidR="00717D7F" w:rsidRDefault="00B12D3B">
      <w:r>
        <w:lastRenderedPageBreak/>
        <w:t xml:space="preserve">To both understand the health status and existing inequities in Philadelphia and to </w:t>
      </w:r>
      <w:r w:rsidR="0001213A">
        <w:t>aid</w:t>
      </w:r>
      <w:r>
        <w:t xml:space="preserve"> city council members </w:t>
      </w:r>
      <w:r w:rsidR="0002782B">
        <w:t>and</w:t>
      </w:r>
      <w:r>
        <w:t xml:space="preserve"> constituents, we created a dashboard that displays health and related metrics by council district</w:t>
      </w:r>
      <w:r w:rsidR="0001213A">
        <w:t xml:space="preserve"> for Philadelphia</w:t>
      </w:r>
      <w:r>
        <w:t xml:space="preserve">. In this </w:t>
      </w:r>
      <w:r w:rsidR="1E9E8453">
        <w:t>article</w:t>
      </w:r>
      <w:commentRangeStart w:id="4"/>
      <w:r>
        <w:t>, we investigate and present two health metrics</w:t>
      </w:r>
      <w:r w:rsidR="006428A3">
        <w:t xml:space="preserve"> from the dashboard</w:t>
      </w:r>
      <w:r>
        <w:t xml:space="preserve">, tree canopy coverage and health uninsurance, and assess their magnitude and distribution across the city. </w:t>
      </w:r>
      <w:commentRangeEnd w:id="4"/>
      <w:r>
        <w:rPr>
          <w:rStyle w:val="CommentReference"/>
          <w:sz w:val="24"/>
          <w:szCs w:val="24"/>
        </w:rPr>
        <w:commentReference w:id="4"/>
      </w:r>
      <w:r w:rsidR="00424C2D">
        <w:t xml:space="preserve">We </w:t>
      </w:r>
      <w:r w:rsidR="00F74FD7">
        <w:t xml:space="preserve">aim to present descriptive data for </w:t>
      </w:r>
      <w:r w:rsidR="004D75DC">
        <w:t xml:space="preserve">Philadelphia as well as </w:t>
      </w:r>
      <w:r w:rsidR="00F74FD7">
        <w:t>demonstrate the process</w:t>
      </w:r>
      <w:r w:rsidR="004D75DC">
        <w:t xml:space="preserve">, </w:t>
      </w:r>
      <w:r w:rsidR="00F74FD7">
        <w:t>feasibilit</w:t>
      </w:r>
      <w:r w:rsidR="004D75DC">
        <w:t>y, and utility</w:t>
      </w:r>
      <w:r w:rsidR="00F74FD7">
        <w:t xml:space="preserve"> of </w:t>
      </w:r>
      <w:r w:rsidR="004D75DC">
        <w:t xml:space="preserve">conducting an analysis using city council districts which can be replicated in other jurisdictions. </w:t>
      </w:r>
    </w:p>
    <w:p w14:paraId="2098EC5B" w14:textId="713D0C87" w:rsidR="00996429" w:rsidRDefault="00CF3DA6">
      <w:pPr>
        <w:rPr>
          <w:b/>
          <w:bCs/>
        </w:rPr>
      </w:pPr>
      <w:r>
        <w:rPr>
          <w:b/>
          <w:bCs/>
        </w:rPr>
        <w:t xml:space="preserve">Dashboard: </w:t>
      </w:r>
      <w:hyperlink r:id="rId16" w:history="1">
        <w:r w:rsidRPr="00CF3DA6">
          <w:rPr>
            <w:rStyle w:val="Hyperlink"/>
          </w:rPr>
          <w:t>https://drexel-uhc.github.io/philadelphia-council-districts-and-health/?metric=hs_grad_pct</w:t>
        </w:r>
      </w:hyperlink>
      <w:r>
        <w:rPr>
          <w:b/>
          <w:bCs/>
        </w:rPr>
        <w:t xml:space="preserve"> </w:t>
      </w:r>
    </w:p>
    <w:p w14:paraId="6FB55893" w14:textId="5F629910" w:rsidR="00996429" w:rsidRPr="00CF3DA6" w:rsidRDefault="00996429">
      <w:r w:rsidRPr="00CF3DA6">
        <w:t xml:space="preserve">Other articles using council districts: </w:t>
      </w:r>
      <w:hyperlink r:id="rId17" w:history="1">
        <w:r w:rsidRPr="00CF3DA6">
          <w:rPr>
            <w:rStyle w:val="Hyperlink"/>
          </w:rPr>
          <w:t>http://www.rvadirt.com/s/RVA-Health-Inequality-by-District.pdf</w:t>
        </w:r>
      </w:hyperlink>
      <w:r w:rsidRPr="00CF3DA6">
        <w:t xml:space="preserve"> </w:t>
      </w:r>
      <w:r w:rsidR="00B33144">
        <w:t xml:space="preserve">(this one is </w:t>
      </w:r>
      <w:r w:rsidR="0062707D">
        <w:t>not actually published)</w:t>
      </w:r>
    </w:p>
    <w:p w14:paraId="4E1B82BC" w14:textId="77777777" w:rsidR="00CF3DA6" w:rsidRDefault="00CF3DA6">
      <w:pPr>
        <w:rPr>
          <w:b/>
          <w:bCs/>
        </w:rPr>
      </w:pPr>
    </w:p>
    <w:p w14:paraId="07A7753F" w14:textId="5D7F1C72" w:rsidR="00996429" w:rsidRDefault="00996429">
      <w:pPr>
        <w:rPr>
          <w:b/>
          <w:bCs/>
        </w:rPr>
      </w:pPr>
      <w:commentRangeStart w:id="5"/>
      <w:r w:rsidRPr="1BAD610A">
        <w:rPr>
          <w:b/>
          <w:bCs/>
        </w:rPr>
        <w:t>Methods</w:t>
      </w:r>
      <w:commentRangeEnd w:id="5"/>
      <w:r>
        <w:rPr>
          <w:rStyle w:val="CommentReference"/>
          <w:b/>
          <w:bCs/>
          <w:sz w:val="24"/>
          <w:szCs w:val="24"/>
        </w:rPr>
        <w:commentReference w:id="5"/>
      </w:r>
    </w:p>
    <w:p w14:paraId="2BEE39CE" w14:textId="7BB60C2B" w:rsidR="008B5B3A" w:rsidRDefault="008B5B3A">
      <w:r>
        <w:t xml:space="preserve">Like federal congressional districts, </w:t>
      </w:r>
      <w:r w:rsidR="00AC610F">
        <w:t>Philadelphia</w:t>
      </w:r>
      <w:r w:rsidR="0025386C">
        <w:t xml:space="preserve"> City Council districts are re-drawn once ever ten years following the release of the</w:t>
      </w:r>
      <w:r w:rsidR="00AC610F">
        <w:t xml:space="preserve"> US</w:t>
      </w:r>
      <w:r w:rsidR="0025386C">
        <w:t xml:space="preserve"> decennial census. </w:t>
      </w:r>
      <w:r w:rsidR="009D307A">
        <w:t xml:space="preserve">After the release of the 2020 US census data, </w:t>
      </w:r>
      <w:r w:rsidR="003C6291">
        <w:t xml:space="preserve">City Council approved </w:t>
      </w:r>
      <w:r w:rsidR="009D307A">
        <w:t xml:space="preserve">the final </w:t>
      </w:r>
      <w:r w:rsidR="00D21B5E">
        <w:t>Philadelphia</w:t>
      </w:r>
      <w:r w:rsidR="009D307A">
        <w:t xml:space="preserve"> </w:t>
      </w:r>
      <w:r w:rsidR="003C6291">
        <w:t xml:space="preserve">district </w:t>
      </w:r>
      <w:r w:rsidR="009D307A">
        <w:t xml:space="preserve">map </w:t>
      </w:r>
      <w:r w:rsidR="0032137B">
        <w:t>on February 10</w:t>
      </w:r>
      <w:r w:rsidR="00EE7C0A">
        <w:t>, 2023</w:t>
      </w:r>
      <w:r w:rsidR="0032137B">
        <w:t xml:space="preserve">. Barring any litigation, </w:t>
      </w:r>
      <w:r w:rsidR="00AC610F">
        <w:t>City Council</w:t>
      </w:r>
      <w:r w:rsidR="003C6291">
        <w:t xml:space="preserve"> will use this map for</w:t>
      </w:r>
      <w:r w:rsidR="00AC610F">
        <w:t xml:space="preserve"> elections through 2031. We used the</w:t>
      </w:r>
      <w:r w:rsidR="00D21B5E">
        <w:t>se</w:t>
      </w:r>
      <w:r w:rsidR="00AC610F">
        <w:t xml:space="preserve"> 2023 boundaries </w:t>
      </w:r>
      <w:r w:rsidR="00D21B5E">
        <w:t>for</w:t>
      </w:r>
      <w:r w:rsidR="00AC610F">
        <w:t xml:space="preserve"> </w:t>
      </w:r>
      <w:r w:rsidR="00B319DA">
        <w:t xml:space="preserve">the Philadelphia Council District Health Dashboard and </w:t>
      </w:r>
      <w:r w:rsidR="00AC610F">
        <w:t xml:space="preserve">this </w:t>
      </w:r>
      <w:r w:rsidR="00D21B5E">
        <w:t>analysis</w:t>
      </w:r>
      <w:r w:rsidR="00AC610F">
        <w:t xml:space="preserve">. </w:t>
      </w:r>
    </w:p>
    <w:p w14:paraId="729CAC0B" w14:textId="5F0C7FC7" w:rsidR="00AF08CA" w:rsidRDefault="001E21E7">
      <w:r>
        <w:t>In</w:t>
      </w:r>
      <w:r w:rsidR="008E694D">
        <w:t xml:space="preserve"> this </w:t>
      </w:r>
      <w:r w:rsidR="4CE04077">
        <w:t>article</w:t>
      </w:r>
      <w:r w:rsidR="00B319DA">
        <w:t>,</w:t>
      </w:r>
      <w:r w:rsidR="008E694D">
        <w:t xml:space="preserve"> we describe two out of ## metrics that are displayed on the Dashboard: the percentage of residents lacking </w:t>
      </w:r>
      <w:r w:rsidR="00B12D3B">
        <w:t>health</w:t>
      </w:r>
      <w:r w:rsidR="008E694D">
        <w:t xml:space="preserve"> insurance and the percentage tree canopy </w:t>
      </w:r>
      <w:commentRangeStart w:id="6"/>
      <w:r w:rsidR="008E694D">
        <w:t>cover.</w:t>
      </w:r>
      <w:commentRangeEnd w:id="6"/>
      <w:r>
        <w:rPr>
          <w:rStyle w:val="CommentReference"/>
          <w:sz w:val="24"/>
          <w:szCs w:val="24"/>
        </w:rPr>
        <w:commentReference w:id="6"/>
      </w:r>
      <w:r w:rsidR="008E694D">
        <w:t xml:space="preserve"> </w:t>
      </w:r>
      <w:r w:rsidR="402E1E0E">
        <w:t xml:space="preserve"> We focus on these metrics because</w:t>
      </w:r>
      <w:r w:rsidR="00B319DA">
        <w:t xml:space="preserve"> they are timely and relevant public health metrics</w:t>
      </w:r>
      <w:r w:rsidR="00B5448F">
        <w:t xml:space="preserve"> that have different </w:t>
      </w:r>
      <w:r w:rsidR="00194FB0">
        <w:t>distributions</w:t>
      </w:r>
      <w:r w:rsidR="00B5448F">
        <w:t xml:space="preserve"> across City Council Districts</w:t>
      </w:r>
      <w:r w:rsidR="00AF61CC">
        <w:t xml:space="preserve"> and</w:t>
      </w:r>
      <w:r w:rsidR="00BE2104">
        <w:t xml:space="preserve"> warrant different types of public health response</w:t>
      </w:r>
      <w:r w:rsidR="00AF61CC">
        <w:t xml:space="preserve">s. </w:t>
      </w:r>
      <w:r w:rsidR="00316A9E">
        <w:t>We obtained population and insurance d</w:t>
      </w:r>
      <w:r w:rsidR="00890A39">
        <w:t>ata for Philadelphia council districts from the American Community Survey</w:t>
      </w:r>
      <w:r w:rsidR="00AF08CA">
        <w:t xml:space="preserve"> (ACS)</w:t>
      </w:r>
      <w:r w:rsidR="00890A39">
        <w:t xml:space="preserve"> 5-year estimates</w:t>
      </w:r>
      <w:r w:rsidR="00C37C01">
        <w:t xml:space="preserve"> for 2018-2022</w:t>
      </w:r>
      <w:r w:rsidR="00890A39">
        <w:t xml:space="preserve">. </w:t>
      </w:r>
    </w:p>
    <w:p w14:paraId="070A7F42" w14:textId="17FFC176" w:rsidR="00C37C01" w:rsidRDefault="00C37C01">
      <w:r>
        <w:t xml:space="preserve">Calculating metrics by council district is challenging because health data are not commonly provided by that geographic unit. To calculate </w:t>
      </w:r>
      <w:r w:rsidR="00AF08CA">
        <w:t xml:space="preserve">ACS </w:t>
      </w:r>
      <w:r>
        <w:t xml:space="preserve">data by district, </w:t>
      </w:r>
      <w:r w:rsidR="18CB005D">
        <w:t>we used a</w:t>
      </w:r>
      <w:r>
        <w:t xml:space="preserve"> multi</w:t>
      </w:r>
      <w:r w:rsidR="00B12D3B">
        <w:t>-</w:t>
      </w:r>
      <w:r>
        <w:t>step process.</w:t>
      </w:r>
      <w:r w:rsidR="00151C97">
        <w:t xml:space="preserve"> First,</w:t>
      </w:r>
      <w:r>
        <w:t xml:space="preserve"> ACS data are obtained by census tract, which </w:t>
      </w:r>
      <w:r w:rsidR="005511E8">
        <w:t xml:space="preserve">is </w:t>
      </w:r>
      <w:r>
        <w:t>the smalle</w:t>
      </w:r>
      <w:r w:rsidR="00B12D3B">
        <w:t>st</w:t>
      </w:r>
      <w:r>
        <w:t xml:space="preserve"> geographic unit available for the health insurance variable. </w:t>
      </w:r>
      <w:r w:rsidR="003D31DD">
        <w:t xml:space="preserve">Then, </w:t>
      </w:r>
      <w:r>
        <w:t xml:space="preserve">because census tracts do not nest perfectly into council districts, they </w:t>
      </w:r>
      <w:r w:rsidR="00FF1F5F">
        <w:t>are</w:t>
      </w:r>
      <w:r>
        <w:t xml:space="preserve"> weighted by census block population and</w:t>
      </w:r>
      <w:r w:rsidR="003D31DD">
        <w:t xml:space="preserve"> lastly, they are</w:t>
      </w:r>
      <w:r>
        <w:t xml:space="preserve"> aggregated to the district level. </w:t>
      </w:r>
      <w:r w:rsidR="00890A39">
        <w:t xml:space="preserve">This is a method that has been used and described elsewhere (CITE). </w:t>
      </w:r>
    </w:p>
    <w:p w14:paraId="577E0620" w14:textId="2A329C39" w:rsidR="00C37C01" w:rsidRDefault="003D31DD">
      <w:r>
        <w:lastRenderedPageBreak/>
        <w:t>We obtained d</w:t>
      </w:r>
      <w:r w:rsidR="00C37C01">
        <w:t xml:space="preserve">ata on tree canopy coverage from the Urban Health Collaborative at Drexel University at the census tract level for 20XX(?). </w:t>
      </w:r>
      <w:r>
        <w:t xml:space="preserve">We used the </w:t>
      </w:r>
      <w:r w:rsidR="00C37C01">
        <w:t xml:space="preserve">aggregation process described above to estimate tree coverage at the district </w:t>
      </w:r>
      <w:r w:rsidR="00A64546">
        <w:t>level;</w:t>
      </w:r>
      <w:r w:rsidR="00C37C01">
        <w:t xml:space="preserve"> however</w:t>
      </w:r>
      <w:r w:rsidR="00A64546">
        <w:t>,</w:t>
      </w:r>
      <w:r w:rsidR="00C37C01">
        <w:t xml:space="preserve"> </w:t>
      </w:r>
      <w:r>
        <w:t xml:space="preserve">we weighted tract data by </w:t>
      </w:r>
      <w:r w:rsidR="00C37C01">
        <w:t xml:space="preserve">census block </w:t>
      </w:r>
      <w:r w:rsidR="001F6B98">
        <w:t xml:space="preserve">area </w:t>
      </w:r>
      <w:r w:rsidR="00C37C01">
        <w:t xml:space="preserve">instead of population. </w:t>
      </w:r>
    </w:p>
    <w:p w14:paraId="66719A93" w14:textId="3356E472" w:rsidR="00890A39" w:rsidRDefault="003D31DD">
      <w:r>
        <w:t>We report</w:t>
      </w:r>
      <w:r w:rsidR="00A64546">
        <w:t xml:space="preserve"> t</w:t>
      </w:r>
      <w:r w:rsidR="005D62BC">
        <w:t xml:space="preserve">he estimates of the percentage of residents lacking health insurance </w:t>
      </w:r>
      <w:r w:rsidR="00C37C01">
        <w:t xml:space="preserve">and percentage tree canopy coverage were reported </w:t>
      </w:r>
      <w:r w:rsidR="005D62BC">
        <w:t xml:space="preserve">for each district. Then, </w:t>
      </w:r>
      <w:r w:rsidR="00C37C01">
        <w:t>to</w:t>
      </w:r>
      <w:r w:rsidR="005D62BC">
        <w:t xml:space="preserve"> understand the degree of heterogeneity both between and within districts, we calculate and report the standard deviation of the census tract values within each district and the city-wide </w:t>
      </w:r>
      <w:r w:rsidR="00C37C01">
        <w:t>value</w:t>
      </w:r>
      <w:r w:rsidR="005D62BC">
        <w:t xml:space="preserve"> for the standard deviation between district level values. We also provide maps of the district and census tract values</w:t>
      </w:r>
      <w:r w:rsidR="61A8C588">
        <w:t>, to show within district variation,</w:t>
      </w:r>
      <w:r w:rsidR="005D62BC">
        <w:t xml:space="preserve"> of the percentage of residents lacking health insurance. </w:t>
      </w:r>
    </w:p>
    <w:p w14:paraId="0CFA467E" w14:textId="113824A1" w:rsidR="00996429" w:rsidRDefault="00996429">
      <w:pPr>
        <w:rPr>
          <w:b/>
          <w:bCs/>
        </w:rPr>
      </w:pPr>
      <w:r w:rsidRPr="00996429">
        <w:rPr>
          <w:b/>
          <w:bCs/>
        </w:rPr>
        <w:t>Results</w:t>
      </w:r>
    </w:p>
    <w:p w14:paraId="14DBA23E" w14:textId="643E88B8" w:rsidR="00C37C01" w:rsidRDefault="00202463">
      <w:r>
        <w:t xml:space="preserve">There are ten city council districts in Philadelphia, each have a population of approximately 160,000 people and </w:t>
      </w:r>
      <w:r w:rsidR="0042086D">
        <w:t>directly elect one City</w:t>
      </w:r>
      <w:r>
        <w:t xml:space="preserve"> </w:t>
      </w:r>
      <w:r w:rsidR="0042086D">
        <w:t>C</w:t>
      </w:r>
      <w:r>
        <w:t xml:space="preserve">ouncil </w:t>
      </w:r>
      <w:r w:rsidR="0042086D">
        <w:t>representative</w:t>
      </w:r>
      <w:r>
        <w:t>. The percentage of residence that lack health insurance ranged from</w:t>
      </w:r>
      <w:r w:rsidR="006B5269">
        <w:t xml:space="preserve"> 4.9% in district 4 to</w:t>
      </w:r>
      <w:r>
        <w:t xml:space="preserve"> 11.7% in district 7</w:t>
      </w:r>
      <w:r w:rsidR="74FCAD6F">
        <w:t xml:space="preserve"> (</w:t>
      </w:r>
      <w:r w:rsidR="002B75E3">
        <w:t>Table 1</w:t>
      </w:r>
      <w:r w:rsidR="74FCAD6F">
        <w:t>)</w:t>
      </w:r>
      <w:r w:rsidR="006B5269">
        <w:t xml:space="preserve">. </w:t>
      </w:r>
      <w:r w:rsidR="00890A39">
        <w:t>Across the city, the standard deviation between council districts was 2.1, which means that most districts fell within 2.1 points of the average</w:t>
      </w:r>
      <w:ins w:id="7" w:author="Schnake-Mahl,Alina" w:date="2025-07-15T17:22:00Z">
        <w:r w:rsidR="0355FEEE">
          <w:t xml:space="preserve"> (add city average?)</w:t>
        </w:r>
      </w:ins>
      <w:r w:rsidR="00890A39">
        <w:t xml:space="preserve">. However, within districts there was more variation. The district with the highest internal variation was district 6, which had a standard deviation of 5.5 and the district with the lowest was district 4, which had a standard deviation of 2.8. </w:t>
      </w:r>
    </w:p>
    <w:p w14:paraId="1BB8DEF1" w14:textId="2EFC3F22" w:rsidR="00C37C01" w:rsidRDefault="00C37C01">
      <w:r>
        <w:t>For tree canopy coverage, the districts with the most tree canopy coverage were districts 4 and 19, which both had 19%</w:t>
      </w:r>
      <w:commentRangeStart w:id="8"/>
      <w:r>
        <w:t xml:space="preserve"> coverage</w:t>
      </w:r>
      <w:r w:rsidR="0060452C">
        <w:t xml:space="preserve"> (i.e. </w:t>
      </w:r>
      <w:r w:rsidR="00944923">
        <w:t>tree canopy covered 19% of the district area)</w:t>
      </w:r>
      <w:r w:rsidR="0060452C">
        <w:t xml:space="preserve"> </w:t>
      </w:r>
      <w:r>
        <w:t xml:space="preserve">. </w:t>
      </w:r>
      <w:commentRangeEnd w:id="8"/>
      <w:r>
        <w:rPr>
          <w:rStyle w:val="CommentReference"/>
          <w:sz w:val="24"/>
          <w:szCs w:val="24"/>
        </w:rPr>
        <w:commentReference w:id="8"/>
      </w:r>
      <w:r>
        <w:t xml:space="preserve">The district with the </w:t>
      </w:r>
      <w:r w:rsidR="008E694D">
        <w:t xml:space="preserve">least </w:t>
      </w:r>
      <w:r>
        <w:t xml:space="preserve">coverage was </w:t>
      </w:r>
      <w:r w:rsidR="008E694D">
        <w:t xml:space="preserve">district 1 with only 1.8% coverage. </w:t>
      </w:r>
      <w:r w:rsidR="00840552">
        <w:t xml:space="preserve">The standard deviation </w:t>
      </w:r>
      <w:r w:rsidR="00F321FA">
        <w:t xml:space="preserve">for tree canopy coverage </w:t>
      </w:r>
      <w:r w:rsidR="00840552">
        <w:t>across districts was</w:t>
      </w:r>
      <w:r w:rsidR="00F321FA">
        <w:t xml:space="preserve"> </w:t>
      </w:r>
      <w:r w:rsidR="008E694D">
        <w:t xml:space="preserve">6.4, which is higher than the standard deviation for lacking health insurance. </w:t>
      </w:r>
      <w:r w:rsidR="0090541B">
        <w:t xml:space="preserve">Districts </w:t>
      </w:r>
      <w:r w:rsidR="008E694D">
        <w:t xml:space="preserve">4 and 8 had the highest </w:t>
      </w:r>
      <w:r w:rsidR="0090541B">
        <w:t>internal variation in tree canopy coverage</w:t>
      </w:r>
      <w:r w:rsidR="0044739C">
        <w:t xml:space="preserve"> (</w:t>
      </w:r>
      <w:r w:rsidR="0044739C">
        <w:rPr>
          <w:rFonts w:ascii="Calibri" w:hAnsi="Calibri" w:cs="Calibri"/>
          <w:color w:val="000000"/>
          <w:kern w:val="0"/>
          <w:sz w:val="22"/>
          <w:szCs w:val="22"/>
        </w:rPr>
        <w:t>18.5 and 14.8 respectively)</w:t>
      </w:r>
      <w:r w:rsidR="006A2BAB">
        <w:rPr>
          <w:rFonts w:ascii="Calibri" w:hAnsi="Calibri" w:cs="Calibri"/>
          <w:color w:val="000000"/>
          <w:kern w:val="0"/>
          <w:sz w:val="22"/>
          <w:szCs w:val="22"/>
        </w:rPr>
        <w:t xml:space="preserve"> </w:t>
      </w:r>
      <w:r w:rsidR="008E694D">
        <w:t>while district 1 had the lowest</w:t>
      </w:r>
      <w:r w:rsidR="006A2BAB">
        <w:t xml:space="preserve"> (2.3)</w:t>
      </w:r>
      <w:r w:rsidR="008E694D">
        <w:t xml:space="preserve">. </w:t>
      </w:r>
      <w:commentRangeStart w:id="9"/>
      <w:commentRangeEnd w:id="9"/>
      <w:r>
        <w:rPr>
          <w:rStyle w:val="CommentReference"/>
          <w:sz w:val="24"/>
          <w:szCs w:val="24"/>
        </w:rPr>
        <w:commentReference w:id="9"/>
      </w:r>
    </w:p>
    <w:p w14:paraId="23C7B39F" w14:textId="70313673" w:rsidR="008E694D" w:rsidRPr="002B75E3" w:rsidRDefault="002B75E3">
      <w:pPr>
        <w:rPr>
          <w:b/>
          <w:bCs/>
        </w:rPr>
      </w:pPr>
      <w:r w:rsidRPr="002B75E3">
        <w:rPr>
          <w:b/>
          <w:bCs/>
        </w:rPr>
        <w:t>Table 1.</w:t>
      </w:r>
      <w:r>
        <w:rPr>
          <w:b/>
          <w:bCs/>
        </w:rPr>
        <w:t xml:space="preserve"> </w:t>
      </w:r>
      <w:r w:rsidR="000C0F68">
        <w:rPr>
          <w:b/>
          <w:bCs/>
        </w:rPr>
        <w:t xml:space="preserve">Lack of Health Insurance </w:t>
      </w:r>
      <w:r w:rsidR="00F11461">
        <w:rPr>
          <w:b/>
          <w:bCs/>
        </w:rPr>
        <w:t>by Philadelphia City Council District, 2018-2022</w:t>
      </w:r>
      <w:r w:rsidRPr="002B75E3">
        <w:rPr>
          <w:b/>
          <w:bCs/>
        </w:rPr>
        <w:t xml:space="preserve"> </w:t>
      </w:r>
    </w:p>
    <w:tbl>
      <w:tblPr>
        <w:tblStyle w:val="TableGrid"/>
        <w:tblW w:w="8531" w:type="dxa"/>
        <w:tblLayout w:type="fixed"/>
        <w:tblLook w:val="0000" w:firstRow="0" w:lastRow="0" w:firstColumn="0" w:lastColumn="0" w:noHBand="0" w:noVBand="0"/>
      </w:tblPr>
      <w:tblGrid>
        <w:gridCol w:w="1400"/>
        <w:gridCol w:w="1925"/>
        <w:gridCol w:w="3150"/>
        <w:gridCol w:w="2056"/>
      </w:tblGrid>
      <w:tr w:rsidR="007F0274" w14:paraId="469840E2" w14:textId="77777777" w:rsidTr="00F10931">
        <w:trPr>
          <w:trHeight w:val="283"/>
        </w:trPr>
        <w:tc>
          <w:tcPr>
            <w:tcW w:w="1400" w:type="dxa"/>
          </w:tcPr>
          <w:p w14:paraId="13F2FBE5" w14:textId="547ACB5E" w:rsidR="007F0274" w:rsidRDefault="007F0274" w:rsidP="00890A39">
            <w:pPr>
              <w:autoSpaceDE w:val="0"/>
              <w:autoSpaceDN w:val="0"/>
              <w:adjustRightInd w:val="0"/>
              <w:jc w:val="center"/>
              <w:rPr>
                <w:rFonts w:ascii="Calibri" w:hAnsi="Calibri" w:cs="Calibri"/>
                <w:b/>
                <w:bCs/>
                <w:color w:val="000000"/>
                <w:kern w:val="0"/>
                <w:sz w:val="22"/>
                <w:szCs w:val="22"/>
              </w:rPr>
            </w:pPr>
            <w:r>
              <w:rPr>
                <w:rFonts w:ascii="Calibri" w:hAnsi="Calibri" w:cs="Calibri"/>
                <w:b/>
                <w:bCs/>
                <w:color w:val="000000"/>
                <w:kern w:val="0"/>
                <w:sz w:val="22"/>
                <w:szCs w:val="22"/>
              </w:rPr>
              <w:t>DISTRICT</w:t>
            </w:r>
          </w:p>
        </w:tc>
        <w:tc>
          <w:tcPr>
            <w:tcW w:w="1925" w:type="dxa"/>
          </w:tcPr>
          <w:p w14:paraId="02C41E4C" w14:textId="3FE2C66B" w:rsidR="007F0274" w:rsidRDefault="007F0274" w:rsidP="00890A39">
            <w:pPr>
              <w:autoSpaceDE w:val="0"/>
              <w:autoSpaceDN w:val="0"/>
              <w:adjustRightInd w:val="0"/>
              <w:jc w:val="center"/>
              <w:rPr>
                <w:rFonts w:ascii="Calibri" w:hAnsi="Calibri" w:cs="Calibri"/>
                <w:b/>
                <w:bCs/>
                <w:color w:val="000000"/>
                <w:kern w:val="0"/>
                <w:sz w:val="22"/>
                <w:szCs w:val="22"/>
              </w:rPr>
            </w:pPr>
            <w:r>
              <w:rPr>
                <w:rFonts w:ascii="Calibri" w:hAnsi="Calibri" w:cs="Calibri"/>
                <w:b/>
                <w:bCs/>
                <w:color w:val="000000"/>
                <w:kern w:val="0"/>
                <w:sz w:val="22"/>
                <w:szCs w:val="22"/>
              </w:rPr>
              <w:t>Lacking health insurance (%)</w:t>
            </w:r>
          </w:p>
        </w:tc>
        <w:tc>
          <w:tcPr>
            <w:tcW w:w="3150" w:type="dxa"/>
          </w:tcPr>
          <w:p w14:paraId="38CAFB36" w14:textId="76FC1045" w:rsidR="007F0274" w:rsidRDefault="007F0274" w:rsidP="00890A39">
            <w:pPr>
              <w:autoSpaceDE w:val="0"/>
              <w:autoSpaceDN w:val="0"/>
              <w:adjustRightInd w:val="0"/>
              <w:jc w:val="center"/>
              <w:rPr>
                <w:rFonts w:ascii="Calibri" w:hAnsi="Calibri" w:cs="Calibri"/>
                <w:b/>
                <w:bCs/>
                <w:color w:val="000000"/>
                <w:kern w:val="0"/>
                <w:sz w:val="22"/>
                <w:szCs w:val="22"/>
              </w:rPr>
            </w:pPr>
            <w:r>
              <w:rPr>
                <w:rFonts w:ascii="Calibri" w:hAnsi="Calibri" w:cs="Calibri"/>
                <w:b/>
                <w:bCs/>
                <w:color w:val="000000"/>
                <w:kern w:val="0"/>
                <w:sz w:val="22"/>
                <w:szCs w:val="22"/>
              </w:rPr>
              <w:t>Standard deviation of tract health insurance within district</w:t>
            </w:r>
          </w:p>
        </w:tc>
        <w:tc>
          <w:tcPr>
            <w:tcW w:w="2056" w:type="dxa"/>
          </w:tcPr>
          <w:p w14:paraId="5E1429E6" w14:textId="1E8CE7FC" w:rsidR="007F0274" w:rsidRDefault="007F0274" w:rsidP="00890A39">
            <w:pPr>
              <w:autoSpaceDE w:val="0"/>
              <w:autoSpaceDN w:val="0"/>
              <w:adjustRightInd w:val="0"/>
              <w:jc w:val="center"/>
              <w:rPr>
                <w:rFonts w:ascii="Calibri" w:hAnsi="Calibri" w:cs="Calibri"/>
                <w:b/>
                <w:bCs/>
                <w:color w:val="000000"/>
                <w:kern w:val="0"/>
                <w:sz w:val="22"/>
                <w:szCs w:val="22"/>
              </w:rPr>
            </w:pPr>
            <w:r>
              <w:rPr>
                <w:rFonts w:ascii="Calibri" w:hAnsi="Calibri" w:cs="Calibri"/>
                <w:b/>
                <w:bCs/>
                <w:color w:val="000000"/>
                <w:kern w:val="0"/>
                <w:sz w:val="22"/>
                <w:szCs w:val="22"/>
              </w:rPr>
              <w:t>Standard deviation between districts</w:t>
            </w:r>
          </w:p>
        </w:tc>
      </w:tr>
      <w:tr w:rsidR="00A1195A" w14:paraId="2C004354" w14:textId="77777777" w:rsidTr="00A1195A">
        <w:trPr>
          <w:trHeight w:val="283"/>
        </w:trPr>
        <w:tc>
          <w:tcPr>
            <w:tcW w:w="1400" w:type="dxa"/>
          </w:tcPr>
          <w:p w14:paraId="59FE0042"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w:t>
            </w:r>
          </w:p>
        </w:tc>
        <w:tc>
          <w:tcPr>
            <w:tcW w:w="1925" w:type="dxa"/>
          </w:tcPr>
          <w:p w14:paraId="179121D2"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7.4</w:t>
            </w:r>
          </w:p>
        </w:tc>
        <w:tc>
          <w:tcPr>
            <w:tcW w:w="3150" w:type="dxa"/>
            <w:vAlign w:val="bottom"/>
          </w:tcPr>
          <w:p w14:paraId="35CB21C9" w14:textId="5F90ED05"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5.7</w:t>
            </w:r>
          </w:p>
        </w:tc>
        <w:tc>
          <w:tcPr>
            <w:tcW w:w="2056" w:type="dxa"/>
            <w:vMerge w:val="restart"/>
            <w:vAlign w:val="center"/>
          </w:tcPr>
          <w:p w14:paraId="4CDBEC2C" w14:textId="2EA8A292" w:rsidR="00A1195A" w:rsidRDefault="00A1195A" w:rsidP="00A1195A">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2.1</w:t>
            </w:r>
          </w:p>
        </w:tc>
      </w:tr>
      <w:tr w:rsidR="00A1195A" w14:paraId="57D9B7C0" w14:textId="77777777" w:rsidTr="00F10931">
        <w:trPr>
          <w:trHeight w:val="283"/>
        </w:trPr>
        <w:tc>
          <w:tcPr>
            <w:tcW w:w="1400" w:type="dxa"/>
          </w:tcPr>
          <w:p w14:paraId="12F31579"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2</w:t>
            </w:r>
          </w:p>
        </w:tc>
        <w:tc>
          <w:tcPr>
            <w:tcW w:w="1925" w:type="dxa"/>
          </w:tcPr>
          <w:p w14:paraId="323682D4"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5.7</w:t>
            </w:r>
          </w:p>
        </w:tc>
        <w:tc>
          <w:tcPr>
            <w:tcW w:w="3150" w:type="dxa"/>
            <w:vAlign w:val="bottom"/>
          </w:tcPr>
          <w:p w14:paraId="7045C2F9" w14:textId="4F47A06D"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3.7</w:t>
            </w:r>
          </w:p>
        </w:tc>
        <w:tc>
          <w:tcPr>
            <w:tcW w:w="2056" w:type="dxa"/>
            <w:vMerge/>
          </w:tcPr>
          <w:p w14:paraId="3F55C0FE" w14:textId="7663020F"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4AEF04CA" w14:textId="77777777" w:rsidTr="00F10931">
        <w:trPr>
          <w:trHeight w:val="283"/>
        </w:trPr>
        <w:tc>
          <w:tcPr>
            <w:tcW w:w="1400" w:type="dxa"/>
          </w:tcPr>
          <w:p w14:paraId="566B14AB"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3</w:t>
            </w:r>
          </w:p>
        </w:tc>
        <w:tc>
          <w:tcPr>
            <w:tcW w:w="1925" w:type="dxa"/>
          </w:tcPr>
          <w:p w14:paraId="2CF2F888"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6.7</w:t>
            </w:r>
          </w:p>
        </w:tc>
        <w:tc>
          <w:tcPr>
            <w:tcW w:w="3150" w:type="dxa"/>
            <w:vAlign w:val="bottom"/>
          </w:tcPr>
          <w:p w14:paraId="00354ED4" w14:textId="4AB505DC"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4.3</w:t>
            </w:r>
          </w:p>
        </w:tc>
        <w:tc>
          <w:tcPr>
            <w:tcW w:w="2056" w:type="dxa"/>
            <w:vMerge/>
          </w:tcPr>
          <w:p w14:paraId="181DD131" w14:textId="52661769"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3AC6C0BC" w14:textId="77777777" w:rsidTr="00F10931">
        <w:trPr>
          <w:trHeight w:val="283"/>
        </w:trPr>
        <w:tc>
          <w:tcPr>
            <w:tcW w:w="1400" w:type="dxa"/>
          </w:tcPr>
          <w:p w14:paraId="4E97A63C"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4</w:t>
            </w:r>
          </w:p>
        </w:tc>
        <w:tc>
          <w:tcPr>
            <w:tcW w:w="1925" w:type="dxa"/>
          </w:tcPr>
          <w:p w14:paraId="0E98BDA4"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4.9</w:t>
            </w:r>
          </w:p>
        </w:tc>
        <w:tc>
          <w:tcPr>
            <w:tcW w:w="3150" w:type="dxa"/>
            <w:vAlign w:val="bottom"/>
          </w:tcPr>
          <w:p w14:paraId="14AFFD2B" w14:textId="4E42748C"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2.7</w:t>
            </w:r>
          </w:p>
        </w:tc>
        <w:tc>
          <w:tcPr>
            <w:tcW w:w="2056" w:type="dxa"/>
            <w:vMerge/>
          </w:tcPr>
          <w:p w14:paraId="3E902420" w14:textId="5EEAEC56"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3AE9A2B6" w14:textId="77777777" w:rsidTr="00F10931">
        <w:trPr>
          <w:trHeight w:val="283"/>
        </w:trPr>
        <w:tc>
          <w:tcPr>
            <w:tcW w:w="1400" w:type="dxa"/>
          </w:tcPr>
          <w:p w14:paraId="75DCAF5B"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5</w:t>
            </w:r>
          </w:p>
        </w:tc>
        <w:tc>
          <w:tcPr>
            <w:tcW w:w="1925" w:type="dxa"/>
          </w:tcPr>
          <w:p w14:paraId="268234A5"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5.5</w:t>
            </w:r>
          </w:p>
        </w:tc>
        <w:tc>
          <w:tcPr>
            <w:tcW w:w="3150" w:type="dxa"/>
            <w:vAlign w:val="bottom"/>
          </w:tcPr>
          <w:p w14:paraId="6C2A6618" w14:textId="0B80E845"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3.7</w:t>
            </w:r>
          </w:p>
        </w:tc>
        <w:tc>
          <w:tcPr>
            <w:tcW w:w="2056" w:type="dxa"/>
            <w:vMerge/>
          </w:tcPr>
          <w:p w14:paraId="319BA3DA" w14:textId="1285D9C0"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2AF11123" w14:textId="77777777" w:rsidTr="00F10931">
        <w:trPr>
          <w:trHeight w:val="283"/>
        </w:trPr>
        <w:tc>
          <w:tcPr>
            <w:tcW w:w="1400" w:type="dxa"/>
          </w:tcPr>
          <w:p w14:paraId="3013E2A8"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6</w:t>
            </w:r>
          </w:p>
        </w:tc>
        <w:tc>
          <w:tcPr>
            <w:tcW w:w="1925" w:type="dxa"/>
          </w:tcPr>
          <w:p w14:paraId="61121653"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7.4</w:t>
            </w:r>
          </w:p>
        </w:tc>
        <w:tc>
          <w:tcPr>
            <w:tcW w:w="3150" w:type="dxa"/>
            <w:vAlign w:val="bottom"/>
          </w:tcPr>
          <w:p w14:paraId="0DEF4EF7" w14:textId="29916F23"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5.8</w:t>
            </w:r>
          </w:p>
        </w:tc>
        <w:tc>
          <w:tcPr>
            <w:tcW w:w="2056" w:type="dxa"/>
            <w:vMerge/>
          </w:tcPr>
          <w:p w14:paraId="30B500EB" w14:textId="4ECDF676"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3D42E41E" w14:textId="77777777" w:rsidTr="00F10931">
        <w:trPr>
          <w:trHeight w:val="283"/>
        </w:trPr>
        <w:tc>
          <w:tcPr>
            <w:tcW w:w="1400" w:type="dxa"/>
          </w:tcPr>
          <w:p w14:paraId="7D2B366A"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lastRenderedPageBreak/>
              <w:t>7</w:t>
            </w:r>
          </w:p>
        </w:tc>
        <w:tc>
          <w:tcPr>
            <w:tcW w:w="1925" w:type="dxa"/>
          </w:tcPr>
          <w:p w14:paraId="782F3E7D"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11.7</w:t>
            </w:r>
          </w:p>
        </w:tc>
        <w:tc>
          <w:tcPr>
            <w:tcW w:w="3150" w:type="dxa"/>
            <w:vAlign w:val="bottom"/>
          </w:tcPr>
          <w:p w14:paraId="477D28F6" w14:textId="6E65F1EF"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5.7</w:t>
            </w:r>
          </w:p>
        </w:tc>
        <w:tc>
          <w:tcPr>
            <w:tcW w:w="2056" w:type="dxa"/>
            <w:vMerge/>
          </w:tcPr>
          <w:p w14:paraId="27994042" w14:textId="2A9A43CB"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5C44ADCC" w14:textId="77777777" w:rsidTr="00F10931">
        <w:trPr>
          <w:trHeight w:val="283"/>
        </w:trPr>
        <w:tc>
          <w:tcPr>
            <w:tcW w:w="1400" w:type="dxa"/>
          </w:tcPr>
          <w:p w14:paraId="4A3618F5"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8</w:t>
            </w:r>
          </w:p>
        </w:tc>
        <w:tc>
          <w:tcPr>
            <w:tcW w:w="1925" w:type="dxa"/>
          </w:tcPr>
          <w:p w14:paraId="71440DC2"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6.2</w:t>
            </w:r>
          </w:p>
        </w:tc>
        <w:tc>
          <w:tcPr>
            <w:tcW w:w="3150" w:type="dxa"/>
            <w:vAlign w:val="bottom"/>
          </w:tcPr>
          <w:p w14:paraId="5AD0C695" w14:textId="7A318B03"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3.9</w:t>
            </w:r>
          </w:p>
        </w:tc>
        <w:tc>
          <w:tcPr>
            <w:tcW w:w="2056" w:type="dxa"/>
            <w:vMerge/>
          </w:tcPr>
          <w:p w14:paraId="165F2CC1" w14:textId="0E0ECAF3"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51F5AE1B" w14:textId="77777777" w:rsidTr="00F10931">
        <w:trPr>
          <w:trHeight w:val="283"/>
        </w:trPr>
        <w:tc>
          <w:tcPr>
            <w:tcW w:w="1400" w:type="dxa"/>
          </w:tcPr>
          <w:p w14:paraId="51CC421A"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9</w:t>
            </w:r>
          </w:p>
        </w:tc>
        <w:tc>
          <w:tcPr>
            <w:tcW w:w="1925" w:type="dxa"/>
          </w:tcPr>
          <w:p w14:paraId="3FFD84A4"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10.1</w:t>
            </w:r>
          </w:p>
        </w:tc>
        <w:tc>
          <w:tcPr>
            <w:tcW w:w="3150" w:type="dxa"/>
            <w:vAlign w:val="bottom"/>
          </w:tcPr>
          <w:p w14:paraId="7BD6660F" w14:textId="262AA916"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4.9</w:t>
            </w:r>
          </w:p>
        </w:tc>
        <w:tc>
          <w:tcPr>
            <w:tcW w:w="2056" w:type="dxa"/>
            <w:vMerge/>
          </w:tcPr>
          <w:p w14:paraId="6B164F86" w14:textId="567744C5"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1EC66C9D" w14:textId="77777777" w:rsidTr="00F10931">
        <w:trPr>
          <w:trHeight w:val="283"/>
        </w:trPr>
        <w:tc>
          <w:tcPr>
            <w:tcW w:w="1400" w:type="dxa"/>
          </w:tcPr>
          <w:p w14:paraId="5A2D6840" w14:textId="75C36430"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10</w:t>
            </w:r>
          </w:p>
        </w:tc>
        <w:tc>
          <w:tcPr>
            <w:tcW w:w="1925" w:type="dxa"/>
          </w:tcPr>
          <w:p w14:paraId="3D750712" w14:textId="37B263A6"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6.6</w:t>
            </w:r>
          </w:p>
        </w:tc>
        <w:tc>
          <w:tcPr>
            <w:tcW w:w="3150" w:type="dxa"/>
            <w:vAlign w:val="bottom"/>
          </w:tcPr>
          <w:p w14:paraId="4D9D138E" w14:textId="5F7065B8"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sz w:val="22"/>
                <w:szCs w:val="22"/>
              </w:rPr>
              <w:t>4.4</w:t>
            </w:r>
          </w:p>
        </w:tc>
        <w:tc>
          <w:tcPr>
            <w:tcW w:w="2056" w:type="dxa"/>
            <w:vMerge/>
          </w:tcPr>
          <w:p w14:paraId="1E041C82" w14:textId="2F4E1AE0" w:rsidR="00A1195A" w:rsidRDefault="00A1195A" w:rsidP="004A0EBD">
            <w:pPr>
              <w:autoSpaceDE w:val="0"/>
              <w:autoSpaceDN w:val="0"/>
              <w:adjustRightInd w:val="0"/>
              <w:jc w:val="center"/>
              <w:rPr>
                <w:rFonts w:ascii="Calibri" w:hAnsi="Calibri" w:cs="Calibri"/>
                <w:color w:val="000000"/>
                <w:kern w:val="0"/>
                <w:sz w:val="22"/>
                <w:szCs w:val="22"/>
              </w:rPr>
            </w:pPr>
          </w:p>
        </w:tc>
      </w:tr>
    </w:tbl>
    <w:p w14:paraId="53FC9900" w14:textId="77777777" w:rsidR="00890A39" w:rsidRDefault="00890A39" w:rsidP="00890A39">
      <w:pPr>
        <w:jc w:val="center"/>
        <w:rPr>
          <w:b/>
          <w:bCs/>
        </w:rPr>
      </w:pPr>
    </w:p>
    <w:p w14:paraId="60755C7C" w14:textId="5E2DA2A1" w:rsidR="003E11F3" w:rsidRPr="002B75E3" w:rsidRDefault="003E11F3" w:rsidP="003E11F3">
      <w:pPr>
        <w:rPr>
          <w:b/>
          <w:bCs/>
        </w:rPr>
      </w:pPr>
      <w:r>
        <w:rPr>
          <w:b/>
          <w:bCs/>
        </w:rPr>
        <w:t>Figure 1</w:t>
      </w:r>
      <w:r w:rsidRPr="002B75E3">
        <w:rPr>
          <w:b/>
          <w:bCs/>
        </w:rPr>
        <w:t>.</w:t>
      </w:r>
      <w:r>
        <w:rPr>
          <w:b/>
          <w:bCs/>
        </w:rPr>
        <w:t xml:space="preserve"> Lack of Health Insurance by Philadelphia City Council District, 2018-2022</w:t>
      </w:r>
      <w:r w:rsidRPr="002B75E3">
        <w:rPr>
          <w:b/>
          <w:bCs/>
        </w:rPr>
        <w:t xml:space="preserve"> </w:t>
      </w:r>
    </w:p>
    <w:p w14:paraId="668D940B" w14:textId="77777777" w:rsidR="003E11F3" w:rsidRDefault="003E11F3" w:rsidP="00890A39">
      <w:pPr>
        <w:jc w:val="center"/>
        <w:rPr>
          <w:b/>
          <w:bCs/>
        </w:rPr>
      </w:pPr>
    </w:p>
    <w:p w14:paraId="77500499" w14:textId="76ECA66D" w:rsidR="00E82B2D" w:rsidRDefault="00EB1FB0">
      <w:pPr>
        <w:rPr>
          <w:noProof/>
        </w:rPr>
      </w:pPr>
      <w:r w:rsidRPr="00EB1FB0">
        <w:rPr>
          <w:noProof/>
        </w:rPr>
        <w:drawing>
          <wp:inline distT="0" distB="0" distL="0" distR="0" wp14:anchorId="5DF5232A" wp14:editId="6513649F">
            <wp:extent cx="2528515" cy="1702696"/>
            <wp:effectExtent l="0" t="0" r="0" b="0"/>
            <wp:docPr id="1193845762"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5762" name="Picture 1" descr="A map of a city&#10;&#10;AI-generated content may be incorrect."/>
                    <pic:cNvPicPr/>
                  </pic:nvPicPr>
                  <pic:blipFill>
                    <a:blip r:embed="rId18"/>
                    <a:stretch>
                      <a:fillRect/>
                    </a:stretch>
                  </pic:blipFill>
                  <pic:spPr>
                    <a:xfrm>
                      <a:off x="0" y="0"/>
                      <a:ext cx="2538528" cy="1709439"/>
                    </a:xfrm>
                    <a:prstGeom prst="rect">
                      <a:avLst/>
                    </a:prstGeom>
                  </pic:spPr>
                </pic:pic>
              </a:graphicData>
            </a:graphic>
          </wp:inline>
        </w:drawing>
      </w:r>
      <w:r w:rsidR="00E82B2D" w:rsidRPr="00E82B2D">
        <w:rPr>
          <w:noProof/>
        </w:rPr>
        <w:t xml:space="preserve"> </w:t>
      </w:r>
      <w:r w:rsidRPr="00EB1FB0">
        <w:rPr>
          <w:noProof/>
        </w:rPr>
        <w:drawing>
          <wp:inline distT="0" distB="0" distL="0" distR="0" wp14:anchorId="6FB9987C" wp14:editId="11215F3E">
            <wp:extent cx="2337683" cy="1706309"/>
            <wp:effectExtent l="0" t="0" r="0" b="0"/>
            <wp:docPr id="626944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449" name="Picture 1" descr="A map of the united states&#10;&#10;AI-generated content may be incorrect."/>
                    <pic:cNvPicPr/>
                  </pic:nvPicPr>
                  <pic:blipFill>
                    <a:blip r:embed="rId19"/>
                    <a:stretch>
                      <a:fillRect/>
                    </a:stretch>
                  </pic:blipFill>
                  <pic:spPr>
                    <a:xfrm>
                      <a:off x="0" y="0"/>
                      <a:ext cx="2360417" cy="1722903"/>
                    </a:xfrm>
                    <a:prstGeom prst="rect">
                      <a:avLst/>
                    </a:prstGeom>
                  </pic:spPr>
                </pic:pic>
              </a:graphicData>
            </a:graphic>
          </wp:inline>
        </w:drawing>
      </w:r>
    </w:p>
    <w:p w14:paraId="77850FFE" w14:textId="0FF960A5" w:rsidR="003E11F3" w:rsidRPr="00996429" w:rsidRDefault="003E11F3">
      <w:pPr>
        <w:rPr>
          <w:b/>
          <w:bCs/>
        </w:rPr>
      </w:pPr>
      <w:r w:rsidRPr="002B75E3">
        <w:rPr>
          <w:b/>
          <w:bCs/>
        </w:rPr>
        <w:t xml:space="preserve">Table </w:t>
      </w:r>
      <w:r>
        <w:rPr>
          <w:b/>
          <w:bCs/>
        </w:rPr>
        <w:t>2</w:t>
      </w:r>
      <w:r w:rsidRPr="002B75E3">
        <w:rPr>
          <w:b/>
          <w:bCs/>
        </w:rPr>
        <w:t>.</w:t>
      </w:r>
      <w:r>
        <w:rPr>
          <w:b/>
          <w:bCs/>
        </w:rPr>
        <w:t xml:space="preserve"> Tree Canopy Coverage by Philadelphia City Council District, 20xx</w:t>
      </w:r>
      <w:r w:rsidRPr="002B75E3">
        <w:rPr>
          <w:b/>
          <w:bCs/>
        </w:rPr>
        <w:t xml:space="preserve"> </w:t>
      </w:r>
    </w:p>
    <w:tbl>
      <w:tblPr>
        <w:tblStyle w:val="TableGrid"/>
        <w:tblW w:w="0" w:type="auto"/>
        <w:tblLayout w:type="fixed"/>
        <w:tblLook w:val="0000" w:firstRow="0" w:lastRow="0" w:firstColumn="0" w:lastColumn="0" w:noHBand="0" w:noVBand="0"/>
      </w:tblPr>
      <w:tblGrid>
        <w:gridCol w:w="1255"/>
        <w:gridCol w:w="1530"/>
        <w:gridCol w:w="3095"/>
        <w:gridCol w:w="2845"/>
      </w:tblGrid>
      <w:tr w:rsidR="004A0EBD" w14:paraId="09BDF72A" w14:textId="77777777" w:rsidTr="00F10931">
        <w:trPr>
          <w:trHeight w:val="324"/>
        </w:trPr>
        <w:tc>
          <w:tcPr>
            <w:tcW w:w="1255" w:type="dxa"/>
          </w:tcPr>
          <w:p w14:paraId="0998D5C6" w14:textId="77777777" w:rsidR="004A0EBD" w:rsidRDefault="004A0EBD" w:rsidP="004A0EBD">
            <w:pPr>
              <w:autoSpaceDE w:val="0"/>
              <w:autoSpaceDN w:val="0"/>
              <w:adjustRightInd w:val="0"/>
              <w:jc w:val="center"/>
              <w:rPr>
                <w:rFonts w:ascii="Calibri" w:hAnsi="Calibri" w:cs="Calibri"/>
                <w:b/>
                <w:bCs/>
                <w:color w:val="000000"/>
                <w:kern w:val="0"/>
                <w:sz w:val="22"/>
                <w:szCs w:val="22"/>
              </w:rPr>
            </w:pPr>
            <w:r>
              <w:rPr>
                <w:rFonts w:ascii="Calibri" w:hAnsi="Calibri" w:cs="Calibri"/>
                <w:b/>
                <w:bCs/>
                <w:color w:val="000000"/>
                <w:kern w:val="0"/>
                <w:sz w:val="22"/>
                <w:szCs w:val="22"/>
              </w:rPr>
              <w:t>DISTRICT</w:t>
            </w:r>
          </w:p>
        </w:tc>
        <w:tc>
          <w:tcPr>
            <w:tcW w:w="1530" w:type="dxa"/>
          </w:tcPr>
          <w:p w14:paraId="474DC3ED" w14:textId="2AA9A0FD" w:rsidR="004A0EBD" w:rsidRDefault="004A0EBD" w:rsidP="004A0EBD">
            <w:pPr>
              <w:autoSpaceDE w:val="0"/>
              <w:autoSpaceDN w:val="0"/>
              <w:adjustRightInd w:val="0"/>
              <w:jc w:val="center"/>
              <w:rPr>
                <w:rFonts w:ascii="Calibri" w:hAnsi="Calibri" w:cs="Calibri"/>
                <w:b/>
                <w:bCs/>
                <w:color w:val="000000"/>
                <w:kern w:val="0"/>
                <w:sz w:val="22"/>
                <w:szCs w:val="22"/>
              </w:rPr>
            </w:pPr>
            <w:r>
              <w:rPr>
                <w:rFonts w:ascii="Calibri" w:hAnsi="Calibri" w:cs="Calibri"/>
                <w:b/>
                <w:bCs/>
                <w:color w:val="000000"/>
                <w:kern w:val="0"/>
                <w:sz w:val="22"/>
                <w:szCs w:val="22"/>
              </w:rPr>
              <w:t>District Tree Coverage (%)</w:t>
            </w:r>
          </w:p>
        </w:tc>
        <w:tc>
          <w:tcPr>
            <w:tcW w:w="3095" w:type="dxa"/>
          </w:tcPr>
          <w:p w14:paraId="0D624161" w14:textId="2177BB94" w:rsidR="004A0EBD" w:rsidRDefault="004A0EBD" w:rsidP="004A0EBD">
            <w:pPr>
              <w:autoSpaceDE w:val="0"/>
              <w:autoSpaceDN w:val="0"/>
              <w:adjustRightInd w:val="0"/>
              <w:jc w:val="center"/>
              <w:rPr>
                <w:rFonts w:ascii="Calibri" w:hAnsi="Calibri" w:cs="Calibri"/>
                <w:b/>
                <w:bCs/>
                <w:color w:val="000000"/>
                <w:kern w:val="0"/>
                <w:sz w:val="22"/>
                <w:szCs w:val="22"/>
              </w:rPr>
            </w:pPr>
            <w:r>
              <w:rPr>
                <w:rFonts w:ascii="Calibri" w:hAnsi="Calibri" w:cs="Calibri"/>
                <w:b/>
                <w:bCs/>
                <w:color w:val="000000"/>
                <w:kern w:val="0"/>
                <w:sz w:val="22"/>
                <w:szCs w:val="22"/>
              </w:rPr>
              <w:t>Standard deviation of tract tree coverage within district</w:t>
            </w:r>
          </w:p>
        </w:tc>
        <w:tc>
          <w:tcPr>
            <w:tcW w:w="2845" w:type="dxa"/>
          </w:tcPr>
          <w:p w14:paraId="0D72D765" w14:textId="538385E3" w:rsidR="004A0EBD" w:rsidRDefault="004A0EBD" w:rsidP="004A0EBD">
            <w:pPr>
              <w:autoSpaceDE w:val="0"/>
              <w:autoSpaceDN w:val="0"/>
              <w:adjustRightInd w:val="0"/>
              <w:jc w:val="center"/>
              <w:rPr>
                <w:rFonts w:ascii="Calibri" w:hAnsi="Calibri" w:cs="Calibri"/>
                <w:b/>
                <w:bCs/>
                <w:color w:val="000000"/>
                <w:kern w:val="0"/>
                <w:sz w:val="22"/>
                <w:szCs w:val="22"/>
              </w:rPr>
            </w:pPr>
            <w:r>
              <w:rPr>
                <w:rFonts w:ascii="Calibri" w:hAnsi="Calibri" w:cs="Calibri"/>
                <w:b/>
                <w:bCs/>
                <w:color w:val="000000"/>
                <w:kern w:val="0"/>
                <w:sz w:val="22"/>
                <w:szCs w:val="22"/>
              </w:rPr>
              <w:t>Standard deviation of tree coverage between districts</w:t>
            </w:r>
          </w:p>
        </w:tc>
      </w:tr>
      <w:tr w:rsidR="00A1195A" w14:paraId="557EB654" w14:textId="77777777" w:rsidTr="00A1195A">
        <w:trPr>
          <w:trHeight w:val="324"/>
        </w:trPr>
        <w:tc>
          <w:tcPr>
            <w:tcW w:w="1255" w:type="dxa"/>
          </w:tcPr>
          <w:p w14:paraId="57BFC5F2"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w:t>
            </w:r>
          </w:p>
        </w:tc>
        <w:tc>
          <w:tcPr>
            <w:tcW w:w="1530" w:type="dxa"/>
          </w:tcPr>
          <w:p w14:paraId="7319BDE3"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1.8</w:t>
            </w:r>
          </w:p>
        </w:tc>
        <w:tc>
          <w:tcPr>
            <w:tcW w:w="3095" w:type="dxa"/>
          </w:tcPr>
          <w:p w14:paraId="3D9699A9"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2.3</w:t>
            </w:r>
          </w:p>
        </w:tc>
        <w:tc>
          <w:tcPr>
            <w:tcW w:w="2845" w:type="dxa"/>
            <w:vMerge w:val="restart"/>
            <w:vAlign w:val="center"/>
          </w:tcPr>
          <w:p w14:paraId="5591CD52" w14:textId="67A77C76" w:rsidR="00A1195A" w:rsidRDefault="00A1195A" w:rsidP="00A1195A">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6.4</w:t>
            </w:r>
          </w:p>
        </w:tc>
      </w:tr>
      <w:tr w:rsidR="00A1195A" w14:paraId="26E906DF" w14:textId="77777777" w:rsidTr="00F10931">
        <w:trPr>
          <w:trHeight w:val="324"/>
        </w:trPr>
        <w:tc>
          <w:tcPr>
            <w:tcW w:w="1255" w:type="dxa"/>
          </w:tcPr>
          <w:p w14:paraId="78E598F2"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2</w:t>
            </w:r>
          </w:p>
        </w:tc>
        <w:tc>
          <w:tcPr>
            <w:tcW w:w="1530" w:type="dxa"/>
          </w:tcPr>
          <w:p w14:paraId="1B29663D"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5.1</w:t>
            </w:r>
          </w:p>
        </w:tc>
        <w:tc>
          <w:tcPr>
            <w:tcW w:w="3095" w:type="dxa"/>
          </w:tcPr>
          <w:p w14:paraId="1E440269"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6.6</w:t>
            </w:r>
          </w:p>
        </w:tc>
        <w:tc>
          <w:tcPr>
            <w:tcW w:w="2845" w:type="dxa"/>
            <w:vMerge/>
          </w:tcPr>
          <w:p w14:paraId="321D3E3A" w14:textId="3CDDACDB"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4D62B340" w14:textId="77777777" w:rsidTr="00F10931">
        <w:trPr>
          <w:trHeight w:val="324"/>
        </w:trPr>
        <w:tc>
          <w:tcPr>
            <w:tcW w:w="1255" w:type="dxa"/>
          </w:tcPr>
          <w:p w14:paraId="54B95DA5"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3</w:t>
            </w:r>
          </w:p>
        </w:tc>
        <w:tc>
          <w:tcPr>
            <w:tcW w:w="1530" w:type="dxa"/>
          </w:tcPr>
          <w:p w14:paraId="664A6B77"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8.1</w:t>
            </w:r>
          </w:p>
        </w:tc>
        <w:tc>
          <w:tcPr>
            <w:tcW w:w="3095" w:type="dxa"/>
          </w:tcPr>
          <w:p w14:paraId="50099CFB"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7.5</w:t>
            </w:r>
          </w:p>
        </w:tc>
        <w:tc>
          <w:tcPr>
            <w:tcW w:w="2845" w:type="dxa"/>
            <w:vMerge/>
          </w:tcPr>
          <w:p w14:paraId="1BD8207A" w14:textId="04645963"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21C2AE74" w14:textId="77777777" w:rsidTr="00F10931">
        <w:trPr>
          <w:trHeight w:val="324"/>
        </w:trPr>
        <w:tc>
          <w:tcPr>
            <w:tcW w:w="1255" w:type="dxa"/>
          </w:tcPr>
          <w:p w14:paraId="5E836A4D"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4</w:t>
            </w:r>
          </w:p>
        </w:tc>
        <w:tc>
          <w:tcPr>
            <w:tcW w:w="1530" w:type="dxa"/>
          </w:tcPr>
          <w:p w14:paraId="7291F3D2" w14:textId="5139B1DC"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19.0</w:t>
            </w:r>
          </w:p>
        </w:tc>
        <w:tc>
          <w:tcPr>
            <w:tcW w:w="3095" w:type="dxa"/>
          </w:tcPr>
          <w:p w14:paraId="6443B60C"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18.5</w:t>
            </w:r>
          </w:p>
        </w:tc>
        <w:tc>
          <w:tcPr>
            <w:tcW w:w="2845" w:type="dxa"/>
            <w:vMerge/>
          </w:tcPr>
          <w:p w14:paraId="14ABE6D1" w14:textId="4565FD08"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71F74887" w14:textId="77777777" w:rsidTr="00F10931">
        <w:trPr>
          <w:trHeight w:val="324"/>
        </w:trPr>
        <w:tc>
          <w:tcPr>
            <w:tcW w:w="1255" w:type="dxa"/>
          </w:tcPr>
          <w:p w14:paraId="44AB5967"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5</w:t>
            </w:r>
          </w:p>
        </w:tc>
        <w:tc>
          <w:tcPr>
            <w:tcW w:w="1530" w:type="dxa"/>
          </w:tcPr>
          <w:p w14:paraId="7C91A645"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4.9</w:t>
            </w:r>
          </w:p>
        </w:tc>
        <w:tc>
          <w:tcPr>
            <w:tcW w:w="3095" w:type="dxa"/>
          </w:tcPr>
          <w:p w14:paraId="7AA4ADCF" w14:textId="40A8B540"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3.0</w:t>
            </w:r>
          </w:p>
        </w:tc>
        <w:tc>
          <w:tcPr>
            <w:tcW w:w="2845" w:type="dxa"/>
            <w:vMerge/>
          </w:tcPr>
          <w:p w14:paraId="1AACCB13" w14:textId="0CA55538"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18680B70" w14:textId="77777777" w:rsidTr="00F10931">
        <w:trPr>
          <w:trHeight w:val="324"/>
        </w:trPr>
        <w:tc>
          <w:tcPr>
            <w:tcW w:w="1255" w:type="dxa"/>
          </w:tcPr>
          <w:p w14:paraId="36A65ED3"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6</w:t>
            </w:r>
          </w:p>
        </w:tc>
        <w:tc>
          <w:tcPr>
            <w:tcW w:w="1530" w:type="dxa"/>
          </w:tcPr>
          <w:p w14:paraId="2790A131"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8.3</w:t>
            </w:r>
          </w:p>
        </w:tc>
        <w:tc>
          <w:tcPr>
            <w:tcW w:w="3095" w:type="dxa"/>
          </w:tcPr>
          <w:p w14:paraId="728494C9"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11.4</w:t>
            </w:r>
          </w:p>
        </w:tc>
        <w:tc>
          <w:tcPr>
            <w:tcW w:w="2845" w:type="dxa"/>
            <w:vMerge/>
          </w:tcPr>
          <w:p w14:paraId="634CE7DE" w14:textId="25AFCEC7"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66FD554B" w14:textId="77777777" w:rsidTr="00F10931">
        <w:trPr>
          <w:trHeight w:val="324"/>
        </w:trPr>
        <w:tc>
          <w:tcPr>
            <w:tcW w:w="1255" w:type="dxa"/>
          </w:tcPr>
          <w:p w14:paraId="6A8B8EB8"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7</w:t>
            </w:r>
          </w:p>
        </w:tc>
        <w:tc>
          <w:tcPr>
            <w:tcW w:w="1530" w:type="dxa"/>
          </w:tcPr>
          <w:p w14:paraId="06EF0A2E"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5.5</w:t>
            </w:r>
          </w:p>
        </w:tc>
        <w:tc>
          <w:tcPr>
            <w:tcW w:w="3095" w:type="dxa"/>
          </w:tcPr>
          <w:p w14:paraId="1B663851"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6.2</w:t>
            </w:r>
          </w:p>
        </w:tc>
        <w:tc>
          <w:tcPr>
            <w:tcW w:w="2845" w:type="dxa"/>
            <w:vMerge/>
          </w:tcPr>
          <w:p w14:paraId="3B8B3858" w14:textId="31A5B849"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18BFE045" w14:textId="77777777" w:rsidTr="00F10931">
        <w:trPr>
          <w:trHeight w:val="324"/>
        </w:trPr>
        <w:tc>
          <w:tcPr>
            <w:tcW w:w="1255" w:type="dxa"/>
          </w:tcPr>
          <w:p w14:paraId="1FBE0979"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8</w:t>
            </w:r>
          </w:p>
        </w:tc>
        <w:tc>
          <w:tcPr>
            <w:tcW w:w="1530" w:type="dxa"/>
          </w:tcPr>
          <w:p w14:paraId="587E17A9" w14:textId="53B933F8"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18.0</w:t>
            </w:r>
          </w:p>
        </w:tc>
        <w:tc>
          <w:tcPr>
            <w:tcW w:w="3095" w:type="dxa"/>
          </w:tcPr>
          <w:p w14:paraId="785E8AC7"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14.8</w:t>
            </w:r>
          </w:p>
        </w:tc>
        <w:tc>
          <w:tcPr>
            <w:tcW w:w="2845" w:type="dxa"/>
            <w:vMerge/>
          </w:tcPr>
          <w:p w14:paraId="5DFEF312" w14:textId="56BE6F98"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17D0D5B7" w14:textId="77777777" w:rsidTr="00F10931">
        <w:trPr>
          <w:trHeight w:val="324"/>
        </w:trPr>
        <w:tc>
          <w:tcPr>
            <w:tcW w:w="1255" w:type="dxa"/>
          </w:tcPr>
          <w:p w14:paraId="140B6BAB"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9</w:t>
            </w:r>
          </w:p>
        </w:tc>
        <w:tc>
          <w:tcPr>
            <w:tcW w:w="1530" w:type="dxa"/>
          </w:tcPr>
          <w:p w14:paraId="152E463B" w14:textId="77777777"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8.7</w:t>
            </w:r>
          </w:p>
        </w:tc>
        <w:tc>
          <w:tcPr>
            <w:tcW w:w="3095" w:type="dxa"/>
          </w:tcPr>
          <w:p w14:paraId="2B49075F" w14:textId="5C207942"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7.0</w:t>
            </w:r>
          </w:p>
        </w:tc>
        <w:tc>
          <w:tcPr>
            <w:tcW w:w="2845" w:type="dxa"/>
            <w:vMerge/>
          </w:tcPr>
          <w:p w14:paraId="2BAC9B5C" w14:textId="5F2A586F" w:rsidR="00A1195A" w:rsidRDefault="00A1195A" w:rsidP="004A0EBD">
            <w:pPr>
              <w:autoSpaceDE w:val="0"/>
              <w:autoSpaceDN w:val="0"/>
              <w:adjustRightInd w:val="0"/>
              <w:jc w:val="center"/>
              <w:rPr>
                <w:rFonts w:ascii="Calibri" w:hAnsi="Calibri" w:cs="Calibri"/>
                <w:color w:val="000000"/>
                <w:kern w:val="0"/>
                <w:sz w:val="22"/>
                <w:szCs w:val="22"/>
              </w:rPr>
            </w:pPr>
          </w:p>
        </w:tc>
      </w:tr>
      <w:tr w:rsidR="00A1195A" w14:paraId="67D54DB4" w14:textId="77777777" w:rsidTr="00F10931">
        <w:trPr>
          <w:trHeight w:val="324"/>
        </w:trPr>
        <w:tc>
          <w:tcPr>
            <w:tcW w:w="1255" w:type="dxa"/>
          </w:tcPr>
          <w:p w14:paraId="7463676D" w14:textId="2042E2CA"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10</w:t>
            </w:r>
          </w:p>
        </w:tc>
        <w:tc>
          <w:tcPr>
            <w:tcW w:w="1530" w:type="dxa"/>
          </w:tcPr>
          <w:p w14:paraId="2483C8F8" w14:textId="38B64382"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19.0</w:t>
            </w:r>
          </w:p>
        </w:tc>
        <w:tc>
          <w:tcPr>
            <w:tcW w:w="3095" w:type="dxa"/>
          </w:tcPr>
          <w:p w14:paraId="6EC19C0C" w14:textId="30FC90CE" w:rsidR="00A1195A" w:rsidRDefault="00A1195A" w:rsidP="004A0EBD">
            <w:pPr>
              <w:autoSpaceDE w:val="0"/>
              <w:autoSpaceDN w:val="0"/>
              <w:adjustRightInd w:val="0"/>
              <w:jc w:val="center"/>
              <w:rPr>
                <w:rFonts w:ascii="Calibri" w:hAnsi="Calibri" w:cs="Calibri"/>
                <w:color w:val="000000"/>
                <w:kern w:val="0"/>
                <w:sz w:val="22"/>
                <w:szCs w:val="22"/>
              </w:rPr>
            </w:pPr>
            <w:r>
              <w:rPr>
                <w:rFonts w:ascii="Calibri" w:hAnsi="Calibri" w:cs="Calibri"/>
                <w:color w:val="000000"/>
                <w:kern w:val="0"/>
                <w:sz w:val="22"/>
                <w:szCs w:val="22"/>
              </w:rPr>
              <w:t>11.5</w:t>
            </w:r>
          </w:p>
        </w:tc>
        <w:tc>
          <w:tcPr>
            <w:tcW w:w="2845" w:type="dxa"/>
            <w:vMerge/>
          </w:tcPr>
          <w:p w14:paraId="148C5CEB" w14:textId="6E0B8674" w:rsidR="00A1195A" w:rsidRDefault="00A1195A" w:rsidP="004A0EBD">
            <w:pPr>
              <w:autoSpaceDE w:val="0"/>
              <w:autoSpaceDN w:val="0"/>
              <w:adjustRightInd w:val="0"/>
              <w:jc w:val="center"/>
              <w:rPr>
                <w:rFonts w:ascii="Calibri" w:hAnsi="Calibri" w:cs="Calibri"/>
                <w:color w:val="000000"/>
                <w:kern w:val="0"/>
                <w:sz w:val="22"/>
                <w:szCs w:val="22"/>
              </w:rPr>
            </w:pPr>
          </w:p>
        </w:tc>
      </w:tr>
    </w:tbl>
    <w:p w14:paraId="0CFD84AD" w14:textId="77777777" w:rsidR="004A0EBD" w:rsidRDefault="004A0EBD" w:rsidP="004A0EBD">
      <w:pPr>
        <w:jc w:val="center"/>
        <w:rPr>
          <w:b/>
          <w:bCs/>
        </w:rPr>
      </w:pPr>
    </w:p>
    <w:p w14:paraId="0D5F25F5" w14:textId="1B2B84F1" w:rsidR="004A0EBD" w:rsidRDefault="003E11F3">
      <w:pPr>
        <w:rPr>
          <w:b/>
          <w:bCs/>
        </w:rPr>
      </w:pPr>
      <w:r>
        <w:rPr>
          <w:b/>
          <w:bCs/>
        </w:rPr>
        <w:t>Figure</w:t>
      </w:r>
      <w:r w:rsidRPr="002B75E3">
        <w:rPr>
          <w:b/>
          <w:bCs/>
        </w:rPr>
        <w:t xml:space="preserve"> </w:t>
      </w:r>
      <w:r>
        <w:rPr>
          <w:b/>
          <w:bCs/>
        </w:rPr>
        <w:t>2</w:t>
      </w:r>
      <w:r w:rsidRPr="002B75E3">
        <w:rPr>
          <w:b/>
          <w:bCs/>
        </w:rPr>
        <w:t>.</w:t>
      </w:r>
      <w:r>
        <w:rPr>
          <w:b/>
          <w:bCs/>
        </w:rPr>
        <w:t xml:space="preserve"> Tree Canopy Coverage by Philadelphia City Council District, 20xx</w:t>
      </w:r>
      <w:r w:rsidRPr="002B75E3">
        <w:rPr>
          <w:b/>
          <w:bCs/>
        </w:rPr>
        <w:t xml:space="preserve"> </w:t>
      </w:r>
    </w:p>
    <w:p w14:paraId="36D53F74" w14:textId="31561E0C" w:rsidR="004A0EBD" w:rsidRDefault="00803A1F">
      <w:pPr>
        <w:rPr>
          <w:b/>
          <w:bCs/>
        </w:rPr>
      </w:pPr>
      <w:r w:rsidRPr="00803A1F">
        <w:rPr>
          <w:b/>
          <w:bCs/>
          <w:noProof/>
        </w:rPr>
        <w:lastRenderedPageBreak/>
        <w:drawing>
          <wp:inline distT="0" distB="0" distL="0" distR="0" wp14:anchorId="2761E7E3" wp14:editId="6F4EC3B4">
            <wp:extent cx="2433099" cy="1878374"/>
            <wp:effectExtent l="0" t="0" r="5715" b="1270"/>
            <wp:docPr id="274153687"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153687" name="Picture 1" descr="A map of a city&#10;&#10;AI-generated content may be incorrect."/>
                    <pic:cNvPicPr/>
                  </pic:nvPicPr>
                  <pic:blipFill>
                    <a:blip r:embed="rId20"/>
                    <a:stretch>
                      <a:fillRect/>
                    </a:stretch>
                  </pic:blipFill>
                  <pic:spPr>
                    <a:xfrm>
                      <a:off x="0" y="0"/>
                      <a:ext cx="2454853" cy="1895168"/>
                    </a:xfrm>
                    <a:prstGeom prst="rect">
                      <a:avLst/>
                    </a:prstGeom>
                  </pic:spPr>
                </pic:pic>
              </a:graphicData>
            </a:graphic>
          </wp:inline>
        </w:drawing>
      </w:r>
      <w:r w:rsidRPr="00803A1F">
        <w:rPr>
          <w:noProof/>
        </w:rPr>
        <w:t xml:space="preserve"> </w:t>
      </w:r>
      <w:r w:rsidRPr="00803A1F">
        <w:rPr>
          <w:b/>
          <w:bCs/>
          <w:noProof/>
        </w:rPr>
        <w:drawing>
          <wp:inline distT="0" distB="0" distL="0" distR="0" wp14:anchorId="4E436BD6" wp14:editId="787E7736">
            <wp:extent cx="2659195" cy="1908313"/>
            <wp:effectExtent l="0" t="0" r="0" b="0"/>
            <wp:docPr id="1173441434" name="Picture 1" descr="A map of the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1434" name="Picture 1" descr="A map of the region&#10;&#10;AI-generated content may be incorrect."/>
                    <pic:cNvPicPr/>
                  </pic:nvPicPr>
                  <pic:blipFill>
                    <a:blip r:embed="rId21"/>
                    <a:stretch>
                      <a:fillRect/>
                    </a:stretch>
                  </pic:blipFill>
                  <pic:spPr>
                    <a:xfrm>
                      <a:off x="0" y="0"/>
                      <a:ext cx="2679300" cy="1922741"/>
                    </a:xfrm>
                    <a:prstGeom prst="rect">
                      <a:avLst/>
                    </a:prstGeom>
                  </pic:spPr>
                </pic:pic>
              </a:graphicData>
            </a:graphic>
          </wp:inline>
        </w:drawing>
      </w:r>
    </w:p>
    <w:p w14:paraId="6D0FD550" w14:textId="77777777" w:rsidR="004A0EBD" w:rsidRDefault="004A0EBD">
      <w:pPr>
        <w:rPr>
          <w:b/>
          <w:bCs/>
        </w:rPr>
      </w:pPr>
    </w:p>
    <w:p w14:paraId="451F02C9" w14:textId="2DF00C2D" w:rsidR="00996429" w:rsidRDefault="00996429">
      <w:pPr>
        <w:rPr>
          <w:b/>
          <w:bCs/>
        </w:rPr>
      </w:pPr>
      <w:r w:rsidRPr="00996429">
        <w:rPr>
          <w:b/>
          <w:bCs/>
        </w:rPr>
        <w:t>Discussion</w:t>
      </w:r>
    </w:p>
    <w:p w14:paraId="4B64ECD8" w14:textId="46202E98" w:rsidR="00B12D3B" w:rsidRDefault="00B12D3B">
      <w:r>
        <w:t>Calculating and presenting t</w:t>
      </w:r>
      <w:r w:rsidR="008128A3">
        <w:t>r</w:t>
      </w:r>
      <w:r>
        <w:t xml:space="preserve">ee canopy coverage and health insurance coverage by council district reveals </w:t>
      </w:r>
      <w:r w:rsidR="00682574">
        <w:t>distinct disparities both across and within districts. Tree canopy coverage varies from the least dense district</w:t>
      </w:r>
      <w:r w:rsidR="00803A1F">
        <w:t xml:space="preserve"> (district 1)</w:t>
      </w:r>
      <w:r w:rsidR="00682574">
        <w:t xml:space="preserve"> having less than 2% coverage</w:t>
      </w:r>
      <w:r w:rsidR="00F22F10">
        <w:t xml:space="preserve"> on average</w:t>
      </w:r>
      <w:r w:rsidR="00682574">
        <w:t xml:space="preserve"> to the </w:t>
      </w:r>
      <w:proofErr w:type="gramStart"/>
      <w:r w:rsidR="00682574">
        <w:t>most dense</w:t>
      </w:r>
      <w:proofErr w:type="gramEnd"/>
      <w:r w:rsidR="00682574">
        <w:t xml:space="preserve"> district</w:t>
      </w:r>
      <w:r w:rsidR="00EB1FB0">
        <w:t>s (10 and 4)</w:t>
      </w:r>
      <w:r w:rsidR="00682574">
        <w:t xml:space="preserve"> having almost 20% coverage</w:t>
      </w:r>
      <w:r w:rsidR="00F22F10">
        <w:t xml:space="preserve"> on average</w:t>
      </w:r>
      <w:r w:rsidR="00682574">
        <w:t xml:space="preserve">. One driver of this </w:t>
      </w:r>
      <w:r w:rsidR="00535704">
        <w:t>variation</w:t>
      </w:r>
      <w:r w:rsidR="00682574">
        <w:t xml:space="preserve"> </w:t>
      </w:r>
      <w:proofErr w:type="gramStart"/>
      <w:r w:rsidR="00535704">
        <w:t>are</w:t>
      </w:r>
      <w:proofErr w:type="gramEnd"/>
      <w:r w:rsidR="00682574">
        <w:t xml:space="preserve"> </w:t>
      </w:r>
      <w:proofErr w:type="gramStart"/>
      <w:r w:rsidR="00682574">
        <w:t xml:space="preserve">large </w:t>
      </w:r>
      <w:r w:rsidR="007D4F01">
        <w:t>wooded</w:t>
      </w:r>
      <w:proofErr w:type="gramEnd"/>
      <w:r w:rsidR="007D4F01">
        <w:t xml:space="preserve"> </w:t>
      </w:r>
      <w:r w:rsidR="00682574">
        <w:t>parks</w:t>
      </w:r>
      <w:r w:rsidR="00533904">
        <w:t xml:space="preserve">, for example, </w:t>
      </w:r>
      <w:r w:rsidR="00535704">
        <w:t>d</w:t>
      </w:r>
      <w:r w:rsidR="00533904">
        <w:t xml:space="preserve">istrict 4 contains </w:t>
      </w:r>
      <w:r w:rsidR="007D4F01">
        <w:t>a large portion</w:t>
      </w:r>
      <w:r w:rsidR="00533904">
        <w:t xml:space="preserve"> of </w:t>
      </w:r>
      <w:r w:rsidR="00372E94">
        <w:t>Wissahickon Valley Park</w:t>
      </w:r>
      <w:r w:rsidR="00533904">
        <w:t xml:space="preserve">, which is a </w:t>
      </w:r>
      <w:r w:rsidR="00372E94">
        <w:t xml:space="preserve">2000 acre park </w:t>
      </w:r>
      <w:r w:rsidR="00535704">
        <w:t>of woods and hiking trails</w:t>
      </w:r>
      <w:r w:rsidR="00533904">
        <w:t xml:space="preserve"> </w:t>
      </w:r>
      <w:r w:rsidR="00682574">
        <w:t xml:space="preserve">. However, outside of those that contain parks, there </w:t>
      </w:r>
      <w:r w:rsidR="00E44196">
        <w:t>is still variation across districts</w:t>
      </w:r>
      <w:r w:rsidR="00682574">
        <w:t>. For example, district 3</w:t>
      </w:r>
      <w:r w:rsidR="00DE72DD">
        <w:t>, which does not contain any major parks has</w:t>
      </w:r>
      <w:r w:rsidR="00682574">
        <w:t xml:space="preserve"> 8% coverage</w:t>
      </w:r>
      <w:r w:rsidR="005E26CA">
        <w:t xml:space="preserve"> while di</w:t>
      </w:r>
      <w:r w:rsidR="0064371A">
        <w:t>strict 5 has 4.9%</w:t>
      </w:r>
      <w:r w:rsidR="00682574">
        <w:t xml:space="preserve">. Tree canopy coverage is of high public health importance as trees can both mitigate some of the effects of high temperatures as well as being associated with </w:t>
      </w:r>
      <w:r w:rsidR="00A7768F">
        <w:t xml:space="preserve">other health measures including </w:t>
      </w:r>
      <w:r w:rsidR="00F3733D">
        <w:t>lower odds of gun violence (</w:t>
      </w:r>
      <w:hyperlink r:id="rId22" w:history="1">
        <w:r w:rsidR="00F3733D" w:rsidRPr="00EF0C76">
          <w:rPr>
            <w:rStyle w:val="Hyperlink"/>
          </w:rPr>
          <w:t>https://pmc.ncbi.nlm.nih.gov/articles/PMC5860224/</w:t>
        </w:r>
      </w:hyperlink>
      <w:r w:rsidR="00F3733D">
        <w:t xml:space="preserve">) </w:t>
      </w:r>
      <w:r w:rsidR="00682574">
        <w:t xml:space="preserve">, </w:t>
      </w:r>
      <w:r w:rsidR="006A0BAD">
        <w:t>lower premature mortality (</w:t>
      </w:r>
      <w:hyperlink r:id="rId23" w:history="1">
        <w:r w:rsidR="006A0BAD" w:rsidRPr="00EF0C76">
          <w:rPr>
            <w:rStyle w:val="Hyperlink"/>
          </w:rPr>
          <w:t>https://www.thelancet.com/journals/lanplh/article/PIIS2542-5196(20)30058-9/fulltext</w:t>
        </w:r>
      </w:hyperlink>
      <w:r w:rsidR="006A0BAD">
        <w:t xml:space="preserve">) </w:t>
      </w:r>
      <w:r w:rsidR="006F218B">
        <w:t>and improved mental health(</w:t>
      </w:r>
      <w:hyperlink r:id="rId24" w:history="1">
        <w:r w:rsidR="006F218B" w:rsidRPr="00EF0C76">
          <w:rPr>
            <w:rStyle w:val="Hyperlink"/>
          </w:rPr>
          <w:t>https://www.sciencedirect.com/science/article/pii/S1618866716301182</w:t>
        </w:r>
      </w:hyperlink>
      <w:r w:rsidR="006F218B">
        <w:t>)</w:t>
      </w:r>
      <w:r w:rsidR="00682574">
        <w:t>.</w:t>
      </w:r>
      <w:r w:rsidR="00EB1FB0">
        <w:t xml:space="preserve"> Tree canopy coverage is important for city council members to understand as they can have influence over resources to mitigate health effects of he</w:t>
      </w:r>
      <w:commentRangeStart w:id="10"/>
      <w:r w:rsidR="00EB1FB0">
        <w:t>at – for example resources for cooling centers, tree planting</w:t>
      </w:r>
      <w:r w:rsidR="00927D21">
        <w:t xml:space="preserve">, and </w:t>
      </w:r>
      <w:r w:rsidR="00EF7CCB">
        <w:t xml:space="preserve">home improvements. </w:t>
      </w:r>
      <w:r w:rsidR="00EB1FB0">
        <w:t xml:space="preserve"> </w:t>
      </w:r>
      <w:commentRangeEnd w:id="10"/>
      <w:r>
        <w:rPr>
          <w:rStyle w:val="CommentReference"/>
          <w:sz w:val="24"/>
          <w:szCs w:val="24"/>
        </w:rPr>
        <w:commentReference w:id="10"/>
      </w:r>
    </w:p>
    <w:p w14:paraId="4B3BA40C" w14:textId="77777777" w:rsidR="00682574" w:rsidRDefault="00682574"/>
    <w:p w14:paraId="43FE0629" w14:textId="0D97CA58" w:rsidR="00EB1FB0" w:rsidRDefault="00E65377">
      <w:r>
        <w:t>Not all Philadelphia residents have health insurance.</w:t>
      </w:r>
      <w:r w:rsidR="00EB1FB0">
        <w:t xml:space="preserve"> The district with the lowest percent of residents lacking coverage was district 4, the same district with high tree canopy coverage, but the district with the highest percentage of residents lacking health insurance was </w:t>
      </w:r>
      <w:r w:rsidR="006616DC">
        <w:t>d</w:t>
      </w:r>
      <w:r w:rsidR="00EB1FB0">
        <w:t xml:space="preserve">istrict 7. District 7 is also the district with the highest percentage of </w:t>
      </w:r>
      <w:commentRangeStart w:id="11"/>
      <w:commentRangeStart w:id="12"/>
      <w:r w:rsidR="00EB1FB0">
        <w:t xml:space="preserve">Hispanic residents, which may contribute to the high percentage of people without health insurance if some </w:t>
      </w:r>
      <w:r w:rsidR="00EB1FB0">
        <w:lastRenderedPageBreak/>
        <w:t>residents are undocumented and therefor ineligible for public health insurance.</w:t>
      </w:r>
      <w:commentRangeEnd w:id="11"/>
      <w:r w:rsidR="00682574">
        <w:rPr>
          <w:rStyle w:val="CommentReference"/>
          <w:sz w:val="24"/>
          <w:szCs w:val="24"/>
        </w:rPr>
        <w:commentReference w:id="11"/>
      </w:r>
      <w:commentRangeEnd w:id="12"/>
      <w:r w:rsidR="00171059">
        <w:rPr>
          <w:rStyle w:val="CommentReference"/>
        </w:rPr>
        <w:commentReference w:id="12"/>
      </w:r>
      <w:r w:rsidR="00EB1FB0">
        <w:t xml:space="preserve"> Hispanic people make up the largest ethnicity of undocumented people in the US currently</w:t>
      </w:r>
      <w:r w:rsidR="00C61C8E">
        <w:t xml:space="preserve"> (cite)</w:t>
      </w:r>
      <w:r w:rsidR="00EB1FB0">
        <w:t xml:space="preserve">. While city </w:t>
      </w:r>
      <w:r w:rsidR="00DF0781">
        <w:t>councilors</w:t>
      </w:r>
      <w:r w:rsidR="00EB1FB0">
        <w:t xml:space="preserve"> do not have influence directly over federal health insurance policies, they do have influence over local efforts to provide health care for city residents. </w:t>
      </w:r>
      <w:r w:rsidR="001A140D">
        <w:t>For example, t</w:t>
      </w:r>
      <w:r w:rsidR="00EB1FB0">
        <w:t>hey can lobby for more resources for mobile healthcare outreach</w:t>
      </w:r>
      <w:r w:rsidR="001A140D">
        <w:t xml:space="preserve"> (? Cite)</w:t>
      </w:r>
      <w:r w:rsidR="00EB1FB0">
        <w:t xml:space="preserve">, or push state lawmakers to </w:t>
      </w:r>
      <w:r w:rsidR="00DF0781">
        <w:t>create a public health insurance option for undocumented residents (</w:t>
      </w:r>
      <w:r w:rsidR="001A140D">
        <w:t xml:space="preserve">cite, </w:t>
      </w:r>
      <w:r w:rsidR="00DF0781">
        <w:t xml:space="preserve">is this true?) </w:t>
      </w:r>
    </w:p>
    <w:p w14:paraId="37AB8037" w14:textId="115D673B" w:rsidR="0032577B" w:rsidRPr="00B12D3B" w:rsidRDefault="0032577B">
      <w:r>
        <w:t xml:space="preserve">Understanding both the </w:t>
      </w:r>
      <w:r w:rsidR="00635646">
        <w:t>aggregate metric at the district level as well as the underlying distribution of the metric at a smaller geographic level within a district (e.g., the census tract level)</w:t>
      </w:r>
      <w:r w:rsidR="007579B1">
        <w:t xml:space="preserve"> is important. The district level value gives an understanding where the district stands overall </w:t>
      </w:r>
      <w:proofErr w:type="gramStart"/>
      <w:r w:rsidR="007579B1">
        <w:t xml:space="preserve">and in comparison </w:t>
      </w:r>
      <w:proofErr w:type="gramEnd"/>
      <w:r w:rsidR="007579B1">
        <w:t xml:space="preserve">to other districts. The sub district level helps identify if the need is spread evenly across the district as well as where the areas of highest need are within the district. </w:t>
      </w:r>
      <w:r w:rsidR="007C7F9E">
        <w:t xml:space="preserve"> Furthermore, it has been shown that the </w:t>
      </w:r>
      <w:r w:rsidR="004D2DAD">
        <w:t>political</w:t>
      </w:r>
      <w:r w:rsidR="007C7F9E">
        <w:t xml:space="preserve"> phenomenon of gerrymandering, that is, when politicians draw district boundaries</w:t>
      </w:r>
      <w:r w:rsidR="004D2DAD">
        <w:t xml:space="preserve"> for their own (or their political parties) benefit, can lead to districts with higher internal </w:t>
      </w:r>
      <w:r w:rsidR="00276D19">
        <w:t>and or between district variation (</w:t>
      </w:r>
      <w:hyperlink r:id="rId25" w:history="1">
        <w:r w:rsidR="00E35338" w:rsidRPr="00EF0C76">
          <w:rPr>
            <w:rStyle w:val="Hyperlink"/>
          </w:rPr>
          <w:t>https://pubmed.ncbi.nlm.nih.gov/39190647/</w:t>
        </w:r>
      </w:hyperlink>
      <w:r w:rsidR="00E35338">
        <w:t xml:space="preserve"> </w:t>
      </w:r>
      <w:r w:rsidR="005D2636">
        <w:t xml:space="preserve">and </w:t>
      </w:r>
      <w:hyperlink r:id="rId26" w:history="1">
        <w:r w:rsidR="005D2636" w:rsidRPr="00EF0C76">
          <w:rPr>
            <w:rStyle w:val="Hyperlink"/>
          </w:rPr>
          <w:t>https://bmcpublichealth.biomedcentral.com/articles/10.1186/s12889-025-22221-5</w:t>
        </w:r>
      </w:hyperlink>
      <w:r w:rsidR="00276D19">
        <w:t>).</w:t>
      </w:r>
      <w:r w:rsidR="005D2636">
        <w:t xml:space="preserve"> </w:t>
      </w:r>
      <w:r w:rsidR="00452363">
        <w:t xml:space="preserve">Understanding the underlying distribution of </w:t>
      </w:r>
      <w:r w:rsidR="0063386A">
        <w:t xml:space="preserve">the health metric, at the census tract or </w:t>
      </w:r>
      <w:r w:rsidR="00A14162">
        <w:t>zip code</w:t>
      </w:r>
      <w:r w:rsidR="0063386A">
        <w:t xml:space="preserve"> level, which is often presented in standard public health analyses, </w:t>
      </w:r>
      <w:proofErr w:type="spellStart"/>
      <w:r w:rsidR="0063386A">
        <w:t>along side</w:t>
      </w:r>
      <w:proofErr w:type="spellEnd"/>
      <w:r w:rsidR="0063386A">
        <w:t xml:space="preserve"> the council district level metrics </w:t>
      </w:r>
      <w:r w:rsidR="00034B20">
        <w:t>can show areas with similar levels of exposure or health burden</w:t>
      </w:r>
      <w:r w:rsidR="00A260C8">
        <w:t xml:space="preserve"> that may be split up between districts. This can help to encourage council members to work across districts to address issues that impact members of multiple districts. </w:t>
      </w:r>
      <w:r w:rsidR="00FD378A">
        <w:t xml:space="preserve">Furthermore, understand the average burden across a whole district is important </w:t>
      </w:r>
      <w:r w:rsidR="00BE1480">
        <w:t>for….</w:t>
      </w:r>
    </w:p>
    <w:p w14:paraId="418F32DE" w14:textId="6649910B" w:rsidR="00996429" w:rsidRPr="00996429" w:rsidRDefault="00996429">
      <w:pPr>
        <w:rPr>
          <w:b/>
          <w:bCs/>
        </w:rPr>
      </w:pPr>
      <w:r w:rsidRPr="00996429">
        <w:rPr>
          <w:b/>
          <w:bCs/>
        </w:rPr>
        <w:t>Conclusion</w:t>
      </w:r>
    </w:p>
    <w:p w14:paraId="681D3CC1" w14:textId="59A24AA1" w:rsidR="00996429" w:rsidRDefault="00C22F94">
      <w:r>
        <w:t>Analyzing and reporting public health metrics by local city council districts</w:t>
      </w:r>
      <w:r w:rsidR="00133999">
        <w:t xml:space="preserve"> is feasible using publicly available data and illuminates </w:t>
      </w:r>
      <w:r w:rsidR="00A7096C">
        <w:t xml:space="preserve">inequities at politically relevant </w:t>
      </w:r>
      <w:r w:rsidR="00E47AC7">
        <w:t xml:space="preserve">geographies. </w:t>
      </w:r>
      <w:r w:rsidR="00680266">
        <w:t xml:space="preserve">This </w:t>
      </w:r>
      <w:r w:rsidR="00497E6B">
        <w:t>analysis</w:t>
      </w:r>
      <w:r w:rsidR="00680266">
        <w:t xml:space="preserve"> focused on Philadelphia, but health metrics </w:t>
      </w:r>
      <w:r w:rsidR="00497E6B">
        <w:t xml:space="preserve">can be calculated using the same methodology for other jurisdictions. Doing so helps politicians, residents, and advocates better understand the health of their neighborhood and city. </w:t>
      </w:r>
    </w:p>
    <w:sectPr w:rsidR="009964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hnake-Mahl,Alina" w:date="2025-07-15T12:26:00Z" w:initials="Sc">
    <w:p w14:paraId="7DEBC55E" w14:textId="42B0F0DF" w:rsidR="002A6F42" w:rsidRDefault="002A6F42">
      <w:r>
        <w:annotationRef/>
      </w:r>
      <w:r w:rsidRPr="6967C3B8">
        <w:t>can cite this article https://pubmed.ncbi.nlm.nih.gov/36274459/</w:t>
      </w:r>
    </w:p>
  </w:comment>
  <w:comment w:id="1" w:author="Schnake-Mahl,Alina" w:date="2025-07-15T12:55:00Z" w:initials="Sc">
    <w:p w14:paraId="345BAD2A" w14:textId="5EEBC5A3" w:rsidR="00EE6977" w:rsidRDefault="00EE6977">
      <w:pPr>
        <w:pStyle w:val="CommentText"/>
      </w:pPr>
      <w:r>
        <w:rPr>
          <w:rStyle w:val="CommentReference"/>
        </w:rPr>
        <w:annotationRef/>
      </w:r>
      <w:r w:rsidRPr="10C86F1D">
        <w:t xml:space="preserve"> also worth trying to really frame in the urban here (if going for j urban healht?). importance of cities for health- but thinking about not just city wide but also variation within cities and predictors of differences/disparities within cities? </w:t>
      </w:r>
    </w:p>
  </w:comment>
  <w:comment w:id="2" w:author="Rushovich,Tamara" w:date="2025-08-01T09:43:00Z" w:initials="R">
    <w:p w14:paraId="37A7651E" w14:textId="77777777" w:rsidR="00391F9F" w:rsidRDefault="00391F9F" w:rsidP="00391F9F">
      <w:r>
        <w:rPr>
          <w:rStyle w:val="CommentReference"/>
        </w:rPr>
        <w:annotationRef/>
      </w:r>
      <w:r>
        <w:rPr>
          <w:sz w:val="20"/>
          <w:szCs w:val="20"/>
        </w:rPr>
        <w:t xml:space="preserve">Alina: also worth trying to really frame in the urban here (if going for j urban healht?). importance of cities for health- but thinking about not just city wide but also variation within cities and predictors of differences/disparities within cities? </w:t>
      </w:r>
    </w:p>
  </w:comment>
  <w:comment w:id="3" w:author="Schnake-Mahl,Alina" w:date="2025-07-15T12:54:00Z" w:initials="Sc">
    <w:p w14:paraId="55746C96" w14:textId="70FFAA3E" w:rsidR="00E863BB" w:rsidRDefault="00E863BB">
      <w:pPr>
        <w:pStyle w:val="CommentText"/>
      </w:pPr>
      <w:r>
        <w:rPr>
          <w:rStyle w:val="CommentReference"/>
        </w:rPr>
        <w:annotationRef/>
      </w:r>
      <w:r w:rsidRPr="08FC4A07">
        <w:t>maybe opportunity to go a bit further on specifics of coucil members powers? either here on in conclusion-- can talk about specifics of philly and then more generalizable? e.g. philly has coucil member deference around local development and zoning (though a norm not a rule). And maybe also generally about how different cities haev different political strucutres- e.g. strong coucil, strong mayor etc.. and future work to understand impacts on health ?</w:t>
      </w:r>
    </w:p>
  </w:comment>
  <w:comment w:id="4" w:author="Schnake-Mahl,Alina" w:date="2025-07-15T12:28:00Z" w:initials="Sc">
    <w:p w14:paraId="042E22C8" w14:textId="0F04C2EC" w:rsidR="002A6F42" w:rsidRDefault="002A6F42">
      <w:r>
        <w:annotationRef/>
      </w:r>
      <w:r w:rsidRPr="6B2CE669">
        <w:t xml:space="preserve">I think we need some sort of a statement about the generalizabiity of this outside of pihlly. e.g. case study to demonstratte xyz. </w:t>
      </w:r>
    </w:p>
  </w:comment>
  <w:comment w:id="5" w:author="Schnake-Mahl,Alina" w:date="2025-07-15T12:58:00Z" w:initials="Sc">
    <w:p w14:paraId="16985B87" w14:textId="6ACD6AC4" w:rsidR="00EE6977" w:rsidRDefault="00EE6977">
      <w:pPr>
        <w:pStyle w:val="CommentText"/>
      </w:pPr>
      <w:r>
        <w:rPr>
          <w:rStyle w:val="CommentReference"/>
        </w:rPr>
        <w:annotationRef/>
      </w:r>
      <w:r w:rsidRPr="442EBBC1">
        <w:t>can we switch to active tense?</w:t>
      </w:r>
    </w:p>
  </w:comment>
  <w:comment w:id="6" w:author="Schnake-Mahl,Alina" w:date="2025-07-15T12:57:00Z" w:initials="Sc">
    <w:p w14:paraId="7354D488" w14:textId="2172C8F8" w:rsidR="00EE6977" w:rsidRDefault="00EE6977">
      <w:pPr>
        <w:pStyle w:val="CommentText"/>
      </w:pPr>
      <w:r>
        <w:rPr>
          <w:rStyle w:val="CommentReference"/>
        </w:rPr>
        <w:annotationRef/>
      </w:r>
      <w:r w:rsidRPr="353F4600">
        <w:t xml:space="preserve">Need to add somting about the boundaries we used and when they changed. (to give a little insight into that district generating process). </w:t>
      </w:r>
    </w:p>
  </w:comment>
  <w:comment w:id="8" w:author="Schnake-Mahl,Alina" w:date="2025-07-15T13:23:00Z" w:initials="Sc">
    <w:p w14:paraId="65967645" w14:textId="1A641B33" w:rsidR="00EE6977" w:rsidRDefault="00EE6977">
      <w:pPr>
        <w:pStyle w:val="CommentText"/>
      </w:pPr>
      <w:r>
        <w:rPr>
          <w:rStyle w:val="CommentReference"/>
        </w:rPr>
        <w:annotationRef/>
      </w:r>
      <w:r w:rsidRPr="024084D4">
        <w:t xml:space="preserve">can we state what that means exactly? 19% of the district was covered by trees? </w:t>
      </w:r>
    </w:p>
  </w:comment>
  <w:comment w:id="9" w:author="Schnake-Mahl,Alina" w:date="2025-07-15T13:29:00Z" w:initials="Sc">
    <w:p w14:paraId="0FB1A086" w14:textId="3F6522E3" w:rsidR="00EE6977" w:rsidRDefault="00EE6977">
      <w:pPr>
        <w:pStyle w:val="CommentText"/>
      </w:pPr>
      <w:r>
        <w:rPr>
          <w:rStyle w:val="CommentReference"/>
        </w:rPr>
        <w:annotationRef/>
      </w:r>
      <w:r w:rsidRPr="7229CCA3">
        <w:t xml:space="preserve">i wonder if we want to add anythinga bout dissemination? liek if we end up distributing to this to council to get feedback? </w:t>
      </w:r>
    </w:p>
  </w:comment>
  <w:comment w:id="10" w:author="Schnake-Mahl,Alina" w:date="2025-07-15T13:24:00Z" w:initials="Sc">
    <w:p w14:paraId="35129B98" w14:textId="55F8F103" w:rsidR="00EE6977" w:rsidRDefault="00EE6977">
      <w:pPr>
        <w:pStyle w:val="CommentText"/>
      </w:pPr>
      <w:r>
        <w:rPr>
          <w:rStyle w:val="CommentReference"/>
        </w:rPr>
        <w:annotationRef/>
      </w:r>
      <w:r w:rsidRPr="401E2197">
        <w:t>can also bring in the work by penn folks that found a relationship between tree coverage and  gun violence rates-- https://pmc.ncbi.nlm.nih.gov/articles/PMC5860224/</w:t>
      </w:r>
    </w:p>
  </w:comment>
  <w:comment w:id="11" w:author="Schnake-Mahl,Alina" w:date="2025-07-15T13:25:00Z" w:initials="Sc">
    <w:p w14:paraId="39BC327E" w14:textId="2E5F6241" w:rsidR="00EE6977" w:rsidRDefault="00EE6977">
      <w:pPr>
        <w:pStyle w:val="CommentText"/>
      </w:pPr>
      <w:r>
        <w:rPr>
          <w:rStyle w:val="CommentReference"/>
        </w:rPr>
        <w:annotationRef/>
      </w:r>
      <w:r w:rsidRPr="3C2A588F">
        <w:t xml:space="preserve">maybe let's check any stats on this before we make this assumption. there's also restrictions for medicaid for example among documented folks-- i think 5 year waiting period. </w:t>
      </w:r>
    </w:p>
  </w:comment>
  <w:comment w:id="12" w:author="Rushovich,Tamara" w:date="2025-08-01T10:07:00Z" w:initials="R">
    <w:p w14:paraId="46F84FE4" w14:textId="77777777" w:rsidR="00171059" w:rsidRDefault="00171059" w:rsidP="00171059">
      <w:r>
        <w:rPr>
          <w:rStyle w:val="CommentReference"/>
        </w:rPr>
        <w:annotationRef/>
      </w:r>
      <w:hyperlink r:id="rId1" w:history="1">
        <w:r w:rsidRPr="00B81C2C">
          <w:rPr>
            <w:rStyle w:val="Hyperlink"/>
            <w:sz w:val="20"/>
            <w:szCs w:val="20"/>
          </w:rPr>
          <w:t>https://6abc.com/post/data-investigation-health-inequity-insurance-care/11057753/</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EBC55E" w15:done="1"/>
  <w15:commentEx w15:paraId="345BAD2A" w15:paraIdParent="7DEBC55E" w15:done="1"/>
  <w15:commentEx w15:paraId="37A7651E" w15:done="0"/>
  <w15:commentEx w15:paraId="55746C96" w15:done="0"/>
  <w15:commentEx w15:paraId="042E22C8" w15:done="1"/>
  <w15:commentEx w15:paraId="16985B87" w15:done="1"/>
  <w15:commentEx w15:paraId="7354D488" w15:done="1"/>
  <w15:commentEx w15:paraId="65967645" w15:done="1"/>
  <w15:commentEx w15:paraId="0FB1A086" w15:done="0"/>
  <w15:commentEx w15:paraId="35129B98" w15:done="1"/>
  <w15:commentEx w15:paraId="39BC327E" w15:done="0"/>
  <w15:commentEx w15:paraId="46F84FE4" w15:paraIdParent="39BC32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85BC2D" w16cex:dateUtc="2025-07-15T16:26:00Z"/>
  <w16cex:commentExtensible w16cex:durableId="2A12B652" w16cex:dateUtc="2025-07-15T16:55:00Z"/>
  <w16cex:commentExtensible w16cex:durableId="4298F470" w16cex:dateUtc="2025-08-01T13:43:00Z"/>
  <w16cex:commentExtensible w16cex:durableId="5E93C086" w16cex:dateUtc="2025-07-15T16:54:00Z"/>
  <w16cex:commentExtensible w16cex:durableId="5B7AB9EF" w16cex:dateUtc="2025-07-15T16:28:00Z"/>
  <w16cex:commentExtensible w16cex:durableId="32F9DDC7" w16cex:dateUtc="2025-07-15T16:58:00Z"/>
  <w16cex:commentExtensible w16cex:durableId="39A13692" w16cex:dateUtc="2025-07-15T16:57:00Z"/>
  <w16cex:commentExtensible w16cex:durableId="0E3810CF" w16cex:dateUtc="2025-07-15T17:23:00Z"/>
  <w16cex:commentExtensible w16cex:durableId="2C0E2C24" w16cex:dateUtc="2025-07-15T17:29:00Z"/>
  <w16cex:commentExtensible w16cex:durableId="3E49B653" w16cex:dateUtc="2025-07-15T17:24:00Z"/>
  <w16cex:commentExtensible w16cex:durableId="49846E92" w16cex:dateUtc="2025-07-15T17:25:00Z"/>
  <w16cex:commentExtensible w16cex:durableId="4D538522" w16cex:dateUtc="2025-08-01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EBC55E" w16cid:durableId="4885BC2D"/>
  <w16cid:commentId w16cid:paraId="345BAD2A" w16cid:durableId="2A12B652"/>
  <w16cid:commentId w16cid:paraId="37A7651E" w16cid:durableId="4298F470"/>
  <w16cid:commentId w16cid:paraId="55746C96" w16cid:durableId="5E93C086"/>
  <w16cid:commentId w16cid:paraId="042E22C8" w16cid:durableId="5B7AB9EF"/>
  <w16cid:commentId w16cid:paraId="16985B87" w16cid:durableId="32F9DDC7"/>
  <w16cid:commentId w16cid:paraId="7354D488" w16cid:durableId="39A13692"/>
  <w16cid:commentId w16cid:paraId="65967645" w16cid:durableId="0E3810CF"/>
  <w16cid:commentId w16cid:paraId="0FB1A086" w16cid:durableId="2C0E2C24"/>
  <w16cid:commentId w16cid:paraId="35129B98" w16cid:durableId="3E49B653"/>
  <w16cid:commentId w16cid:paraId="39BC327E" w16cid:durableId="49846E92"/>
  <w16cid:commentId w16cid:paraId="46F84FE4" w16cid:durableId="4D5385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nake-Mahl,Alina">
    <w15:presenceInfo w15:providerId="AD" w15:userId="S::as5494@drexel.edu::bf334678-cb8f-4bd7-809d-a20efc2104af"/>
  </w15:person>
  <w15:person w15:author="Rushovich,Tamara">
    <w15:presenceInfo w15:providerId="AD" w15:userId="S::tr842@drexel.edu::6ea65111-83b9-4405-a835-9ee949ba09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29"/>
    <w:rsid w:val="0001213A"/>
    <w:rsid w:val="00016115"/>
    <w:rsid w:val="0001770F"/>
    <w:rsid w:val="000222BA"/>
    <w:rsid w:val="00024CE5"/>
    <w:rsid w:val="0002782B"/>
    <w:rsid w:val="0003442D"/>
    <w:rsid w:val="00034B20"/>
    <w:rsid w:val="00045E20"/>
    <w:rsid w:val="00052A27"/>
    <w:rsid w:val="00062D29"/>
    <w:rsid w:val="00073182"/>
    <w:rsid w:val="0007518E"/>
    <w:rsid w:val="000830A5"/>
    <w:rsid w:val="000B4B4F"/>
    <w:rsid w:val="000C0F68"/>
    <w:rsid w:val="000C2DE8"/>
    <w:rsid w:val="000D436D"/>
    <w:rsid w:val="00112558"/>
    <w:rsid w:val="00116089"/>
    <w:rsid w:val="00116934"/>
    <w:rsid w:val="00123FDD"/>
    <w:rsid w:val="00125445"/>
    <w:rsid w:val="00133999"/>
    <w:rsid w:val="00151C97"/>
    <w:rsid w:val="0015361C"/>
    <w:rsid w:val="001570B8"/>
    <w:rsid w:val="00166E01"/>
    <w:rsid w:val="00171059"/>
    <w:rsid w:val="00194FB0"/>
    <w:rsid w:val="001A140D"/>
    <w:rsid w:val="001B3AF5"/>
    <w:rsid w:val="001C30AA"/>
    <w:rsid w:val="001C5F4C"/>
    <w:rsid w:val="001E1676"/>
    <w:rsid w:val="001E21E7"/>
    <w:rsid w:val="001F0629"/>
    <w:rsid w:val="001F207F"/>
    <w:rsid w:val="001F280E"/>
    <w:rsid w:val="001F2F36"/>
    <w:rsid w:val="001F4093"/>
    <w:rsid w:val="001F6B98"/>
    <w:rsid w:val="00202463"/>
    <w:rsid w:val="00237BA3"/>
    <w:rsid w:val="0024772E"/>
    <w:rsid w:val="0025386C"/>
    <w:rsid w:val="00276D19"/>
    <w:rsid w:val="002837D9"/>
    <w:rsid w:val="002871E9"/>
    <w:rsid w:val="002A6ABD"/>
    <w:rsid w:val="002A6F42"/>
    <w:rsid w:val="002B0C8A"/>
    <w:rsid w:val="002B75E3"/>
    <w:rsid w:val="002C59EC"/>
    <w:rsid w:val="002F06E3"/>
    <w:rsid w:val="00316A9E"/>
    <w:rsid w:val="00316ABC"/>
    <w:rsid w:val="0032137B"/>
    <w:rsid w:val="0032577B"/>
    <w:rsid w:val="00334B69"/>
    <w:rsid w:val="00341741"/>
    <w:rsid w:val="00345B83"/>
    <w:rsid w:val="0036027A"/>
    <w:rsid w:val="00362D95"/>
    <w:rsid w:val="00363A36"/>
    <w:rsid w:val="003644FC"/>
    <w:rsid w:val="00372E94"/>
    <w:rsid w:val="00377CD6"/>
    <w:rsid w:val="00391F9F"/>
    <w:rsid w:val="003B03E0"/>
    <w:rsid w:val="003C6291"/>
    <w:rsid w:val="003C73DC"/>
    <w:rsid w:val="003C7520"/>
    <w:rsid w:val="003C7A07"/>
    <w:rsid w:val="003D0208"/>
    <w:rsid w:val="003D31DD"/>
    <w:rsid w:val="003E11F3"/>
    <w:rsid w:val="003E57B4"/>
    <w:rsid w:val="004013DD"/>
    <w:rsid w:val="004054A4"/>
    <w:rsid w:val="00413A1F"/>
    <w:rsid w:val="0042086D"/>
    <w:rsid w:val="00424C2D"/>
    <w:rsid w:val="00425C0D"/>
    <w:rsid w:val="00430421"/>
    <w:rsid w:val="00446253"/>
    <w:rsid w:val="0044739C"/>
    <w:rsid w:val="00452363"/>
    <w:rsid w:val="0045286F"/>
    <w:rsid w:val="00483DB5"/>
    <w:rsid w:val="00497E6B"/>
    <w:rsid w:val="004A0EBD"/>
    <w:rsid w:val="004C38F1"/>
    <w:rsid w:val="004C5999"/>
    <w:rsid w:val="004D058C"/>
    <w:rsid w:val="004D2DAD"/>
    <w:rsid w:val="004D65CC"/>
    <w:rsid w:val="004D75DC"/>
    <w:rsid w:val="004F0E06"/>
    <w:rsid w:val="005020AF"/>
    <w:rsid w:val="00504FA9"/>
    <w:rsid w:val="00533904"/>
    <w:rsid w:val="00535704"/>
    <w:rsid w:val="00536DFC"/>
    <w:rsid w:val="0053798A"/>
    <w:rsid w:val="005511E8"/>
    <w:rsid w:val="0057413A"/>
    <w:rsid w:val="00574567"/>
    <w:rsid w:val="005836F5"/>
    <w:rsid w:val="00595838"/>
    <w:rsid w:val="005B6CE8"/>
    <w:rsid w:val="005D2636"/>
    <w:rsid w:val="005D62BC"/>
    <w:rsid w:val="005E26CA"/>
    <w:rsid w:val="005E6BD3"/>
    <w:rsid w:val="005E713D"/>
    <w:rsid w:val="0060452C"/>
    <w:rsid w:val="00606DE6"/>
    <w:rsid w:val="00607E4C"/>
    <w:rsid w:val="00611E33"/>
    <w:rsid w:val="0062707D"/>
    <w:rsid w:val="0063386A"/>
    <w:rsid w:val="00633CEB"/>
    <w:rsid w:val="00635646"/>
    <w:rsid w:val="00635A76"/>
    <w:rsid w:val="0064023C"/>
    <w:rsid w:val="00640518"/>
    <w:rsid w:val="00640ACA"/>
    <w:rsid w:val="006428A3"/>
    <w:rsid w:val="0064371A"/>
    <w:rsid w:val="00646F89"/>
    <w:rsid w:val="006616DC"/>
    <w:rsid w:val="00665B61"/>
    <w:rsid w:val="00666AE7"/>
    <w:rsid w:val="00680266"/>
    <w:rsid w:val="00682574"/>
    <w:rsid w:val="00686423"/>
    <w:rsid w:val="006A0BAD"/>
    <w:rsid w:val="006A2BAB"/>
    <w:rsid w:val="006B3FF8"/>
    <w:rsid w:val="006B5269"/>
    <w:rsid w:val="006C2873"/>
    <w:rsid w:val="006F218B"/>
    <w:rsid w:val="006F799D"/>
    <w:rsid w:val="007147C6"/>
    <w:rsid w:val="00717D7F"/>
    <w:rsid w:val="00730D77"/>
    <w:rsid w:val="00753462"/>
    <w:rsid w:val="00754417"/>
    <w:rsid w:val="007579B1"/>
    <w:rsid w:val="00780267"/>
    <w:rsid w:val="0078582C"/>
    <w:rsid w:val="00786E37"/>
    <w:rsid w:val="007B0A05"/>
    <w:rsid w:val="007C7F9E"/>
    <w:rsid w:val="007D4F01"/>
    <w:rsid w:val="007E6C60"/>
    <w:rsid w:val="007F0274"/>
    <w:rsid w:val="007F0889"/>
    <w:rsid w:val="007F3951"/>
    <w:rsid w:val="008039CB"/>
    <w:rsid w:val="00803A1F"/>
    <w:rsid w:val="008128A3"/>
    <w:rsid w:val="00816268"/>
    <w:rsid w:val="00840552"/>
    <w:rsid w:val="00843438"/>
    <w:rsid w:val="00855202"/>
    <w:rsid w:val="00877E79"/>
    <w:rsid w:val="00890A39"/>
    <w:rsid w:val="008B0270"/>
    <w:rsid w:val="008B5B3A"/>
    <w:rsid w:val="008E694D"/>
    <w:rsid w:val="008F2AEC"/>
    <w:rsid w:val="00901716"/>
    <w:rsid w:val="00905074"/>
    <w:rsid w:val="0090541B"/>
    <w:rsid w:val="00927D21"/>
    <w:rsid w:val="00944923"/>
    <w:rsid w:val="0095063E"/>
    <w:rsid w:val="00972B48"/>
    <w:rsid w:val="0098767F"/>
    <w:rsid w:val="009904B9"/>
    <w:rsid w:val="009913E3"/>
    <w:rsid w:val="00996429"/>
    <w:rsid w:val="009D307A"/>
    <w:rsid w:val="00A07927"/>
    <w:rsid w:val="00A07CB6"/>
    <w:rsid w:val="00A1195A"/>
    <w:rsid w:val="00A14162"/>
    <w:rsid w:val="00A260C8"/>
    <w:rsid w:val="00A33FB2"/>
    <w:rsid w:val="00A35323"/>
    <w:rsid w:val="00A360C6"/>
    <w:rsid w:val="00A64546"/>
    <w:rsid w:val="00A7096C"/>
    <w:rsid w:val="00A7768F"/>
    <w:rsid w:val="00A810BB"/>
    <w:rsid w:val="00A84BBF"/>
    <w:rsid w:val="00AB667C"/>
    <w:rsid w:val="00AC610F"/>
    <w:rsid w:val="00AF08CA"/>
    <w:rsid w:val="00AF1965"/>
    <w:rsid w:val="00AF33EC"/>
    <w:rsid w:val="00AF3A45"/>
    <w:rsid w:val="00AF61CC"/>
    <w:rsid w:val="00B02767"/>
    <w:rsid w:val="00B0343E"/>
    <w:rsid w:val="00B12D3B"/>
    <w:rsid w:val="00B15ADC"/>
    <w:rsid w:val="00B24071"/>
    <w:rsid w:val="00B27047"/>
    <w:rsid w:val="00B27230"/>
    <w:rsid w:val="00B319DA"/>
    <w:rsid w:val="00B33144"/>
    <w:rsid w:val="00B40D32"/>
    <w:rsid w:val="00B5448F"/>
    <w:rsid w:val="00B54B3D"/>
    <w:rsid w:val="00BC1013"/>
    <w:rsid w:val="00BC3B88"/>
    <w:rsid w:val="00BD4320"/>
    <w:rsid w:val="00BE1480"/>
    <w:rsid w:val="00BE2104"/>
    <w:rsid w:val="00BE697E"/>
    <w:rsid w:val="00BF07F5"/>
    <w:rsid w:val="00C1552C"/>
    <w:rsid w:val="00C22F94"/>
    <w:rsid w:val="00C232CF"/>
    <w:rsid w:val="00C2637C"/>
    <w:rsid w:val="00C3172C"/>
    <w:rsid w:val="00C37C01"/>
    <w:rsid w:val="00C53F72"/>
    <w:rsid w:val="00C61C8E"/>
    <w:rsid w:val="00CD7ED5"/>
    <w:rsid w:val="00CF3DA6"/>
    <w:rsid w:val="00D05983"/>
    <w:rsid w:val="00D21B5E"/>
    <w:rsid w:val="00D27189"/>
    <w:rsid w:val="00D30189"/>
    <w:rsid w:val="00D420F6"/>
    <w:rsid w:val="00D842A4"/>
    <w:rsid w:val="00DB45B4"/>
    <w:rsid w:val="00DC0FDF"/>
    <w:rsid w:val="00DC5CD5"/>
    <w:rsid w:val="00DC6CED"/>
    <w:rsid w:val="00DE72DD"/>
    <w:rsid w:val="00DF0781"/>
    <w:rsid w:val="00E134FD"/>
    <w:rsid w:val="00E14962"/>
    <w:rsid w:val="00E27127"/>
    <w:rsid w:val="00E30369"/>
    <w:rsid w:val="00E35338"/>
    <w:rsid w:val="00E44196"/>
    <w:rsid w:val="00E47AC7"/>
    <w:rsid w:val="00E56C65"/>
    <w:rsid w:val="00E65377"/>
    <w:rsid w:val="00E6795D"/>
    <w:rsid w:val="00E70797"/>
    <w:rsid w:val="00E82B2D"/>
    <w:rsid w:val="00E863BB"/>
    <w:rsid w:val="00EB0472"/>
    <w:rsid w:val="00EB1FB0"/>
    <w:rsid w:val="00EC1696"/>
    <w:rsid w:val="00EE0CB2"/>
    <w:rsid w:val="00EE6977"/>
    <w:rsid w:val="00EE7C0A"/>
    <w:rsid w:val="00EF418C"/>
    <w:rsid w:val="00EF7CCB"/>
    <w:rsid w:val="00F02A02"/>
    <w:rsid w:val="00F10931"/>
    <w:rsid w:val="00F11461"/>
    <w:rsid w:val="00F128EC"/>
    <w:rsid w:val="00F22F10"/>
    <w:rsid w:val="00F24F60"/>
    <w:rsid w:val="00F321FA"/>
    <w:rsid w:val="00F3733D"/>
    <w:rsid w:val="00F51521"/>
    <w:rsid w:val="00F74FD7"/>
    <w:rsid w:val="00F82138"/>
    <w:rsid w:val="00F85FBF"/>
    <w:rsid w:val="00F868CD"/>
    <w:rsid w:val="00FB00F7"/>
    <w:rsid w:val="00FD378A"/>
    <w:rsid w:val="00FF170B"/>
    <w:rsid w:val="00FF1F5F"/>
    <w:rsid w:val="0355FEEE"/>
    <w:rsid w:val="0863389A"/>
    <w:rsid w:val="0A68D928"/>
    <w:rsid w:val="0BDC8901"/>
    <w:rsid w:val="0BF9D282"/>
    <w:rsid w:val="132FE4B0"/>
    <w:rsid w:val="14A42387"/>
    <w:rsid w:val="1865B458"/>
    <w:rsid w:val="18CB005D"/>
    <w:rsid w:val="1BAD610A"/>
    <w:rsid w:val="1E9E8453"/>
    <w:rsid w:val="1ED5D0BC"/>
    <w:rsid w:val="267A950D"/>
    <w:rsid w:val="287F3378"/>
    <w:rsid w:val="2A157C58"/>
    <w:rsid w:val="3C974077"/>
    <w:rsid w:val="3F5160F6"/>
    <w:rsid w:val="402E1E0E"/>
    <w:rsid w:val="41DA34BB"/>
    <w:rsid w:val="4664801F"/>
    <w:rsid w:val="4C704BC6"/>
    <w:rsid w:val="4CE04077"/>
    <w:rsid w:val="4E9D3372"/>
    <w:rsid w:val="52EC9E66"/>
    <w:rsid w:val="533ABF88"/>
    <w:rsid w:val="53F9BF5A"/>
    <w:rsid w:val="55E8A668"/>
    <w:rsid w:val="566A8AE7"/>
    <w:rsid w:val="57677DD6"/>
    <w:rsid w:val="5E17604D"/>
    <w:rsid w:val="5E5AC561"/>
    <w:rsid w:val="61A8C588"/>
    <w:rsid w:val="63A83267"/>
    <w:rsid w:val="64DC86C0"/>
    <w:rsid w:val="6EB3054C"/>
    <w:rsid w:val="720A7629"/>
    <w:rsid w:val="72B21EB1"/>
    <w:rsid w:val="74FCAD6F"/>
    <w:rsid w:val="773D4CBB"/>
    <w:rsid w:val="798746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42C47F"/>
  <w15:chartTrackingRefBased/>
  <w15:docId w15:val="{0750A3D8-115C-404E-BCA4-6D23E3972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29"/>
    <w:rPr>
      <w:rFonts w:eastAsiaTheme="majorEastAsia" w:cstheme="majorBidi"/>
      <w:color w:val="272727" w:themeColor="text1" w:themeTint="D8"/>
    </w:rPr>
  </w:style>
  <w:style w:type="paragraph" w:styleId="Title">
    <w:name w:val="Title"/>
    <w:basedOn w:val="Normal"/>
    <w:next w:val="Normal"/>
    <w:link w:val="TitleChar"/>
    <w:uiPriority w:val="10"/>
    <w:qFormat/>
    <w:rsid w:val="00996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29"/>
    <w:pPr>
      <w:spacing w:before="160"/>
      <w:jc w:val="center"/>
    </w:pPr>
    <w:rPr>
      <w:i/>
      <w:iCs/>
      <w:color w:val="404040" w:themeColor="text1" w:themeTint="BF"/>
    </w:rPr>
  </w:style>
  <w:style w:type="character" w:customStyle="1" w:styleId="QuoteChar">
    <w:name w:val="Quote Char"/>
    <w:basedOn w:val="DefaultParagraphFont"/>
    <w:link w:val="Quote"/>
    <w:uiPriority w:val="29"/>
    <w:rsid w:val="00996429"/>
    <w:rPr>
      <w:i/>
      <w:iCs/>
      <w:color w:val="404040" w:themeColor="text1" w:themeTint="BF"/>
    </w:rPr>
  </w:style>
  <w:style w:type="paragraph" w:styleId="ListParagraph">
    <w:name w:val="List Paragraph"/>
    <w:basedOn w:val="Normal"/>
    <w:uiPriority w:val="34"/>
    <w:qFormat/>
    <w:rsid w:val="00996429"/>
    <w:pPr>
      <w:ind w:left="720"/>
      <w:contextualSpacing/>
    </w:pPr>
  </w:style>
  <w:style w:type="character" w:styleId="IntenseEmphasis">
    <w:name w:val="Intense Emphasis"/>
    <w:basedOn w:val="DefaultParagraphFont"/>
    <w:uiPriority w:val="21"/>
    <w:qFormat/>
    <w:rsid w:val="00996429"/>
    <w:rPr>
      <w:i/>
      <w:iCs/>
      <w:color w:val="0F4761" w:themeColor="accent1" w:themeShade="BF"/>
    </w:rPr>
  </w:style>
  <w:style w:type="paragraph" w:styleId="IntenseQuote">
    <w:name w:val="Intense Quote"/>
    <w:basedOn w:val="Normal"/>
    <w:next w:val="Normal"/>
    <w:link w:val="IntenseQuoteChar"/>
    <w:uiPriority w:val="30"/>
    <w:qFormat/>
    <w:rsid w:val="00996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429"/>
    <w:rPr>
      <w:i/>
      <w:iCs/>
      <w:color w:val="0F4761" w:themeColor="accent1" w:themeShade="BF"/>
    </w:rPr>
  </w:style>
  <w:style w:type="character" w:styleId="IntenseReference">
    <w:name w:val="Intense Reference"/>
    <w:basedOn w:val="DefaultParagraphFont"/>
    <w:uiPriority w:val="32"/>
    <w:qFormat/>
    <w:rsid w:val="00996429"/>
    <w:rPr>
      <w:b/>
      <w:bCs/>
      <w:smallCaps/>
      <w:color w:val="0F4761" w:themeColor="accent1" w:themeShade="BF"/>
      <w:spacing w:val="5"/>
    </w:rPr>
  </w:style>
  <w:style w:type="character" w:styleId="Hyperlink">
    <w:name w:val="Hyperlink"/>
    <w:basedOn w:val="DefaultParagraphFont"/>
    <w:uiPriority w:val="99"/>
    <w:unhideWhenUsed/>
    <w:rsid w:val="00996429"/>
    <w:rPr>
      <w:color w:val="467886" w:themeColor="hyperlink"/>
      <w:u w:val="single"/>
    </w:rPr>
  </w:style>
  <w:style w:type="character" w:styleId="UnresolvedMention">
    <w:name w:val="Unresolved Mention"/>
    <w:basedOn w:val="DefaultParagraphFont"/>
    <w:uiPriority w:val="99"/>
    <w:semiHidden/>
    <w:unhideWhenUsed/>
    <w:rsid w:val="00996429"/>
    <w:rPr>
      <w:color w:val="605E5C"/>
      <w:shd w:val="clear" w:color="auto" w:fill="E1DFDD"/>
    </w:rPr>
  </w:style>
  <w:style w:type="character" w:styleId="FollowedHyperlink">
    <w:name w:val="FollowedHyperlink"/>
    <w:basedOn w:val="DefaultParagraphFont"/>
    <w:uiPriority w:val="99"/>
    <w:semiHidden/>
    <w:unhideWhenUsed/>
    <w:rsid w:val="00996429"/>
    <w:rPr>
      <w:color w:val="96607D" w:themeColor="followedHyperlink"/>
      <w:u w:val="single"/>
    </w:rPr>
  </w:style>
  <w:style w:type="table" w:styleId="TableGrid">
    <w:name w:val="Table Grid"/>
    <w:basedOn w:val="TableNormal"/>
    <w:uiPriority w:val="39"/>
    <w:rsid w:val="00CF3D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91F9F"/>
    <w:rPr>
      <w:b/>
      <w:bCs/>
    </w:rPr>
  </w:style>
  <w:style w:type="character" w:customStyle="1" w:styleId="CommentSubjectChar">
    <w:name w:val="Comment Subject Char"/>
    <w:basedOn w:val="CommentTextChar"/>
    <w:link w:val="CommentSubject"/>
    <w:uiPriority w:val="99"/>
    <w:semiHidden/>
    <w:rsid w:val="00391F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6abc.com/post/data-investigation-health-inequity-insurance-care/11057753/"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congressionaldistricthealthdashboard.org/" TargetMode="External"/><Relationship Id="rId13" Type="http://schemas.microsoft.com/office/2011/relationships/commentsExtended" Target="commentsExtended.xml"/><Relationship Id="rId18" Type="http://schemas.openxmlformats.org/officeDocument/2006/relationships/image" Target="media/image1.png"/><Relationship Id="rId26" Type="http://schemas.openxmlformats.org/officeDocument/2006/relationships/hyperlink" Target="https://bmcpublichealth.biomedcentral.com/articles/10.1186/s12889-025-22221-5" TargetMode="External"/><Relationship Id="rId3" Type="http://schemas.openxmlformats.org/officeDocument/2006/relationships/webSettings" Target="webSettings.xml"/><Relationship Id="rId21" Type="http://schemas.openxmlformats.org/officeDocument/2006/relationships/image" Target="media/image4.png"/><Relationship Id="rId7" Type="http://schemas.openxmlformats.org/officeDocument/2006/relationships/hyperlink" Target="https://gis.harvard.edu/covid-19-across-united-states-congressional-districts" TargetMode="External"/><Relationship Id="rId12" Type="http://schemas.openxmlformats.org/officeDocument/2006/relationships/comments" Target="comments.xml"/><Relationship Id="rId17" Type="http://schemas.openxmlformats.org/officeDocument/2006/relationships/hyperlink" Target="http://www.rvadirt.com/s/RVA-Health-Inequality-by-District.pdf" TargetMode="External"/><Relationship Id="rId25" Type="http://schemas.openxmlformats.org/officeDocument/2006/relationships/hyperlink" Target="https://pubmed.ncbi.nlm.nih.gov/39190647/" TargetMode="External"/><Relationship Id="rId2" Type="http://schemas.openxmlformats.org/officeDocument/2006/relationships/settings" Target="settings.xml"/><Relationship Id="rId16" Type="http://schemas.openxmlformats.org/officeDocument/2006/relationships/hyperlink" Target="https://drexel-uhc.github.io/philadelphia-council-districts-and-health/?metric=hs_grad_pct"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ubmed.ncbi.nlm.nih.gov/37159301/" TargetMode="External"/><Relationship Id="rId11" Type="http://schemas.openxmlformats.org/officeDocument/2006/relationships/hyperlink" Target="https://pubmed.ncbi.nlm.nih.gov/36711902/" TargetMode="External"/><Relationship Id="rId24" Type="http://schemas.openxmlformats.org/officeDocument/2006/relationships/hyperlink" Target="https://www.sciencedirect.com/science/article/pii/S1618866716301182" TargetMode="External"/><Relationship Id="rId5" Type="http://schemas.openxmlformats.org/officeDocument/2006/relationships/hyperlink" Target="https://pmc.ncbi.nlm.nih.gov/articles/PMC6085036/" TargetMode="External"/><Relationship Id="rId15" Type="http://schemas.microsoft.com/office/2018/08/relationships/commentsExtensible" Target="commentsExtensible.xml"/><Relationship Id="rId23" Type="http://schemas.openxmlformats.org/officeDocument/2006/relationships/hyperlink" Target="https://www.thelancet.com/journals/lanplh/article/PIIS2542-5196(20)30058-9/fulltext" TargetMode="External"/><Relationship Id="rId28" Type="http://schemas.microsoft.com/office/2011/relationships/people" Target="people.xml"/><Relationship Id="rId10" Type="http://schemas.openxmlformats.org/officeDocument/2006/relationships/hyperlink" Target="https://www.sciencedirect.com/science/article/pii/S2352827323001763" TargetMode="External"/><Relationship Id="rId19" Type="http://schemas.openxmlformats.org/officeDocument/2006/relationships/image" Target="media/image2.png"/><Relationship Id="rId4" Type="http://schemas.openxmlformats.org/officeDocument/2006/relationships/hyperlink" Target="https://ajph.aphapublications.org/doi/10.2105/AJPH.2021.306708" TargetMode="External"/><Relationship Id="rId9" Type="http://schemas.openxmlformats.org/officeDocument/2006/relationships/hyperlink" Target="https://academic.oup.com/aje/article/193/7/1040/7614342" TargetMode="External"/><Relationship Id="rId14" Type="http://schemas.microsoft.com/office/2016/09/relationships/commentsIds" Target="commentsIds.xml"/><Relationship Id="rId22" Type="http://schemas.openxmlformats.org/officeDocument/2006/relationships/hyperlink" Target="https://pmc.ncbi.nlm.nih.gov/articles/PMC586022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2037</Words>
  <Characters>11617</Characters>
  <Application>Microsoft Office Word</Application>
  <DocSecurity>0</DocSecurity>
  <Lines>96</Lines>
  <Paragraphs>27</Paragraphs>
  <ScaleCrop>false</ScaleCrop>
  <Company/>
  <LinksUpToDate>false</LinksUpToDate>
  <CharactersWithSpaces>13627</CharactersWithSpaces>
  <SharedDoc>false</SharedDoc>
  <HLinks>
    <vt:vector size="18" baseType="variant">
      <vt:variant>
        <vt:i4>2883634</vt:i4>
      </vt:variant>
      <vt:variant>
        <vt:i4>6</vt:i4>
      </vt:variant>
      <vt:variant>
        <vt:i4>0</vt:i4>
      </vt:variant>
      <vt:variant>
        <vt:i4>5</vt:i4>
      </vt:variant>
      <vt:variant>
        <vt:lpwstr>http://www.rvadirt.com/s/RVA-Health-Inequality-by-District.pdf</vt:lpwstr>
      </vt:variant>
      <vt:variant>
        <vt:lpwstr/>
      </vt:variant>
      <vt:variant>
        <vt:i4>4915280</vt:i4>
      </vt:variant>
      <vt:variant>
        <vt:i4>3</vt:i4>
      </vt:variant>
      <vt:variant>
        <vt:i4>0</vt:i4>
      </vt:variant>
      <vt:variant>
        <vt:i4>5</vt:i4>
      </vt:variant>
      <vt:variant>
        <vt:lpwstr>https://drexel-uhc.github.io/philadelphia-council-districts-and-health/?metric=hs_grad_pct</vt:lpwstr>
      </vt:variant>
      <vt:variant>
        <vt:lpwstr/>
      </vt:variant>
      <vt:variant>
        <vt:i4>3801193</vt:i4>
      </vt:variant>
      <vt:variant>
        <vt:i4>0</vt:i4>
      </vt:variant>
      <vt:variant>
        <vt:i4>0</vt:i4>
      </vt:variant>
      <vt:variant>
        <vt:i4>5</vt:i4>
      </vt:variant>
      <vt:variant>
        <vt:lpwstr>https://ajph.aphapublications.org/doi/10.2105/AJPH.2021.306708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Rushovich,Tamara</dc:creator>
  <cp:keywords/>
  <dc:description/>
  <cp:lastModifiedBy>Rushovich,Tamara</cp:lastModifiedBy>
  <cp:revision>150</cp:revision>
  <dcterms:created xsi:type="dcterms:W3CDTF">2025-07-10T20:50:00Z</dcterms:created>
  <dcterms:modified xsi:type="dcterms:W3CDTF">2025-08-11T16:29:00Z</dcterms:modified>
</cp:coreProperties>
</file>