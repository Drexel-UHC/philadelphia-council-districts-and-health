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09E7E96" w14:textId="5722ABA5" w:rsidR="00E42238" w:rsidRDefault="00E42238" w:rsidP="00E42238">
      <w:pPr>
        <w:rPr>
          <w:rFonts w:ascii="Times New Roman" w:hAnsi="Times New Roman" w:cs="Times New Roman"/>
          <w:color w:val="222222"/>
          <w:sz w:val="20"/>
          <w:szCs w:val="20"/>
          <w:shd w:val="clear" w:color="auto" w:fill="FFFFFF"/>
        </w:rPr>
      </w:pPr>
      <w:r>
        <w:rPr>
          <w:rFonts w:ascii="Times New Roman" w:hAnsi="Times New Roman" w:cs="Times New Roman"/>
          <w:color w:val="222222"/>
          <w:sz w:val="20"/>
          <w:szCs w:val="20"/>
          <w:shd w:val="clear" w:color="auto" w:fill="FFFFFF"/>
        </w:rPr>
        <w:t>Dear Editor,</w:t>
      </w:r>
    </w:p>
    <w:p w14:paraId="766CBFE4" w14:textId="450A8BB5" w:rsidR="00E42238" w:rsidRDefault="0005592E" w:rsidP="00E42238">
      <w:pPr>
        <w:rPr>
          <w:rFonts w:ascii="Times New Roman" w:hAnsi="Times New Roman" w:cs="Times New Roman"/>
          <w:color w:val="222222"/>
          <w:sz w:val="20"/>
          <w:szCs w:val="20"/>
        </w:rPr>
      </w:pPr>
      <w:r w:rsidRPr="00DA40E8">
        <w:rPr>
          <w:rFonts w:ascii="Times New Roman" w:hAnsi="Times New Roman" w:cs="Times New Roman"/>
          <w:color w:val="222222"/>
          <w:sz w:val="20"/>
          <w:szCs w:val="20"/>
          <w:shd w:val="clear" w:color="auto" w:fill="FFFFFF"/>
        </w:rPr>
        <w:t>Thank you for the opportunity to revise our manuscript. We have made edits based on the comments of the three reviewers</w:t>
      </w:r>
      <w:r w:rsidR="007E7C98" w:rsidRPr="00DA40E8">
        <w:rPr>
          <w:rFonts w:ascii="Times New Roman" w:hAnsi="Times New Roman" w:cs="Times New Roman"/>
          <w:color w:val="222222"/>
          <w:sz w:val="20"/>
          <w:szCs w:val="20"/>
          <w:shd w:val="clear" w:color="auto" w:fill="FFFFFF"/>
        </w:rPr>
        <w:t>. Overall, we have added some references to international examples of similar work, clarifies the methods, limitations and conclusions. See detailed responses below.</w:t>
      </w:r>
      <w:r w:rsidR="0000619B" w:rsidRPr="00DA40E8">
        <w:rPr>
          <w:rFonts w:ascii="Times New Roman" w:hAnsi="Times New Roman" w:cs="Times New Roman"/>
          <w:color w:val="222222"/>
          <w:sz w:val="20"/>
          <w:szCs w:val="20"/>
        </w:rPr>
        <w:br/>
      </w:r>
    </w:p>
    <w:p w14:paraId="31FE66F8" w14:textId="2F76AA37" w:rsidR="0000619B" w:rsidRPr="00E42238" w:rsidRDefault="0000619B" w:rsidP="00E42238">
      <w:pPr>
        <w:rPr>
          <w:rFonts w:ascii="Times New Roman" w:hAnsi="Times New Roman" w:cs="Times New Roman"/>
          <w:color w:val="222222"/>
          <w:sz w:val="20"/>
          <w:szCs w:val="20"/>
        </w:rPr>
      </w:pPr>
      <w:r w:rsidRPr="00DA40E8">
        <w:rPr>
          <w:rFonts w:ascii="Times New Roman" w:hAnsi="Times New Roman" w:cs="Times New Roman"/>
          <w:color w:val="222222"/>
          <w:sz w:val="20"/>
          <w:szCs w:val="20"/>
        </w:rPr>
        <w:br/>
      </w:r>
      <w:r w:rsidRPr="00DA40E8">
        <w:rPr>
          <w:rFonts w:ascii="Times New Roman" w:hAnsi="Times New Roman" w:cs="Times New Roman"/>
          <w:b/>
          <w:bCs/>
          <w:color w:val="222222"/>
          <w:sz w:val="20"/>
          <w:szCs w:val="20"/>
          <w:shd w:val="clear" w:color="auto" w:fill="FFFFFF"/>
        </w:rPr>
        <w:t>Reviewer #1:</w:t>
      </w:r>
      <w:r w:rsidRPr="00DA40E8">
        <w:rPr>
          <w:rFonts w:ascii="Times New Roman" w:hAnsi="Times New Roman" w:cs="Times New Roman"/>
          <w:color w:val="222222"/>
          <w:sz w:val="20"/>
          <w:szCs w:val="20"/>
          <w:shd w:val="clear" w:color="auto" w:fill="FFFFFF"/>
        </w:rPr>
        <w:t xml:space="preserve"> </w:t>
      </w:r>
    </w:p>
    <w:p w14:paraId="136F9FCB" w14:textId="77777777" w:rsidR="0000619B" w:rsidRPr="00DA40E8" w:rsidRDefault="0000619B">
      <w:pPr>
        <w:rPr>
          <w:rFonts w:ascii="Times New Roman" w:hAnsi="Times New Roman" w:cs="Times New Roman"/>
          <w:color w:val="222222"/>
          <w:sz w:val="20"/>
          <w:szCs w:val="20"/>
          <w:shd w:val="clear" w:color="auto" w:fill="FFFFFF"/>
        </w:rPr>
      </w:pPr>
      <w:r w:rsidRPr="00DA40E8">
        <w:rPr>
          <w:rFonts w:ascii="Times New Roman" w:hAnsi="Times New Roman" w:cs="Times New Roman"/>
          <w:color w:val="222222"/>
          <w:sz w:val="20"/>
          <w:szCs w:val="20"/>
          <w:shd w:val="clear" w:color="auto" w:fill="FFFFFF"/>
        </w:rPr>
        <w:t xml:space="preserve">The study focuses on the American context and city council level health metrics. The Introduction and the article on the whole </w:t>
      </w:r>
      <w:proofErr w:type="gramStart"/>
      <w:r w:rsidRPr="00DA40E8">
        <w:rPr>
          <w:rFonts w:ascii="Times New Roman" w:hAnsi="Times New Roman" w:cs="Times New Roman"/>
          <w:color w:val="222222"/>
          <w:sz w:val="20"/>
          <w:szCs w:val="20"/>
          <w:shd w:val="clear" w:color="auto" w:fill="FFFFFF"/>
        </w:rPr>
        <w:t>is</w:t>
      </w:r>
      <w:proofErr w:type="gramEnd"/>
      <w:r w:rsidRPr="00DA40E8">
        <w:rPr>
          <w:rFonts w:ascii="Times New Roman" w:hAnsi="Times New Roman" w:cs="Times New Roman"/>
          <w:color w:val="222222"/>
          <w:sz w:val="20"/>
          <w:szCs w:val="20"/>
          <w:shd w:val="clear" w:color="auto" w:fill="FFFFFF"/>
        </w:rPr>
        <w:t xml:space="preserve"> </w:t>
      </w:r>
      <w:proofErr w:type="gramStart"/>
      <w:r w:rsidRPr="00DA40E8">
        <w:rPr>
          <w:rFonts w:ascii="Times New Roman" w:hAnsi="Times New Roman" w:cs="Times New Roman"/>
          <w:color w:val="222222"/>
          <w:sz w:val="20"/>
          <w:szCs w:val="20"/>
          <w:shd w:val="clear" w:color="auto" w:fill="FFFFFF"/>
        </w:rPr>
        <w:t>short, and</w:t>
      </w:r>
      <w:proofErr w:type="gramEnd"/>
      <w:r w:rsidRPr="00DA40E8">
        <w:rPr>
          <w:rFonts w:ascii="Times New Roman" w:hAnsi="Times New Roman" w:cs="Times New Roman"/>
          <w:color w:val="222222"/>
          <w:sz w:val="20"/>
          <w:szCs w:val="20"/>
          <w:shd w:val="clear" w:color="auto" w:fill="FFFFFF"/>
        </w:rPr>
        <w:t xml:space="preserve"> hence misses key and relevant literature from international examples that include those that focus on council level data such as the extensive literature examining context and the use of administrative boundaries for use in studies examining health and environmental influences. None are mentioned, the authors could review the work of Clark et al (2014), </w:t>
      </w:r>
      <w:proofErr w:type="spellStart"/>
      <w:r w:rsidRPr="00DA40E8">
        <w:rPr>
          <w:rFonts w:ascii="Times New Roman" w:hAnsi="Times New Roman" w:cs="Times New Roman"/>
          <w:color w:val="222222"/>
          <w:sz w:val="20"/>
          <w:szCs w:val="20"/>
          <w:shd w:val="clear" w:color="auto" w:fill="FFFFFF"/>
        </w:rPr>
        <w:t>Mavoa</w:t>
      </w:r>
      <w:proofErr w:type="spellEnd"/>
      <w:r w:rsidRPr="00DA40E8">
        <w:rPr>
          <w:rFonts w:ascii="Times New Roman" w:hAnsi="Times New Roman" w:cs="Times New Roman"/>
          <w:color w:val="222222"/>
          <w:sz w:val="20"/>
          <w:szCs w:val="20"/>
          <w:shd w:val="clear" w:color="auto" w:fill="FFFFFF"/>
        </w:rPr>
        <w:t xml:space="preserve"> et al (2019) among others, see References below.</w:t>
      </w:r>
    </w:p>
    <w:tbl>
      <w:tblPr>
        <w:tblStyle w:val="TableGrid"/>
        <w:tblW w:w="0" w:type="auto"/>
        <w:tblLook w:val="04A0" w:firstRow="1" w:lastRow="0" w:firstColumn="1" w:lastColumn="0" w:noHBand="0" w:noVBand="1"/>
      </w:tblPr>
      <w:tblGrid>
        <w:gridCol w:w="9350"/>
      </w:tblGrid>
      <w:tr w:rsidR="00584B81" w:rsidRPr="00DA40E8" w14:paraId="72F22DA4" w14:textId="77777777" w:rsidTr="00584B81">
        <w:tc>
          <w:tcPr>
            <w:tcW w:w="9350" w:type="dxa"/>
          </w:tcPr>
          <w:p w14:paraId="36BA64E9" w14:textId="25AB2673" w:rsidR="00064D52" w:rsidRPr="00DA40E8" w:rsidRDefault="005E5BC2">
            <w:pPr>
              <w:rPr>
                <w:rFonts w:ascii="Times New Roman" w:hAnsi="Times New Roman" w:cs="Times New Roman"/>
                <w:color w:val="222222"/>
                <w:sz w:val="20"/>
                <w:szCs w:val="20"/>
                <w:shd w:val="clear" w:color="auto" w:fill="FFFFFF"/>
              </w:rPr>
            </w:pPr>
            <w:r w:rsidRPr="00DA40E8">
              <w:rPr>
                <w:rFonts w:ascii="Times New Roman" w:hAnsi="Times New Roman" w:cs="Times New Roman"/>
                <w:b/>
                <w:bCs/>
                <w:color w:val="222222"/>
                <w:sz w:val="20"/>
                <w:szCs w:val="20"/>
                <w:shd w:val="clear" w:color="auto" w:fill="FFFFFF"/>
              </w:rPr>
              <w:t>Response</w:t>
            </w:r>
            <w:r w:rsidRPr="00DA40E8">
              <w:rPr>
                <w:rFonts w:ascii="Times New Roman" w:hAnsi="Times New Roman" w:cs="Times New Roman"/>
                <w:color w:val="222222"/>
                <w:sz w:val="20"/>
                <w:szCs w:val="20"/>
                <w:shd w:val="clear" w:color="auto" w:fill="FFFFFF"/>
              </w:rPr>
              <w:t xml:space="preserve">: </w:t>
            </w:r>
            <w:r w:rsidR="00976C1F" w:rsidRPr="00DA40E8">
              <w:rPr>
                <w:rFonts w:ascii="Times New Roman" w:hAnsi="Times New Roman" w:cs="Times New Roman"/>
                <w:color w:val="222222"/>
                <w:sz w:val="20"/>
                <w:szCs w:val="20"/>
                <w:shd w:val="clear" w:color="auto" w:fill="FFFFFF"/>
              </w:rPr>
              <w:t xml:space="preserve">Thank you for this point. </w:t>
            </w:r>
            <w:r w:rsidR="005074BC" w:rsidRPr="00DA40E8">
              <w:rPr>
                <w:rFonts w:ascii="Times New Roman" w:hAnsi="Times New Roman" w:cs="Times New Roman"/>
                <w:color w:val="222222"/>
                <w:sz w:val="20"/>
                <w:szCs w:val="20"/>
                <w:shd w:val="clear" w:color="auto" w:fill="FFFFFF"/>
              </w:rPr>
              <w:t xml:space="preserve">The focus of </w:t>
            </w:r>
            <w:r w:rsidR="005B2674" w:rsidRPr="00DA40E8">
              <w:rPr>
                <w:rFonts w:ascii="Times New Roman" w:hAnsi="Times New Roman" w:cs="Times New Roman"/>
                <w:color w:val="222222"/>
                <w:sz w:val="20"/>
                <w:szCs w:val="20"/>
                <w:shd w:val="clear" w:color="auto" w:fill="FFFFFF"/>
              </w:rPr>
              <w:t>our</w:t>
            </w:r>
            <w:r w:rsidR="005074BC" w:rsidRPr="00DA40E8">
              <w:rPr>
                <w:rFonts w:ascii="Times New Roman" w:hAnsi="Times New Roman" w:cs="Times New Roman"/>
                <w:color w:val="222222"/>
                <w:sz w:val="20"/>
                <w:szCs w:val="20"/>
                <w:shd w:val="clear" w:color="auto" w:fill="FFFFFF"/>
              </w:rPr>
              <w:t xml:space="preserve"> study is to use Philadelphia as a case study to look at the feasibility and utility of investigating and reporting public health metrics at the city council district level. We</w:t>
            </w:r>
            <w:r w:rsidR="00A82953" w:rsidRPr="00DA40E8">
              <w:rPr>
                <w:rFonts w:ascii="Times New Roman" w:hAnsi="Times New Roman" w:cs="Times New Roman"/>
                <w:color w:val="222222"/>
                <w:sz w:val="20"/>
                <w:szCs w:val="20"/>
                <w:shd w:val="clear" w:color="auto" w:fill="FFFFFF"/>
              </w:rPr>
              <w:t xml:space="preserve"> focus on</w:t>
            </w:r>
            <w:r w:rsidR="005074BC" w:rsidRPr="00DA40E8">
              <w:rPr>
                <w:rFonts w:ascii="Times New Roman" w:hAnsi="Times New Roman" w:cs="Times New Roman"/>
                <w:color w:val="222222"/>
                <w:sz w:val="20"/>
                <w:szCs w:val="20"/>
                <w:shd w:val="clear" w:color="auto" w:fill="FFFFFF"/>
              </w:rPr>
              <w:t xml:space="preserve"> </w:t>
            </w:r>
            <w:r w:rsidR="00A82953" w:rsidRPr="00DA40E8">
              <w:rPr>
                <w:rFonts w:ascii="Times New Roman" w:hAnsi="Times New Roman" w:cs="Times New Roman"/>
                <w:color w:val="222222"/>
                <w:sz w:val="20"/>
                <w:szCs w:val="20"/>
                <w:shd w:val="clear" w:color="auto" w:fill="FFFFFF"/>
              </w:rPr>
              <w:t>the merits and necessary consideration of using city council districts</w:t>
            </w:r>
            <w:r w:rsidR="002C33D6" w:rsidRPr="00DA40E8">
              <w:rPr>
                <w:rFonts w:ascii="Times New Roman" w:hAnsi="Times New Roman" w:cs="Times New Roman"/>
                <w:color w:val="222222"/>
                <w:sz w:val="20"/>
                <w:szCs w:val="20"/>
                <w:shd w:val="clear" w:color="auto" w:fill="FFFFFF"/>
              </w:rPr>
              <w:t xml:space="preserve">, rather than comparing </w:t>
            </w:r>
            <w:r w:rsidR="00A82953" w:rsidRPr="00DA40E8">
              <w:rPr>
                <w:rFonts w:ascii="Times New Roman" w:hAnsi="Times New Roman" w:cs="Times New Roman"/>
                <w:color w:val="222222"/>
                <w:sz w:val="20"/>
                <w:szCs w:val="20"/>
                <w:shd w:val="clear" w:color="auto" w:fill="FFFFFF"/>
              </w:rPr>
              <w:t xml:space="preserve"> </w:t>
            </w:r>
            <w:r w:rsidR="0061590B" w:rsidRPr="00DA40E8">
              <w:rPr>
                <w:rFonts w:ascii="Times New Roman" w:hAnsi="Times New Roman" w:cs="Times New Roman"/>
                <w:color w:val="222222"/>
                <w:sz w:val="20"/>
                <w:szCs w:val="20"/>
                <w:shd w:val="clear" w:color="auto" w:fill="FFFFFF"/>
              </w:rPr>
              <w:t>administrative boundaries</w:t>
            </w:r>
            <w:r w:rsidR="002C33D6" w:rsidRPr="00DA40E8">
              <w:rPr>
                <w:rFonts w:ascii="Times New Roman" w:hAnsi="Times New Roman" w:cs="Times New Roman"/>
                <w:color w:val="222222"/>
                <w:sz w:val="20"/>
                <w:szCs w:val="20"/>
                <w:shd w:val="clear" w:color="auto" w:fill="FFFFFF"/>
              </w:rPr>
              <w:t>.</w:t>
            </w:r>
            <w:r w:rsidR="001048A7" w:rsidRPr="00DA40E8">
              <w:rPr>
                <w:rFonts w:ascii="Times New Roman" w:hAnsi="Times New Roman" w:cs="Times New Roman"/>
                <w:color w:val="222222"/>
                <w:sz w:val="20"/>
                <w:szCs w:val="20"/>
                <w:shd w:val="clear" w:color="auto" w:fill="FFFFFF"/>
              </w:rPr>
              <w:t xml:space="preserve"> </w:t>
            </w:r>
            <w:r w:rsidR="003F6AB8" w:rsidRPr="00DA40E8">
              <w:rPr>
                <w:rFonts w:ascii="Times New Roman" w:hAnsi="Times New Roman" w:cs="Times New Roman"/>
                <w:color w:val="222222"/>
                <w:sz w:val="20"/>
                <w:szCs w:val="20"/>
                <w:shd w:val="clear" w:color="auto" w:fill="FFFFFF"/>
              </w:rPr>
              <w:t>However, we have included reference</w:t>
            </w:r>
            <w:r w:rsidR="0010479A" w:rsidRPr="00DA40E8">
              <w:rPr>
                <w:rFonts w:ascii="Times New Roman" w:hAnsi="Times New Roman" w:cs="Times New Roman"/>
                <w:color w:val="222222"/>
                <w:sz w:val="20"/>
                <w:szCs w:val="20"/>
                <w:shd w:val="clear" w:color="auto" w:fill="FFFFFF"/>
              </w:rPr>
              <w:t>s</w:t>
            </w:r>
            <w:r w:rsidR="003F6AB8" w:rsidRPr="00DA40E8">
              <w:rPr>
                <w:rFonts w:ascii="Times New Roman" w:hAnsi="Times New Roman" w:cs="Times New Roman"/>
                <w:color w:val="222222"/>
                <w:sz w:val="20"/>
                <w:szCs w:val="20"/>
                <w:shd w:val="clear" w:color="auto" w:fill="FFFFFF"/>
              </w:rPr>
              <w:t xml:space="preserve"> to the </w:t>
            </w:r>
            <w:r w:rsidR="0010479A" w:rsidRPr="00DA40E8">
              <w:rPr>
                <w:rFonts w:ascii="Times New Roman" w:hAnsi="Times New Roman" w:cs="Times New Roman"/>
                <w:color w:val="222222"/>
                <w:sz w:val="20"/>
                <w:szCs w:val="20"/>
                <w:shd w:val="clear" w:color="auto" w:fill="FFFFFF"/>
              </w:rPr>
              <w:t>suggested literature in the introduction to ensure that we acknowledge this important additional work</w:t>
            </w:r>
            <w:r w:rsidR="00064D52" w:rsidRPr="00DA40E8">
              <w:rPr>
                <w:rFonts w:ascii="Times New Roman" w:hAnsi="Times New Roman" w:cs="Times New Roman"/>
                <w:color w:val="222222"/>
                <w:sz w:val="20"/>
                <w:szCs w:val="20"/>
                <w:shd w:val="clear" w:color="auto" w:fill="FFFFFF"/>
              </w:rPr>
              <w:t>:</w:t>
            </w:r>
          </w:p>
          <w:p w14:paraId="52D94441" w14:textId="77777777" w:rsidR="005375E5" w:rsidRPr="00DA40E8" w:rsidRDefault="005375E5">
            <w:pPr>
              <w:rPr>
                <w:rFonts w:ascii="Times New Roman" w:hAnsi="Times New Roman" w:cs="Times New Roman"/>
                <w:color w:val="222222"/>
                <w:sz w:val="20"/>
                <w:szCs w:val="20"/>
                <w:shd w:val="clear" w:color="auto" w:fill="FFFFFF"/>
              </w:rPr>
            </w:pPr>
          </w:p>
          <w:p w14:paraId="21AD0E72" w14:textId="41B65022" w:rsidR="00064D52" w:rsidRPr="00DA40E8" w:rsidRDefault="00064D52">
            <w:pPr>
              <w:rPr>
                <w:rFonts w:ascii="Times New Roman" w:hAnsi="Times New Roman" w:cs="Times New Roman"/>
                <w:i/>
                <w:iCs/>
                <w:color w:val="222222"/>
                <w:sz w:val="20"/>
                <w:szCs w:val="20"/>
                <w:shd w:val="clear" w:color="auto" w:fill="FFFFFF"/>
              </w:rPr>
            </w:pPr>
            <w:r w:rsidRPr="00DA40E8">
              <w:rPr>
                <w:rFonts w:ascii="Times New Roman" w:hAnsi="Times New Roman" w:cs="Times New Roman"/>
                <w:i/>
                <w:iCs/>
                <w:color w:val="222222"/>
                <w:sz w:val="20"/>
                <w:szCs w:val="20"/>
                <w:shd w:val="clear" w:color="auto" w:fill="FFFFFF"/>
              </w:rPr>
              <w:t>“</w:t>
            </w:r>
            <w:r w:rsidRPr="00DA40E8">
              <w:rPr>
                <w:rFonts w:ascii="Times New Roman" w:hAnsi="Times New Roman" w:cs="Times New Roman"/>
                <w:i/>
                <w:iCs/>
                <w:sz w:val="20"/>
                <w:szCs w:val="20"/>
              </w:rPr>
              <w:t xml:space="preserve">There have also been efforts to develop new methods for estimating public health metrics by district, as most health data are not available using district boundaries, </w:t>
            </w:r>
            <w:r w:rsidRPr="00DA40E8">
              <w:rPr>
                <w:rFonts w:ascii="Times New Roman" w:hAnsi="Times New Roman" w:cs="Times New Roman"/>
                <w:i/>
                <w:iCs/>
                <w:sz w:val="20"/>
                <w:szCs w:val="20"/>
              </w:rPr>
              <w:fldChar w:fldCharType="begin">
                <w:fldData xml:space="preserve">PEVuZE5vdGU+PENpdGU+PEF1dGhvcj5TY2huYWtlLU1haGw8L0F1dGhvcj48WWVhcj4yMDI0PC9Z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</w:fldData>
              </w:fldChar>
            </w:r>
            <w:r w:rsidRPr="00DA40E8">
              <w:rPr>
                <w:rFonts w:ascii="Times New Roman" w:hAnsi="Times New Roman" w:cs="Times New Roman"/>
                <w:i/>
                <w:iCs/>
                <w:sz w:val="20"/>
                <w:szCs w:val="20"/>
              </w:rPr>
              <w:instrText xml:space="preserve"> ADDIN EN.CITE </w:instrText>
            </w:r>
            <w:r w:rsidRPr="00DA40E8">
              <w:rPr>
                <w:rFonts w:ascii="Times New Roman" w:hAnsi="Times New Roman" w:cs="Times New Roman"/>
                <w:i/>
                <w:iCs/>
                <w:sz w:val="20"/>
                <w:szCs w:val="20"/>
              </w:rPr>
              <w:fldChar w:fldCharType="begin">
                <w:fldData xml:space="preserve">PEVuZE5vdGU+PENpdGU+PEF1dGhvcj5TY2huYWtlLU1haGw8L0F1dGhvcj48WWVhcj4yMDI0PC9Z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</w:fldData>
              </w:fldChar>
            </w:r>
            <w:r w:rsidRPr="00DA40E8">
              <w:rPr>
                <w:rFonts w:ascii="Times New Roman" w:hAnsi="Times New Roman" w:cs="Times New Roman"/>
                <w:i/>
                <w:iCs/>
                <w:sz w:val="20"/>
                <w:szCs w:val="20"/>
              </w:rPr>
              <w:instrText xml:space="preserve"> ADDIN EN.CITE.DATA </w:instrText>
            </w:r>
            <w:r w:rsidRPr="00DA40E8">
              <w:rPr>
                <w:rFonts w:ascii="Times New Roman" w:hAnsi="Times New Roman" w:cs="Times New Roman"/>
                <w:i/>
                <w:iCs/>
                <w:sz w:val="20"/>
                <w:szCs w:val="20"/>
              </w:rPr>
            </w:r>
            <w:r w:rsidRPr="00DA40E8">
              <w:rPr>
                <w:rFonts w:ascii="Times New Roman" w:hAnsi="Times New Roman" w:cs="Times New Roman"/>
                <w:i/>
                <w:iCs/>
                <w:sz w:val="20"/>
                <w:szCs w:val="20"/>
              </w:rPr>
              <w:fldChar w:fldCharType="end"/>
            </w:r>
            <w:r w:rsidRPr="00DA40E8">
              <w:rPr>
                <w:rFonts w:ascii="Times New Roman" w:hAnsi="Times New Roman" w:cs="Times New Roman"/>
                <w:i/>
                <w:iCs/>
                <w:sz w:val="20"/>
                <w:szCs w:val="20"/>
              </w:rPr>
            </w:r>
            <w:r w:rsidRPr="00DA40E8">
              <w:rPr>
                <w:rFonts w:ascii="Times New Roman" w:hAnsi="Times New Roman" w:cs="Times New Roman"/>
                <w:i/>
                <w:iCs/>
                <w:sz w:val="20"/>
                <w:szCs w:val="20"/>
              </w:rPr>
              <w:fldChar w:fldCharType="separate"/>
            </w:r>
            <w:r w:rsidRPr="00DA40E8">
              <w:rPr>
                <w:rFonts w:ascii="Times New Roman" w:hAnsi="Times New Roman" w:cs="Times New Roman"/>
                <w:i/>
                <w:iCs/>
                <w:noProof/>
                <w:sz w:val="20"/>
                <w:szCs w:val="20"/>
              </w:rPr>
              <w:t>(3, 8, 9)</w:t>
            </w:r>
            <w:r w:rsidRPr="00DA40E8">
              <w:rPr>
                <w:rFonts w:ascii="Times New Roman" w:hAnsi="Times New Roman" w:cs="Times New Roman"/>
                <w:i/>
                <w:iCs/>
                <w:sz w:val="20"/>
                <w:szCs w:val="20"/>
              </w:rPr>
              <w:fldChar w:fldCharType="end"/>
            </w:r>
            <w:r w:rsidRPr="00DA40E8">
              <w:rPr>
                <w:rFonts w:ascii="Times New Roman" w:hAnsi="Times New Roman" w:cs="Times New Roman"/>
                <w:i/>
                <w:iCs/>
                <w:sz w:val="20"/>
                <w:szCs w:val="20"/>
              </w:rPr>
              <w:t xml:space="preserve"> and evaluating the validity of using geographic units of different sizes</w:t>
            </w:r>
            <w:r w:rsidRPr="00DA40E8">
              <w:rPr>
                <w:rFonts w:ascii="Times New Roman" w:hAnsi="Times New Roman" w:cs="Times New Roman"/>
                <w:i/>
                <w:iCs/>
                <w:sz w:val="20"/>
                <w:szCs w:val="20"/>
              </w:rPr>
              <w:fldChar w:fldCharType="begin">
                <w:fldData xml:space="preserve">PEVuZE5vdGU+PENpdGU+PEF1dGhvcj5DbGFyazwvQXV0aG9yPjxZZWFyPjIwMTM8L1llYXI+PFJl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</w:fldData>
              </w:fldChar>
            </w:r>
            <w:r w:rsidRPr="00DA40E8">
              <w:rPr>
                <w:rFonts w:ascii="Times New Roman" w:hAnsi="Times New Roman" w:cs="Times New Roman"/>
                <w:i/>
                <w:iCs/>
                <w:sz w:val="20"/>
                <w:szCs w:val="20"/>
              </w:rPr>
              <w:instrText xml:space="preserve"> ADDIN EN.CITE </w:instrText>
            </w:r>
            <w:r w:rsidRPr="00DA40E8">
              <w:rPr>
                <w:rFonts w:ascii="Times New Roman" w:hAnsi="Times New Roman" w:cs="Times New Roman"/>
                <w:i/>
                <w:iCs/>
                <w:sz w:val="20"/>
                <w:szCs w:val="20"/>
              </w:rPr>
              <w:fldChar w:fldCharType="begin">
                <w:fldData xml:space="preserve">PEVuZE5vdGU+PENpdGU+PEF1dGhvcj5DbGFyazwvQXV0aG9yPjxZZWFyPjIwMTM8L1llYXI+PFJl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</w:fldData>
              </w:fldChar>
            </w:r>
            <w:r w:rsidRPr="00DA40E8">
              <w:rPr>
                <w:rFonts w:ascii="Times New Roman" w:hAnsi="Times New Roman" w:cs="Times New Roman"/>
                <w:i/>
                <w:iCs/>
                <w:sz w:val="20"/>
                <w:szCs w:val="20"/>
              </w:rPr>
              <w:instrText xml:space="preserve"> ADDIN EN.CITE.DATA </w:instrText>
            </w:r>
            <w:r w:rsidRPr="00DA40E8">
              <w:rPr>
                <w:rFonts w:ascii="Times New Roman" w:hAnsi="Times New Roman" w:cs="Times New Roman"/>
                <w:i/>
                <w:iCs/>
                <w:sz w:val="20"/>
                <w:szCs w:val="20"/>
              </w:rPr>
            </w:r>
            <w:r w:rsidRPr="00DA40E8">
              <w:rPr>
                <w:rFonts w:ascii="Times New Roman" w:hAnsi="Times New Roman" w:cs="Times New Roman"/>
                <w:i/>
                <w:iCs/>
                <w:sz w:val="20"/>
                <w:szCs w:val="20"/>
              </w:rPr>
              <w:fldChar w:fldCharType="end"/>
            </w:r>
            <w:r w:rsidRPr="00DA40E8">
              <w:rPr>
                <w:rFonts w:ascii="Times New Roman" w:hAnsi="Times New Roman" w:cs="Times New Roman"/>
                <w:i/>
                <w:iCs/>
                <w:sz w:val="20"/>
                <w:szCs w:val="20"/>
              </w:rPr>
            </w:r>
            <w:r w:rsidRPr="00DA40E8">
              <w:rPr>
                <w:rFonts w:ascii="Times New Roman" w:hAnsi="Times New Roman" w:cs="Times New Roman"/>
                <w:i/>
                <w:iCs/>
                <w:sz w:val="20"/>
                <w:szCs w:val="20"/>
              </w:rPr>
              <w:fldChar w:fldCharType="separate"/>
            </w:r>
            <w:r w:rsidRPr="00DA40E8">
              <w:rPr>
                <w:rFonts w:ascii="Times New Roman" w:hAnsi="Times New Roman" w:cs="Times New Roman"/>
                <w:i/>
                <w:iCs/>
                <w:noProof/>
                <w:sz w:val="20"/>
                <w:szCs w:val="20"/>
              </w:rPr>
              <w:t>(10-12)</w:t>
            </w:r>
            <w:r w:rsidRPr="00DA40E8">
              <w:rPr>
                <w:rFonts w:ascii="Times New Roman" w:hAnsi="Times New Roman" w:cs="Times New Roman"/>
                <w:i/>
                <w:iCs/>
                <w:sz w:val="20"/>
                <w:szCs w:val="20"/>
              </w:rPr>
              <w:fldChar w:fldCharType="end"/>
            </w:r>
            <w:r w:rsidRPr="00DA40E8">
              <w:rPr>
                <w:rFonts w:ascii="Times New Roman" w:hAnsi="Times New Roman" w:cs="Times New Roman"/>
                <w:i/>
                <w:iCs/>
                <w:sz w:val="20"/>
                <w:szCs w:val="20"/>
              </w:rPr>
              <w:t>. The motivation for investigating council districts as a geopolitical unit that can be used in public health is twofold: to provide elected officials with data for the districts they represent, and to provide residents, constituents, and advocates with data on the health of their own district and broader community.”</w:t>
            </w:r>
          </w:p>
          <w:p w14:paraId="4AC7ED94" w14:textId="731C1A17" w:rsidR="0061590B" w:rsidRPr="00DA40E8" w:rsidRDefault="0061590B">
            <w:pPr>
              <w:rPr>
                <w:rFonts w:ascii="Times New Roman" w:hAnsi="Times New Roman" w:cs="Times New Roman"/>
                <w:color w:val="EE0000"/>
                <w:sz w:val="20"/>
                <w:szCs w:val="20"/>
                <w:shd w:val="clear" w:color="auto" w:fill="FFFFFF"/>
              </w:rPr>
            </w:pPr>
            <w:r w:rsidRPr="00DA40E8">
              <w:rPr>
                <w:rFonts w:ascii="Times New Roman" w:hAnsi="Times New Roman" w:cs="Times New Roman"/>
                <w:color w:val="EE0000"/>
                <w:sz w:val="20"/>
                <w:szCs w:val="20"/>
                <w:shd w:val="clear" w:color="auto" w:fill="FFFFFF"/>
              </w:rPr>
              <w:t xml:space="preserve"> </w:t>
            </w:r>
          </w:p>
        </w:tc>
      </w:tr>
    </w:tbl>
    <w:p w14:paraId="3A677208" w14:textId="77777777" w:rsidR="00584B81" w:rsidRPr="00DA40E8" w:rsidRDefault="00584B81">
      <w:pPr>
        <w:rPr>
          <w:rFonts w:ascii="Times New Roman" w:hAnsi="Times New Roman" w:cs="Times New Roman"/>
          <w:color w:val="222222"/>
          <w:sz w:val="20"/>
          <w:szCs w:val="20"/>
          <w:shd w:val="clear" w:color="auto" w:fill="FFFFFF"/>
        </w:rPr>
      </w:pPr>
    </w:p>
    <w:p w14:paraId="2F62D3B9" w14:textId="77777777" w:rsidR="0000619B" w:rsidRPr="00DA40E8" w:rsidRDefault="0000619B">
      <w:pPr>
        <w:rPr>
          <w:rFonts w:ascii="Times New Roman" w:hAnsi="Times New Roman" w:cs="Times New Roman"/>
          <w:color w:val="222222"/>
          <w:sz w:val="20"/>
          <w:szCs w:val="20"/>
          <w:shd w:val="clear" w:color="auto" w:fill="FFFFFF"/>
        </w:rPr>
      </w:pPr>
      <w:r w:rsidRPr="00DA40E8">
        <w:rPr>
          <w:rFonts w:ascii="Times New Roman" w:hAnsi="Times New Roman" w:cs="Times New Roman"/>
          <w:color w:val="222222"/>
          <w:sz w:val="20"/>
          <w:szCs w:val="20"/>
        </w:rPr>
        <w:br/>
      </w:r>
      <w:r w:rsidRPr="00DA40E8">
        <w:rPr>
          <w:rFonts w:ascii="Times New Roman" w:hAnsi="Times New Roman" w:cs="Times New Roman"/>
          <w:color w:val="222222"/>
          <w:sz w:val="20"/>
          <w:szCs w:val="20"/>
          <w:shd w:val="clear" w:color="auto" w:fill="FFFFFF"/>
        </w:rPr>
        <w:t xml:space="preserve">Only two health metrics are explored and there is limited presentation of indicator systems that examine health metrics, despite there being many </w:t>
      </w:r>
      <w:proofErr w:type="gramStart"/>
      <w:r w:rsidRPr="00DA40E8">
        <w:rPr>
          <w:rFonts w:ascii="Times New Roman" w:hAnsi="Times New Roman" w:cs="Times New Roman"/>
          <w:color w:val="222222"/>
          <w:sz w:val="20"/>
          <w:szCs w:val="20"/>
          <w:shd w:val="clear" w:color="auto" w:fill="FFFFFF"/>
        </w:rPr>
        <w:t>around</w:t>
      </w:r>
      <w:proofErr w:type="gramEnd"/>
      <w:r w:rsidRPr="00DA40E8">
        <w:rPr>
          <w:rFonts w:ascii="Times New Roman" w:hAnsi="Times New Roman" w:cs="Times New Roman"/>
          <w:color w:val="222222"/>
          <w:sz w:val="20"/>
          <w:szCs w:val="20"/>
          <w:shd w:val="clear" w:color="auto" w:fill="FFFFFF"/>
        </w:rPr>
        <w:t>.</w:t>
      </w:r>
    </w:p>
    <w:tbl>
      <w:tblPr>
        <w:tblStyle w:val="TableGrid"/>
        <w:tblW w:w="0" w:type="auto"/>
        <w:tblLook w:val="04A0" w:firstRow="1" w:lastRow="0" w:firstColumn="1" w:lastColumn="0" w:noHBand="0" w:noVBand="1"/>
      </w:tblPr>
      <w:tblGrid>
        <w:gridCol w:w="9350"/>
      </w:tblGrid>
      <w:tr w:rsidR="0061590B" w:rsidRPr="00DA40E8" w14:paraId="425EF4EB" w14:textId="77777777" w:rsidTr="0061590B">
        <w:tc>
          <w:tcPr>
            <w:tcW w:w="9350" w:type="dxa"/>
          </w:tcPr>
          <w:p w14:paraId="20597E93" w14:textId="6C09AD27" w:rsidR="0061590B" w:rsidRPr="00DA40E8" w:rsidRDefault="005A469A">
            <w:pPr>
              <w:rPr>
                <w:rFonts w:ascii="Times New Roman" w:hAnsi="Times New Roman" w:cs="Times New Roman"/>
                <w:color w:val="222222"/>
                <w:sz w:val="20"/>
                <w:szCs w:val="20"/>
                <w:shd w:val="clear" w:color="auto" w:fill="FFFFFF"/>
              </w:rPr>
            </w:pPr>
            <w:r w:rsidRPr="00DA40E8">
              <w:rPr>
                <w:rFonts w:ascii="Times New Roman" w:hAnsi="Times New Roman" w:cs="Times New Roman"/>
                <w:b/>
                <w:bCs/>
                <w:color w:val="222222"/>
                <w:sz w:val="20"/>
                <w:szCs w:val="20"/>
                <w:shd w:val="clear" w:color="auto" w:fill="FFFFFF"/>
              </w:rPr>
              <w:t>Response:</w:t>
            </w:r>
            <w:r w:rsidRPr="00DA40E8">
              <w:rPr>
                <w:rFonts w:ascii="Times New Roman" w:hAnsi="Times New Roman" w:cs="Times New Roman"/>
                <w:color w:val="222222"/>
                <w:sz w:val="20"/>
                <w:szCs w:val="20"/>
                <w:shd w:val="clear" w:color="auto" w:fill="FFFFFF"/>
              </w:rPr>
              <w:t xml:space="preserve"> </w:t>
            </w:r>
            <w:r w:rsidR="00154D75" w:rsidRPr="00DA40E8">
              <w:rPr>
                <w:rFonts w:ascii="Times New Roman" w:hAnsi="Times New Roman" w:cs="Times New Roman"/>
                <w:color w:val="222222"/>
                <w:sz w:val="20"/>
                <w:szCs w:val="20"/>
                <w:shd w:val="clear" w:color="auto" w:fill="FFFFFF"/>
              </w:rPr>
              <w:t xml:space="preserve">The aim of this study is not to do a comprehensive study of public health indicators for Philadelphia, but rather to use to </w:t>
            </w:r>
            <w:r w:rsidRPr="00DA40E8">
              <w:rPr>
                <w:rFonts w:ascii="Times New Roman" w:hAnsi="Times New Roman" w:cs="Times New Roman"/>
                <w:color w:val="222222"/>
                <w:sz w:val="20"/>
                <w:szCs w:val="20"/>
                <w:shd w:val="clear" w:color="auto" w:fill="FFFFFF"/>
              </w:rPr>
              <w:t xml:space="preserve">two </w:t>
            </w:r>
            <w:r w:rsidR="00154D75" w:rsidRPr="00DA40E8">
              <w:rPr>
                <w:rFonts w:ascii="Times New Roman" w:hAnsi="Times New Roman" w:cs="Times New Roman"/>
                <w:color w:val="222222"/>
                <w:sz w:val="20"/>
                <w:szCs w:val="20"/>
                <w:shd w:val="clear" w:color="auto" w:fill="FFFFFF"/>
              </w:rPr>
              <w:t xml:space="preserve">example indicators to show the utility and feasibility of </w:t>
            </w:r>
            <w:r w:rsidRPr="00DA40E8">
              <w:rPr>
                <w:rFonts w:ascii="Times New Roman" w:hAnsi="Times New Roman" w:cs="Times New Roman"/>
                <w:color w:val="222222"/>
                <w:sz w:val="20"/>
                <w:szCs w:val="20"/>
                <w:shd w:val="clear" w:color="auto" w:fill="FFFFFF"/>
              </w:rPr>
              <w:t xml:space="preserve">calculating health metrics at the city council district level.  </w:t>
            </w:r>
          </w:p>
          <w:p w14:paraId="1925043D" w14:textId="77777777" w:rsidR="005A469A" w:rsidRPr="00DA40E8" w:rsidRDefault="005A469A">
            <w:pPr>
              <w:rPr>
                <w:rFonts w:ascii="Times New Roman" w:hAnsi="Times New Roman" w:cs="Times New Roman"/>
                <w:color w:val="222222"/>
                <w:sz w:val="20"/>
                <w:szCs w:val="20"/>
                <w:shd w:val="clear" w:color="auto" w:fill="FFFFFF"/>
              </w:rPr>
            </w:pPr>
          </w:p>
          <w:p w14:paraId="005CF3B3" w14:textId="55884D9D" w:rsidR="006A41E4" w:rsidRPr="00DA40E8" w:rsidRDefault="005A469A">
            <w:pPr>
              <w:rPr>
                <w:rFonts w:ascii="Times New Roman" w:hAnsi="Times New Roman" w:cs="Times New Roman"/>
                <w:sz w:val="20"/>
                <w:szCs w:val="20"/>
                <w:shd w:val="clear" w:color="auto" w:fill="FFFFFF"/>
              </w:rPr>
            </w:pPr>
            <w:r w:rsidRPr="00DA40E8">
              <w:rPr>
                <w:rFonts w:ascii="Times New Roman" w:hAnsi="Times New Roman" w:cs="Times New Roman"/>
                <w:sz w:val="20"/>
                <w:szCs w:val="20"/>
                <w:shd w:val="clear" w:color="auto" w:fill="FFFFFF"/>
              </w:rPr>
              <w:t xml:space="preserve">We have added a sentence </w:t>
            </w:r>
            <w:r w:rsidR="008A298D" w:rsidRPr="00DA40E8">
              <w:rPr>
                <w:rFonts w:ascii="Times New Roman" w:hAnsi="Times New Roman" w:cs="Times New Roman"/>
                <w:sz w:val="20"/>
                <w:szCs w:val="20"/>
                <w:shd w:val="clear" w:color="auto" w:fill="FFFFFF"/>
              </w:rPr>
              <w:t>help clarify the paper’s intention</w:t>
            </w:r>
          </w:p>
          <w:p w14:paraId="0A577B55" w14:textId="77777777" w:rsidR="006A41E4" w:rsidRPr="00DA40E8" w:rsidRDefault="006A41E4">
            <w:pPr>
              <w:rPr>
                <w:rFonts w:ascii="Times New Roman" w:hAnsi="Times New Roman" w:cs="Times New Roman"/>
                <w:color w:val="EE0000"/>
                <w:sz w:val="20"/>
                <w:szCs w:val="20"/>
                <w:shd w:val="clear" w:color="auto" w:fill="FFFFFF"/>
              </w:rPr>
            </w:pPr>
          </w:p>
          <w:p w14:paraId="511BEE1F" w14:textId="07CB8E8D" w:rsidR="001C1A65" w:rsidRPr="00DA40E8" w:rsidRDefault="004E5D2B">
            <w:pPr>
              <w:rPr>
                <w:rFonts w:ascii="Times New Roman" w:hAnsi="Times New Roman" w:cs="Times New Roman"/>
                <w:i/>
                <w:iCs/>
                <w:sz w:val="20"/>
                <w:szCs w:val="20"/>
              </w:rPr>
            </w:pPr>
            <w:r w:rsidRPr="00DA40E8">
              <w:rPr>
                <w:rFonts w:ascii="Times New Roman" w:hAnsi="Times New Roman" w:cs="Times New Roman"/>
                <w:i/>
                <w:iCs/>
                <w:sz w:val="20"/>
                <w:szCs w:val="20"/>
              </w:rPr>
              <w:t xml:space="preserve">In this article, we present two example health metrics from the dashboard, tree canopy coverage and health insurance coverage, and assess their magnitude and distribution across the city. These metrics were selected because they are timely and relevant public health metrics that show variation in distributions across City Council Districts and warrant different types of public health responses. They are also associated with improved health outcomes, for example, greater tree canopy coverage is associated with lower odds of gun violence </w:t>
            </w:r>
            <w:r w:rsidRPr="00DA40E8">
              <w:rPr>
                <w:rFonts w:ascii="Times New Roman" w:hAnsi="Times New Roman" w:cs="Times New Roman"/>
                <w:i/>
                <w:iCs/>
                <w:sz w:val="20"/>
                <w:szCs w:val="20"/>
              </w:rPr>
              <w:fldChar w:fldCharType="begin"/>
            </w:r>
            <w:r w:rsidRPr="00DA40E8">
              <w:rPr>
                <w:rFonts w:ascii="Times New Roman" w:hAnsi="Times New Roman" w:cs="Times New Roman"/>
                <w:i/>
                <w:iCs/>
                <w:sz w:val="20"/>
                <w:szCs w:val="20"/>
              </w:rPr>
              <w:instrText xml:space="preserve"> ADDIN EN.CITE &lt;EndNote&gt;&lt;Cite&gt;&lt;Author&gt;Kondo&lt;/Author&gt;&lt;Year&gt;2017&lt;/Year&gt;&lt;RecNum&gt;356&lt;/RecNum&gt;&lt;DisplayText&gt;(21)&lt;/DisplayText&gt;&lt;record&gt;&lt;rec-number&gt;356&lt;/rec-number&gt;&lt;foreign-keys&gt;&lt;key app="EN" db-id="5ax92wdr7adtz5etxvfxdfr0s5z2etvt2v0z" timestamp="1779724832" guid="0bf4de50-b258-474e-a3f0-d130d4d4b3ad"&gt;356&lt;/key&gt;&lt;/foreign-keys&gt;&lt;ref-type name="Journal Article"&gt;17&lt;/ref-type&gt;&lt;contributors&gt;&lt;authors&gt;&lt;author&gt;Kondo, M. C.&lt;/author&gt;&lt;author&gt;South, E. C.&lt;/author&gt;&lt;author&gt;Branas, C. C.&lt;/author&gt;&lt;author&gt;Richmond, T. S.&lt;/author&gt;&lt;author&gt;Wiebe, D. J.&lt;/author&gt;&lt;/authors&gt;&lt;/contributors&gt;&lt;titles&gt;&lt;title&gt;The Association Between Urban Tree Cover and Gun Assault: A Case-Control and Case-Crossover Study&lt;/title&gt;&lt;secondary-title&gt;Am J Epidemiol&lt;/secondary-title&gt;&lt;/titles&gt;&lt;periodical&gt;&lt;full-title&gt;Am J Epidemiol&lt;/full-title&gt;&lt;/periodical&gt;&lt;pages&gt;289-296&lt;/pages&gt;&lt;volume&gt;186&lt;/volume&gt;&lt;number&gt;3&lt;/number&gt;&lt;keywords&gt;&lt;keyword&gt;Adolescent&lt;/keyword&gt;&lt;keyword&gt;Case-Control Studies&lt;/keyword&gt;&lt;keyword&gt;Child&lt;/keyword&gt;&lt;keyword&gt;Cross-Over Studies&lt;/keyword&gt;&lt;keyword&gt;Firearms/statistics &amp;amp; numerical data&lt;/keyword&gt;&lt;keyword&gt;Humans&lt;/keyword&gt;&lt;keyword&gt;Male&lt;/keyword&gt;&lt;keyword&gt;Philadelphia/epidemiology&lt;/keyword&gt;&lt;keyword&gt;Risk Factors&lt;/keyword&gt;&lt;keyword&gt;*Trees&lt;/keyword&gt;&lt;keyword&gt;Urban Population/*statistics &amp;amp; numerical data&lt;/keyword&gt;&lt;keyword&gt;Wounds, Gunshot/*epidemiology/etiology&lt;/keyword&gt;&lt;keyword&gt;Young Adult&lt;/keyword&gt;&lt;keyword&gt;firearm violence&lt;/keyword&gt;&lt;keyword&gt;green space exposure&lt;/keyword&gt;&lt;keyword&gt;gun assault&lt;/keyword&gt;&lt;keyword&gt;urban tree canopy&lt;/keyword&gt;&lt;/keywords&gt;&lt;dates&gt;&lt;year&gt;2017&lt;/year&gt;&lt;pub-dates&gt;&lt;date&gt;Aug 1&lt;/date&gt;&lt;/pub-dates&gt;&lt;/dates&gt;&lt;isbn&gt;1476-6256 (Electronic)&amp;#xD;0002-9262 (Print)&amp;#xD;0002-9262 (Linking)&lt;/isbn&gt;&lt;accession-num&gt;28481962&lt;/accession-num&gt;&lt;urls&gt;&lt;related-urls&gt;&lt;url&gt;https://www.ncbi.nlm.nih.gov/pubmed/28481962&lt;/url&gt;&lt;/related-urls&gt;&lt;/urls&gt;&lt;custom2&gt;PMC5860224&lt;/custom2&gt;&lt;electronic-resource-num&gt;10.1093/aje/kwx096&lt;/electronic-resource-num&gt;&lt;remote-database-name&gt;Medline&lt;/remote-database-name&gt;&lt;remote-database-provider&gt;NLM&lt;/remote-database-provider&gt;&lt;/record&gt;&lt;/Cite&gt;&lt;/EndNote&gt;</w:instrText>
            </w:r>
            <w:r w:rsidRPr="00DA40E8">
              <w:rPr>
                <w:rFonts w:ascii="Times New Roman" w:hAnsi="Times New Roman" w:cs="Times New Roman"/>
                <w:i/>
                <w:iCs/>
                <w:sz w:val="20"/>
                <w:szCs w:val="20"/>
              </w:rPr>
              <w:fldChar w:fldCharType="separate"/>
            </w:r>
            <w:r w:rsidRPr="00DA40E8">
              <w:rPr>
                <w:rFonts w:ascii="Times New Roman" w:hAnsi="Times New Roman" w:cs="Times New Roman"/>
                <w:i/>
                <w:iCs/>
                <w:sz w:val="20"/>
                <w:szCs w:val="20"/>
              </w:rPr>
              <w:t>(21)</w:t>
            </w:r>
            <w:r w:rsidRPr="00DA40E8">
              <w:rPr>
                <w:rFonts w:ascii="Times New Roman" w:hAnsi="Times New Roman" w:cs="Times New Roman"/>
                <w:i/>
                <w:iCs/>
                <w:sz w:val="20"/>
                <w:szCs w:val="20"/>
              </w:rPr>
              <w:fldChar w:fldCharType="end"/>
            </w:r>
            <w:r w:rsidRPr="00DA40E8">
              <w:rPr>
                <w:rFonts w:ascii="Times New Roman" w:hAnsi="Times New Roman" w:cs="Times New Roman"/>
                <w:i/>
                <w:iCs/>
                <w:sz w:val="20"/>
                <w:szCs w:val="20"/>
              </w:rPr>
              <w:t xml:space="preserve"> and lower premature mortality </w:t>
            </w:r>
            <w:r w:rsidRPr="00DA40E8">
              <w:rPr>
                <w:rFonts w:ascii="Times New Roman" w:hAnsi="Times New Roman" w:cs="Times New Roman"/>
                <w:i/>
                <w:iCs/>
                <w:sz w:val="20"/>
                <w:szCs w:val="20"/>
              </w:rPr>
              <w:fldChar w:fldCharType="begin">
                <w:fldData xml:space="preserve">PEVuZE5vdGU+PENpdGU+PEF1dGhvcj5Lb25kbzwvQXV0aG9yPjxZZWFyPjIwMjA8L1llYXI+PFJl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</w:fldData>
              </w:fldChar>
            </w:r>
            <w:r w:rsidRPr="00DA40E8">
              <w:rPr>
                <w:rFonts w:ascii="Times New Roman" w:hAnsi="Times New Roman" w:cs="Times New Roman"/>
                <w:i/>
                <w:iCs/>
                <w:sz w:val="20"/>
                <w:szCs w:val="20"/>
              </w:rPr>
              <w:instrText xml:space="preserve"> ADDIN EN.CITE </w:instrText>
            </w:r>
            <w:r w:rsidRPr="00DA40E8">
              <w:rPr>
                <w:rFonts w:ascii="Times New Roman" w:hAnsi="Times New Roman" w:cs="Times New Roman"/>
                <w:i/>
                <w:iCs/>
                <w:sz w:val="20"/>
                <w:szCs w:val="20"/>
              </w:rPr>
              <w:fldChar w:fldCharType="begin">
                <w:fldData xml:space="preserve">PEVuZE5vdGU+PENpdGU+PEF1dGhvcj5Lb25kbzwvQXV0aG9yPjxZZWFyPjIwMjA8L1llYXI+PFJl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</w:fldData>
              </w:fldChar>
            </w:r>
            <w:r w:rsidRPr="00DA40E8">
              <w:rPr>
                <w:rFonts w:ascii="Times New Roman" w:hAnsi="Times New Roman" w:cs="Times New Roman"/>
                <w:i/>
                <w:iCs/>
                <w:sz w:val="20"/>
                <w:szCs w:val="20"/>
              </w:rPr>
              <w:instrText xml:space="preserve"> ADDIN EN.CITE.DATA </w:instrText>
            </w:r>
            <w:r w:rsidRPr="00DA40E8">
              <w:rPr>
                <w:rFonts w:ascii="Times New Roman" w:hAnsi="Times New Roman" w:cs="Times New Roman"/>
                <w:i/>
                <w:iCs/>
                <w:sz w:val="20"/>
                <w:szCs w:val="20"/>
              </w:rPr>
            </w:r>
            <w:r w:rsidRPr="00DA40E8">
              <w:rPr>
                <w:rFonts w:ascii="Times New Roman" w:hAnsi="Times New Roman" w:cs="Times New Roman"/>
                <w:i/>
                <w:iCs/>
                <w:sz w:val="20"/>
                <w:szCs w:val="20"/>
              </w:rPr>
              <w:fldChar w:fldCharType="end"/>
            </w:r>
            <w:r w:rsidRPr="00DA40E8">
              <w:rPr>
                <w:rFonts w:ascii="Times New Roman" w:hAnsi="Times New Roman" w:cs="Times New Roman"/>
                <w:i/>
                <w:iCs/>
                <w:sz w:val="20"/>
                <w:szCs w:val="20"/>
              </w:rPr>
            </w:r>
            <w:r w:rsidRPr="00DA40E8">
              <w:rPr>
                <w:rFonts w:ascii="Times New Roman" w:hAnsi="Times New Roman" w:cs="Times New Roman"/>
                <w:i/>
                <w:iCs/>
                <w:sz w:val="20"/>
                <w:szCs w:val="20"/>
              </w:rPr>
              <w:fldChar w:fldCharType="separate"/>
            </w:r>
            <w:r w:rsidRPr="00DA40E8">
              <w:rPr>
                <w:rFonts w:ascii="Times New Roman" w:hAnsi="Times New Roman" w:cs="Times New Roman"/>
                <w:i/>
                <w:iCs/>
                <w:sz w:val="20"/>
                <w:szCs w:val="20"/>
              </w:rPr>
              <w:t>(22)</w:t>
            </w:r>
            <w:r w:rsidRPr="00DA40E8">
              <w:rPr>
                <w:rFonts w:ascii="Times New Roman" w:hAnsi="Times New Roman" w:cs="Times New Roman"/>
                <w:i/>
                <w:iCs/>
                <w:sz w:val="20"/>
                <w:szCs w:val="20"/>
              </w:rPr>
              <w:fldChar w:fldCharType="end"/>
            </w:r>
            <w:r w:rsidRPr="00DA40E8">
              <w:rPr>
                <w:rFonts w:ascii="Times New Roman" w:hAnsi="Times New Roman" w:cs="Times New Roman"/>
                <w:i/>
                <w:iCs/>
                <w:sz w:val="20"/>
                <w:szCs w:val="20"/>
              </w:rPr>
              <w:t xml:space="preserve"> and health insurance has been shown to reduce mortality </w:t>
            </w:r>
            <w:r w:rsidRPr="00DA40E8">
              <w:rPr>
                <w:rFonts w:ascii="Times New Roman" w:hAnsi="Times New Roman" w:cs="Times New Roman"/>
                <w:i/>
                <w:iCs/>
                <w:sz w:val="20"/>
                <w:szCs w:val="20"/>
              </w:rPr>
              <w:fldChar w:fldCharType="begin"/>
            </w:r>
            <w:r w:rsidRPr="00DA40E8">
              <w:rPr>
                <w:rFonts w:ascii="Times New Roman" w:hAnsi="Times New Roman" w:cs="Times New Roman"/>
                <w:i/>
                <w:iCs/>
                <w:sz w:val="20"/>
                <w:szCs w:val="20"/>
              </w:rPr>
              <w:instrText xml:space="preserve"> ADDIN EN.CITE &lt;EndNote&gt;&lt;Cite&gt;&lt;Author&gt;Levy&lt;/Author&gt;&lt;Year&gt;2025&lt;/Year&gt;&lt;RecNum&gt;708&lt;/RecNum&gt;&lt;DisplayText&gt;(23)&lt;/DisplayText&gt;&lt;record&gt;&lt;rec-number&gt;708&lt;/rec-number&gt;&lt;foreign-keys&gt;&lt;key app="EN" db-id="5ax92wdr7adtz5etxvfxdfr0s5z2etvt2v0z" timestamp="1783384502"&gt;708&lt;/key&gt;&lt;/foreign-keys&gt;&lt;ref-type name="Journal Article"&gt;17&lt;/ref-type&gt;&lt;contributors&gt;&lt;authors&gt;&lt;author&gt;Levy, H.&lt;/author&gt;&lt;author&gt;Buchmueller, T. C.&lt;/author&gt;&lt;/authors&gt;&lt;/contributors&gt;&lt;auth-address&gt;Institute for Social Research, University of Michigan, Ann Arbor, Michigan, USA; email: hlevy@umich.edu.&amp;#xD;Ross School of Business, University of Michigan, Ann Arbor, Michigan, USA.&lt;/auth-address&gt;&lt;titles&gt;&lt;title&gt;The Impact of Health Insurance on Mortality&lt;/title&gt;&lt;secondary-title&gt;Annu Rev Public Health&lt;/secondary-title&gt;&lt;/titles&gt;&lt;periodical&gt;&lt;full-title&gt;Annu Rev Public Health&lt;/full-title&gt;&lt;/periodical&gt;&lt;pages&gt;541-550&lt;/pages&gt;&lt;volume&gt;46&lt;/volume&gt;&lt;number&gt;1&lt;/number&gt;&lt;edition&gt;20250110&lt;/edition&gt;&lt;keywords&gt;&lt;keyword&gt;Humans&lt;/keyword&gt;&lt;keyword&gt;*Insurance, Health/statistics &amp;amp; numerical data&lt;/keyword&gt;&lt;keyword&gt;*Mortality/trends&lt;/keyword&gt;&lt;keyword&gt;Child&lt;/keyword&gt;&lt;keyword&gt;Adult&lt;/keyword&gt;&lt;keyword&gt;*Insurance Coverage/statistics &amp;amp; numerical data&lt;/keyword&gt;&lt;keyword&gt;Middle Aged&lt;/keyword&gt;&lt;keyword&gt;United States/epidemiology&lt;/keyword&gt;&lt;keyword&gt;Aged&lt;/keyword&gt;&lt;keyword&gt;Child, Preschool&lt;/keyword&gt;&lt;keyword&gt;Adolescent&lt;/keyword&gt;&lt;keyword&gt;Medicaid&lt;/keyword&gt;&lt;keyword&gt;Medicare&lt;/keyword&gt;&lt;keyword&gt;health insurance&lt;/keyword&gt;&lt;keyword&gt;mortality&lt;/keyword&gt;&lt;keyword&gt;uninsured&lt;/keyword&gt;&lt;/keywords&gt;&lt;dates&gt;&lt;year&gt;2025&lt;/year&gt;&lt;pub-dates&gt;&lt;date&gt;Apr&lt;/date&gt;&lt;/pub-dates&gt;&lt;/dates&gt;&lt;isbn&gt;1545-2093 (Electronic)&amp;#xD;0163-7525 (Linking)&lt;/isbn&gt;&lt;accession-num&gt;39792985&lt;/accession-num&gt;&lt;urls&gt;&lt;related-urls&gt;&lt;url&gt;https://www.ncbi.nlm.nih.gov/pubmed/39792985&lt;/url&gt;&lt;/related-urls&gt;&lt;/urls&gt;&lt;electronic-resource-num&gt;10.1146/annurev-publhealth-061022-042335&lt;/electronic-resource-num&gt;&lt;remote-database-name&gt;Medline&lt;/remote-database-name&gt;&lt;remote-database-provider&gt;NLM&lt;/remote-database-provider&gt;&lt;/record&gt;&lt;/Cite&gt;&lt;/EndNote&gt;</w:instrText>
            </w:r>
            <w:r w:rsidRPr="00DA40E8">
              <w:rPr>
                <w:rFonts w:ascii="Times New Roman" w:hAnsi="Times New Roman" w:cs="Times New Roman"/>
                <w:i/>
                <w:iCs/>
                <w:sz w:val="20"/>
                <w:szCs w:val="20"/>
              </w:rPr>
              <w:fldChar w:fldCharType="separate"/>
            </w:r>
            <w:r w:rsidRPr="00DA40E8">
              <w:rPr>
                <w:rFonts w:ascii="Times New Roman" w:hAnsi="Times New Roman" w:cs="Times New Roman"/>
                <w:i/>
                <w:iCs/>
                <w:noProof/>
                <w:sz w:val="20"/>
                <w:szCs w:val="20"/>
              </w:rPr>
              <w:t>(23)</w:t>
            </w:r>
            <w:r w:rsidRPr="00DA40E8">
              <w:rPr>
                <w:rFonts w:ascii="Times New Roman" w:hAnsi="Times New Roman" w:cs="Times New Roman"/>
                <w:i/>
                <w:iCs/>
                <w:sz w:val="20"/>
                <w:szCs w:val="20"/>
              </w:rPr>
              <w:fldChar w:fldCharType="end"/>
            </w:r>
            <w:r w:rsidRPr="00DA40E8">
              <w:rPr>
                <w:rFonts w:ascii="Times New Roman" w:hAnsi="Times New Roman" w:cs="Times New Roman"/>
                <w:i/>
                <w:iCs/>
                <w:sz w:val="20"/>
                <w:szCs w:val="20"/>
              </w:rPr>
              <w:t>.</w:t>
            </w:r>
          </w:p>
          <w:p w14:paraId="50036D74" w14:textId="77777777" w:rsidR="004E5D2B" w:rsidRPr="00DA40E8" w:rsidRDefault="004E5D2B">
            <w:pPr>
              <w:rPr>
                <w:rFonts w:ascii="Times New Roman" w:hAnsi="Times New Roman" w:cs="Times New Roman"/>
                <w:i/>
                <w:iCs/>
                <w:color w:val="EE0000"/>
                <w:sz w:val="20"/>
                <w:szCs w:val="20"/>
                <w:shd w:val="clear" w:color="auto" w:fill="FFFFFF"/>
              </w:rPr>
            </w:pPr>
          </w:p>
          <w:p w14:paraId="1B15720B" w14:textId="77777777" w:rsidR="001C1A65" w:rsidRPr="00DA40E8" w:rsidRDefault="001C1A65">
            <w:pPr>
              <w:rPr>
                <w:rFonts w:ascii="Times New Roman" w:hAnsi="Times New Roman" w:cs="Times New Roman"/>
                <w:sz w:val="20"/>
                <w:szCs w:val="20"/>
                <w:shd w:val="clear" w:color="auto" w:fill="FFFFFF"/>
              </w:rPr>
            </w:pPr>
            <w:r w:rsidRPr="00DA40E8">
              <w:rPr>
                <w:rFonts w:ascii="Times New Roman" w:hAnsi="Times New Roman" w:cs="Times New Roman"/>
                <w:sz w:val="20"/>
                <w:szCs w:val="20"/>
                <w:shd w:val="clear" w:color="auto" w:fill="FFFFFF"/>
              </w:rPr>
              <w:t>We have a sentence in the introduction which references other work looking at health metrics by political districts:</w:t>
            </w:r>
          </w:p>
          <w:p w14:paraId="3A9062C0" w14:textId="77777777" w:rsidR="001C1A65" w:rsidRPr="00DA40E8" w:rsidRDefault="001C1A65">
            <w:pPr>
              <w:rPr>
                <w:rFonts w:ascii="Times New Roman" w:hAnsi="Times New Roman" w:cs="Times New Roman"/>
                <w:sz w:val="20"/>
                <w:szCs w:val="20"/>
                <w:shd w:val="clear" w:color="auto" w:fill="FFFFFF"/>
              </w:rPr>
            </w:pPr>
          </w:p>
          <w:p w14:paraId="79E78825" w14:textId="5445C067" w:rsidR="001C1A65" w:rsidRPr="00DA40E8" w:rsidRDefault="001C1A65">
            <w:pPr>
              <w:rPr>
                <w:rFonts w:ascii="Times New Roman" w:hAnsi="Times New Roman" w:cs="Times New Roman"/>
                <w:color w:val="EE0000"/>
                <w:sz w:val="20"/>
                <w:szCs w:val="20"/>
                <w:shd w:val="clear" w:color="auto" w:fill="FFFFFF"/>
              </w:rPr>
            </w:pPr>
            <w:r w:rsidRPr="00DA40E8">
              <w:rPr>
                <w:rFonts w:ascii="Times New Roman" w:hAnsi="Times New Roman" w:cs="Times New Roman"/>
                <w:i/>
                <w:iCs/>
                <w:sz w:val="20"/>
                <w:szCs w:val="20"/>
              </w:rPr>
              <w:t xml:space="preserve">“Studies have investigated health disparities by geopolitical districts in the US and internationally – for example, reporting opioid prescribing rates </w:t>
            </w:r>
            <w:r w:rsidRPr="00DA40E8">
              <w:rPr>
                <w:rFonts w:ascii="Times New Roman" w:hAnsi="Times New Roman" w:cs="Times New Roman"/>
                <w:i/>
                <w:iCs/>
                <w:sz w:val="20"/>
                <w:szCs w:val="20"/>
              </w:rPr>
              <w:fldChar w:fldCharType="begin"/>
            </w:r>
            <w:r w:rsidRPr="00DA40E8">
              <w:rPr>
                <w:rFonts w:ascii="Times New Roman" w:hAnsi="Times New Roman" w:cs="Times New Roman"/>
                <w:i/>
                <w:iCs/>
                <w:sz w:val="20"/>
                <w:szCs w:val="20"/>
              </w:rPr>
              <w:instrText xml:space="preserve"> ADDIN EN.CITE &lt;EndNote&gt;&lt;Cite&gt;&lt;Author&gt;Rolheiser&lt;/Author&gt;&lt;Year&gt;2018&lt;/Year&gt;&lt;RecNum&gt;283&lt;/RecNum&gt;&lt;DisplayText&gt;(4)&lt;/DisplayText&gt;&lt;record&gt;&lt;rec-number&gt;283&lt;/rec-number&gt;&lt;foreign-keys&gt;&lt;key app="EN" db-id="5ax92wdr7adtz5etxvfxdfr0s5z2etvt2v0z" timestamp="1779723927" guid="11017f65-744e-4549-9b6e-6576ad452db0"&gt;283&lt;/key&gt;&lt;/foreign-keys&gt;&lt;ref-type name="Journal Article"&gt;17&lt;/ref-type&gt;&lt;contributors&gt;&lt;authors&gt;&lt;author&gt;Lyndsey A.  Rolheiser&lt;/author&gt;&lt;author&gt;Jack  Cordes&lt;/author&gt;&lt;author&gt;S.V.  Subramanian&lt;/author&gt;&lt;/authors&gt;&lt;/contributors&gt;&lt;titles&gt;&lt;title&gt;Opioid Prescribing Rates by Congressional Districts, United States, 2016&lt;/title&gt;&lt;secondary-title&gt;https://doi.org/10.2105/AJPH.2018.304532&lt;/secondary-title&gt;&lt;/titles&gt;&lt;periodical&gt;&lt;full-title&gt;https://doi.org/10.2105/AJPH.2018.304532&lt;/full-title&gt;&lt;/periodical&gt;&lt;volume&gt;108&lt;/volume&gt;&lt;number&gt;9&lt;/number&gt;&lt;dates&gt;&lt;year&gt;2018&lt;/year&gt;&lt;/dates&gt;&lt;isbn&gt;0090-0036&lt;/isbn&gt;&lt;urls&gt;&lt;related-urls&gt;&lt;url&gt;https://ajph.aphapublications.org/doi/abs/10.2105/AJPH.2018.304532&lt;/url&gt;&lt;/related-urls&gt;&lt;/urls&gt;&lt;electronic-resource-num&gt;10.2105/AJPH.2018.304532&lt;/electronic-resource-num&gt;&lt;/record&gt;&lt;/Cite&gt;&lt;/EndNote&gt;</w:instrText>
            </w:r>
            <w:r w:rsidRPr="00DA40E8">
              <w:rPr>
                <w:rFonts w:ascii="Times New Roman" w:hAnsi="Times New Roman" w:cs="Times New Roman"/>
                <w:i/>
                <w:iCs/>
                <w:sz w:val="20"/>
                <w:szCs w:val="20"/>
              </w:rPr>
              <w:fldChar w:fldCharType="separate"/>
            </w:r>
            <w:r w:rsidRPr="00DA40E8">
              <w:rPr>
                <w:rFonts w:ascii="Times New Roman" w:hAnsi="Times New Roman" w:cs="Times New Roman"/>
                <w:i/>
                <w:iCs/>
                <w:sz w:val="20"/>
                <w:szCs w:val="20"/>
              </w:rPr>
              <w:t>(4)</w:t>
            </w:r>
            <w:r w:rsidRPr="00DA40E8">
              <w:rPr>
                <w:rFonts w:ascii="Times New Roman" w:hAnsi="Times New Roman" w:cs="Times New Roman"/>
                <w:i/>
                <w:iCs/>
                <w:sz w:val="20"/>
                <w:szCs w:val="20"/>
              </w:rPr>
              <w:fldChar w:fldCharType="end"/>
            </w:r>
            <w:r w:rsidRPr="00DA40E8">
              <w:rPr>
                <w:rFonts w:ascii="Times New Roman" w:hAnsi="Times New Roman" w:cs="Times New Roman"/>
                <w:i/>
                <w:iCs/>
                <w:sz w:val="20"/>
                <w:szCs w:val="20"/>
              </w:rPr>
              <w:t xml:space="preserve">, cancer </w:t>
            </w:r>
            <w:r w:rsidRPr="00DA40E8">
              <w:rPr>
                <w:rFonts w:ascii="Times New Roman" w:hAnsi="Times New Roman" w:cs="Times New Roman"/>
                <w:i/>
                <w:iCs/>
                <w:sz w:val="20"/>
                <w:szCs w:val="20"/>
              </w:rPr>
              <w:fldChar w:fldCharType="begin">
                <w:fldData xml:space="preserve">PEVuZE5vdGU+PENpdGU+PEF1dGhvcj5Jc2xhbWk8L0F1dGhvcj48WWVhcj4yMDIzPC9ZZWFyPjxS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=
</w:fldData>
              </w:fldChar>
            </w:r>
            <w:r w:rsidRPr="00DA40E8">
              <w:rPr>
                <w:rFonts w:ascii="Times New Roman" w:hAnsi="Times New Roman" w:cs="Times New Roman"/>
                <w:i/>
                <w:iCs/>
                <w:sz w:val="20"/>
                <w:szCs w:val="20"/>
              </w:rPr>
              <w:instrText xml:space="preserve"> ADDIN EN.CITE </w:instrText>
            </w:r>
            <w:r w:rsidRPr="00DA40E8">
              <w:rPr>
                <w:rFonts w:ascii="Times New Roman" w:hAnsi="Times New Roman" w:cs="Times New Roman"/>
                <w:i/>
                <w:iCs/>
                <w:sz w:val="20"/>
                <w:szCs w:val="20"/>
              </w:rPr>
              <w:fldChar w:fldCharType="begin">
                <w:fldData xml:space="preserve">PEVuZE5vdGU+PENpdGU+PEF1dGhvcj5Jc2xhbWk8L0F1dGhvcj48WWVhcj4yMDIzPC9ZZWFyPjxS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=
</w:fldData>
              </w:fldChar>
            </w:r>
            <w:r w:rsidRPr="00DA40E8">
              <w:rPr>
                <w:rFonts w:ascii="Times New Roman" w:hAnsi="Times New Roman" w:cs="Times New Roman"/>
                <w:i/>
                <w:iCs/>
                <w:sz w:val="20"/>
                <w:szCs w:val="20"/>
              </w:rPr>
              <w:instrText xml:space="preserve"> ADDIN EN.CITE.DATA </w:instrText>
            </w:r>
            <w:r w:rsidRPr="00DA40E8">
              <w:rPr>
                <w:rFonts w:ascii="Times New Roman" w:hAnsi="Times New Roman" w:cs="Times New Roman"/>
                <w:i/>
                <w:iCs/>
                <w:sz w:val="20"/>
                <w:szCs w:val="20"/>
              </w:rPr>
            </w:r>
            <w:r w:rsidRPr="00DA40E8">
              <w:rPr>
                <w:rFonts w:ascii="Times New Roman" w:hAnsi="Times New Roman" w:cs="Times New Roman"/>
                <w:i/>
                <w:iCs/>
                <w:sz w:val="20"/>
                <w:szCs w:val="20"/>
              </w:rPr>
              <w:fldChar w:fldCharType="end"/>
            </w:r>
            <w:r w:rsidRPr="00DA40E8">
              <w:rPr>
                <w:rFonts w:ascii="Times New Roman" w:hAnsi="Times New Roman" w:cs="Times New Roman"/>
                <w:i/>
                <w:iCs/>
                <w:sz w:val="20"/>
                <w:szCs w:val="20"/>
              </w:rPr>
            </w:r>
            <w:r w:rsidRPr="00DA40E8">
              <w:rPr>
                <w:rFonts w:ascii="Times New Roman" w:hAnsi="Times New Roman" w:cs="Times New Roman"/>
                <w:i/>
                <w:iCs/>
                <w:sz w:val="20"/>
                <w:szCs w:val="20"/>
              </w:rPr>
              <w:fldChar w:fldCharType="separate"/>
            </w:r>
            <w:r w:rsidRPr="00DA40E8">
              <w:rPr>
                <w:rFonts w:ascii="Times New Roman" w:hAnsi="Times New Roman" w:cs="Times New Roman"/>
                <w:i/>
                <w:iCs/>
                <w:sz w:val="20"/>
                <w:szCs w:val="20"/>
              </w:rPr>
              <w:t>(5)</w:t>
            </w:r>
            <w:r w:rsidRPr="00DA40E8">
              <w:rPr>
                <w:rFonts w:ascii="Times New Roman" w:hAnsi="Times New Roman" w:cs="Times New Roman"/>
                <w:i/>
                <w:iCs/>
                <w:sz w:val="20"/>
                <w:szCs w:val="20"/>
              </w:rPr>
              <w:fldChar w:fldCharType="end"/>
            </w:r>
            <w:r w:rsidRPr="00DA40E8">
              <w:rPr>
                <w:rFonts w:ascii="Times New Roman" w:hAnsi="Times New Roman" w:cs="Times New Roman"/>
                <w:i/>
                <w:iCs/>
                <w:sz w:val="20"/>
                <w:szCs w:val="20"/>
              </w:rPr>
              <w:t xml:space="preserve">, and mortality </w:t>
            </w:r>
            <w:r w:rsidRPr="00DA40E8">
              <w:rPr>
                <w:rFonts w:ascii="Times New Roman" w:hAnsi="Times New Roman" w:cs="Times New Roman"/>
                <w:i/>
                <w:iCs/>
                <w:sz w:val="20"/>
                <w:szCs w:val="20"/>
              </w:rPr>
              <w:fldChar w:fldCharType="begin">
                <w:fldData xml:space="preserve">PEVuZE5vdGU+PENpdGU+PEF1dGhvcj5UdW5zdGFsbDwvQXV0aG9yPjxZZWFyPjIwMTI8L1llYXI+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</w:fldData>
              </w:fldChar>
            </w:r>
            <w:r w:rsidRPr="00DA40E8">
              <w:rPr>
                <w:rFonts w:ascii="Times New Roman" w:hAnsi="Times New Roman" w:cs="Times New Roman"/>
                <w:i/>
                <w:iCs/>
                <w:sz w:val="20"/>
                <w:szCs w:val="20"/>
              </w:rPr>
              <w:instrText xml:space="preserve"> ADDIN EN.CITE </w:instrText>
            </w:r>
            <w:r w:rsidRPr="00DA40E8">
              <w:rPr>
                <w:rFonts w:ascii="Times New Roman" w:hAnsi="Times New Roman" w:cs="Times New Roman"/>
                <w:i/>
                <w:iCs/>
                <w:sz w:val="20"/>
                <w:szCs w:val="20"/>
              </w:rPr>
              <w:fldChar w:fldCharType="begin">
                <w:fldData xml:space="preserve">PEVuZE5vdGU+PENpdGU+PEF1dGhvcj5UdW5zdGFsbDwvQXV0aG9yPjxZZWFyPjIwMTI8L1llYXI+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</w:fldData>
              </w:fldChar>
            </w:r>
            <w:r w:rsidRPr="00DA40E8">
              <w:rPr>
                <w:rFonts w:ascii="Times New Roman" w:hAnsi="Times New Roman" w:cs="Times New Roman"/>
                <w:i/>
                <w:iCs/>
                <w:sz w:val="20"/>
                <w:szCs w:val="20"/>
              </w:rPr>
              <w:instrText xml:space="preserve"> ADDIN EN.CITE.DATA </w:instrText>
            </w:r>
            <w:r w:rsidRPr="00DA40E8">
              <w:rPr>
                <w:rFonts w:ascii="Times New Roman" w:hAnsi="Times New Roman" w:cs="Times New Roman"/>
                <w:i/>
                <w:iCs/>
                <w:sz w:val="20"/>
                <w:szCs w:val="20"/>
              </w:rPr>
            </w:r>
            <w:r w:rsidRPr="00DA40E8">
              <w:rPr>
                <w:rFonts w:ascii="Times New Roman" w:hAnsi="Times New Roman" w:cs="Times New Roman"/>
                <w:i/>
                <w:iCs/>
                <w:sz w:val="20"/>
                <w:szCs w:val="20"/>
              </w:rPr>
              <w:fldChar w:fldCharType="end"/>
            </w:r>
            <w:r w:rsidRPr="00DA40E8">
              <w:rPr>
                <w:rFonts w:ascii="Times New Roman" w:hAnsi="Times New Roman" w:cs="Times New Roman"/>
                <w:i/>
                <w:iCs/>
                <w:sz w:val="20"/>
                <w:szCs w:val="20"/>
              </w:rPr>
            </w:r>
            <w:r w:rsidRPr="00DA40E8">
              <w:rPr>
                <w:rFonts w:ascii="Times New Roman" w:hAnsi="Times New Roman" w:cs="Times New Roman"/>
                <w:i/>
                <w:iCs/>
                <w:sz w:val="20"/>
                <w:szCs w:val="20"/>
              </w:rPr>
              <w:fldChar w:fldCharType="separate"/>
            </w:r>
            <w:r w:rsidRPr="00DA40E8">
              <w:rPr>
                <w:rFonts w:ascii="Times New Roman" w:hAnsi="Times New Roman" w:cs="Times New Roman"/>
                <w:i/>
                <w:iCs/>
                <w:sz w:val="20"/>
                <w:szCs w:val="20"/>
              </w:rPr>
              <w:t>(6, 7)</w:t>
            </w:r>
            <w:r w:rsidRPr="00DA40E8">
              <w:rPr>
                <w:rFonts w:ascii="Times New Roman" w:hAnsi="Times New Roman" w:cs="Times New Roman"/>
                <w:i/>
                <w:iCs/>
                <w:sz w:val="20"/>
                <w:szCs w:val="20"/>
              </w:rPr>
              <w:fldChar w:fldCharType="end"/>
            </w:r>
            <w:r w:rsidRPr="00DA40E8">
              <w:rPr>
                <w:rFonts w:ascii="Times New Roman" w:hAnsi="Times New Roman" w:cs="Times New Roman"/>
                <w:i/>
                <w:iCs/>
                <w:sz w:val="20"/>
                <w:szCs w:val="20"/>
              </w:rPr>
              <w:t xml:space="preserve">  as well as in public facing dashboards for Covid-19 </w:t>
            </w:r>
            <w:r w:rsidRPr="00DA40E8">
              <w:rPr>
                <w:rFonts w:ascii="Times New Roman" w:hAnsi="Times New Roman" w:cs="Times New Roman"/>
                <w:i/>
                <w:iCs/>
                <w:sz w:val="20"/>
                <w:szCs w:val="20"/>
              </w:rPr>
              <w:fldChar w:fldCharType="begin"/>
            </w:r>
            <w:r w:rsidRPr="00DA40E8">
              <w:rPr>
                <w:rFonts w:ascii="Times New Roman" w:hAnsi="Times New Roman" w:cs="Times New Roman"/>
                <w:i/>
                <w:iCs/>
                <w:sz w:val="20"/>
                <w:szCs w:val="20"/>
              </w:rPr>
              <w:instrText xml:space="preserve"> ADDIN EN.CITE &lt;EndNote&gt;&lt;Cite&gt;&lt;Author&gt;deSouza&lt;/Author&gt;&lt;Year&gt;2020&lt;/Year&gt;&lt;RecNum&gt;311&lt;/RecNum&gt;&lt;DisplayText&gt;(8)&lt;/DisplayText&gt;&lt;record&gt;&lt;rec-number&gt;311&lt;/rec-number&gt;&lt;foreign-keys&gt;&lt;key app="EN" db-id="5ax92wdr7adtz5etxvfxdfr0s5z2etvt2v0z" timestamp="1779724252" guid="4e9d7e1c-6f76-4f27-81de-d2d77f14e9d5"&gt;311&lt;/key&gt;&lt;/foreign-keys&gt;&lt;ref-type name="Journal Article"&gt;17&lt;/ref-type&gt;&lt;contributors&gt;&lt;authors&gt;&lt;author&gt;deSouza, Priyanka N&lt;/author&gt;&lt;author&gt;Subramanian, S V&lt;/author&gt;&lt;/authors&gt;&lt;/contributors&gt;&lt;titles&gt;&lt;title&gt;COVID-19 across United States congressional districts&lt;/title&gt;&lt;secondary-title&gt;Journal of Global Health Science&lt;/secondary-title&gt;&lt;/titles&gt;&lt;periodical&gt;&lt;full-title&gt;Journal of Global Health Science&lt;/full-title&gt;&lt;/periodical&gt;&lt;volume&gt;2&lt;/volume&gt;&lt;number&gt;2&lt;/number&gt;&lt;dates&gt;&lt;year&gt;2020&lt;/year&gt;&lt;/dates&gt;&lt;isbn&gt;2671-6933&lt;/isbn&gt;&lt;urls&gt;&lt;related-urls&gt;&lt;url&gt;https://www.e-jghs.org/DOIx.php?id=10.35500/jghs.2020.2.e22&lt;/url&gt;&lt;/related-urls&gt;&lt;/urls&gt;&lt;electronic-resource-num&gt;10.35500/jghs.2020.2.e22&lt;/electronic-resource-num&gt;&lt;/record&gt;&lt;/Cite&gt;&lt;/EndNote&gt;</w:instrText>
            </w:r>
            <w:r w:rsidRPr="00DA40E8">
              <w:rPr>
                <w:rFonts w:ascii="Times New Roman" w:hAnsi="Times New Roman" w:cs="Times New Roman"/>
                <w:i/>
                <w:iCs/>
                <w:sz w:val="20"/>
                <w:szCs w:val="20"/>
              </w:rPr>
              <w:fldChar w:fldCharType="separate"/>
            </w:r>
            <w:r w:rsidRPr="00DA40E8">
              <w:rPr>
                <w:rFonts w:ascii="Times New Roman" w:hAnsi="Times New Roman" w:cs="Times New Roman"/>
                <w:i/>
                <w:iCs/>
                <w:sz w:val="20"/>
                <w:szCs w:val="20"/>
              </w:rPr>
              <w:t>(8)</w:t>
            </w:r>
            <w:r w:rsidRPr="00DA40E8">
              <w:rPr>
                <w:rFonts w:ascii="Times New Roman" w:hAnsi="Times New Roman" w:cs="Times New Roman"/>
                <w:i/>
                <w:iCs/>
                <w:sz w:val="20"/>
                <w:szCs w:val="20"/>
              </w:rPr>
              <w:fldChar w:fldCharType="end"/>
            </w:r>
            <w:r w:rsidRPr="00DA40E8">
              <w:rPr>
                <w:rFonts w:ascii="Times New Roman" w:hAnsi="Times New Roman" w:cs="Times New Roman"/>
                <w:i/>
                <w:iCs/>
                <w:sz w:val="20"/>
                <w:szCs w:val="20"/>
              </w:rPr>
              <w:t xml:space="preserve"> and comprehensive health determinants and outcomes </w:t>
            </w:r>
            <w:r w:rsidRPr="00DA40E8">
              <w:rPr>
                <w:rFonts w:ascii="Times New Roman" w:hAnsi="Times New Roman" w:cs="Times New Roman"/>
                <w:i/>
                <w:iCs/>
                <w:sz w:val="20"/>
                <w:szCs w:val="20"/>
              </w:rPr>
              <w:fldChar w:fldCharType="begin"/>
            </w:r>
            <w:r w:rsidRPr="00DA40E8">
              <w:rPr>
                <w:rFonts w:ascii="Times New Roman" w:hAnsi="Times New Roman" w:cs="Times New Roman"/>
                <w:i/>
                <w:iCs/>
                <w:sz w:val="20"/>
                <w:szCs w:val="20"/>
              </w:rPr>
              <w:instrText xml:space="preserve"> ADDIN EN.CITE &lt;EndNote&gt;&lt;Cite&gt;&lt;Author&gt;Department of Population Health NYU Langone Health&lt;/Author&gt;&lt;RecNum&gt;155&lt;/RecNum&gt;&lt;DisplayText&gt;(9)&lt;/DisplayText&gt;&lt;record&gt;&lt;rec-number&gt;155&lt;/rec-number&gt;&lt;foreign-keys&gt;&lt;key app="EN" db-id="5ax92wdr7adtz5etxvfxdfr0s5z2etvt2v0z" timestamp="1779722845" guid="8198e7e9-38ba-43ce-ad44-d97591dbdeb8"&gt;155&lt;/key&gt;&lt;/foreign-keys&gt;&lt;ref-type name="Web Page"&gt;12&lt;/ref-type&gt;&lt;contributors&gt;&lt;authors&gt;&lt;author&gt;Department of Population Health NYU Langone Health,&lt;/author&gt;&lt;/authors&gt;&lt;/contributors&gt;&lt;titles&gt;&lt;title&gt;Congressional District Health Dashboard&lt;/title&gt;&lt;/titles&gt;&lt;number&gt;September 2025&lt;/number&gt;&lt;dates&gt;&lt;/dates&gt;&lt;urls&gt;&lt;related-urls&gt;&lt;url&gt;https://www.congressionaldistricthealthdashboard.org/&lt;/url&gt;&lt;/related-urls&gt;&lt;/urls&gt;&lt;/record&gt;&lt;/Cite&gt;&lt;/EndNote&gt;</w:instrText>
            </w:r>
            <w:r w:rsidRPr="00DA40E8">
              <w:rPr>
                <w:rFonts w:ascii="Times New Roman" w:hAnsi="Times New Roman" w:cs="Times New Roman"/>
                <w:i/>
                <w:iCs/>
                <w:sz w:val="20"/>
                <w:szCs w:val="20"/>
              </w:rPr>
              <w:fldChar w:fldCharType="separate"/>
            </w:r>
            <w:r w:rsidRPr="00DA40E8">
              <w:rPr>
                <w:rFonts w:ascii="Times New Roman" w:hAnsi="Times New Roman" w:cs="Times New Roman"/>
                <w:i/>
                <w:iCs/>
                <w:sz w:val="20"/>
                <w:szCs w:val="20"/>
              </w:rPr>
              <w:t>(9)</w:t>
            </w:r>
            <w:r w:rsidRPr="00DA40E8">
              <w:rPr>
                <w:rFonts w:ascii="Times New Roman" w:hAnsi="Times New Roman" w:cs="Times New Roman"/>
                <w:i/>
                <w:iCs/>
                <w:sz w:val="20"/>
                <w:szCs w:val="20"/>
              </w:rPr>
              <w:fldChar w:fldCharType="end"/>
            </w:r>
            <w:r w:rsidRPr="00DA40E8">
              <w:rPr>
                <w:rFonts w:ascii="Times New Roman" w:hAnsi="Times New Roman" w:cs="Times New Roman"/>
                <w:i/>
                <w:iCs/>
                <w:sz w:val="20"/>
                <w:szCs w:val="20"/>
              </w:rPr>
              <w:t>.”</w:t>
            </w:r>
            <w:r w:rsidRPr="00DA40E8">
              <w:rPr>
                <w:rFonts w:ascii="Times New Roman" w:hAnsi="Times New Roman" w:cs="Times New Roman"/>
                <w:color w:val="EE0000"/>
                <w:sz w:val="20"/>
                <w:szCs w:val="20"/>
                <w:shd w:val="clear" w:color="auto" w:fill="FFFFFF"/>
              </w:rPr>
              <w:t xml:space="preserve"> </w:t>
            </w:r>
          </w:p>
        </w:tc>
      </w:tr>
    </w:tbl>
    <w:p w14:paraId="5E9C5786" w14:textId="77777777" w:rsidR="0061590B" w:rsidRPr="00DA40E8" w:rsidRDefault="0061590B">
      <w:pPr>
        <w:rPr>
          <w:rFonts w:ascii="Times New Roman" w:hAnsi="Times New Roman" w:cs="Times New Roman"/>
          <w:color w:val="222222"/>
          <w:sz w:val="20"/>
          <w:szCs w:val="20"/>
          <w:shd w:val="clear" w:color="auto" w:fill="FFFFFF"/>
        </w:rPr>
      </w:pPr>
    </w:p>
    <w:p w14:paraId="1162250F" w14:textId="77777777" w:rsidR="0000619B" w:rsidRPr="00DA40E8" w:rsidRDefault="0000619B">
      <w:pPr>
        <w:rPr>
          <w:rFonts w:ascii="Times New Roman" w:hAnsi="Times New Roman" w:cs="Times New Roman"/>
          <w:color w:val="222222"/>
          <w:sz w:val="20"/>
          <w:szCs w:val="20"/>
          <w:shd w:val="clear" w:color="auto" w:fill="FFFFFF"/>
        </w:rPr>
      </w:pPr>
      <w:r w:rsidRPr="00DA40E8">
        <w:rPr>
          <w:rFonts w:ascii="Times New Roman" w:hAnsi="Times New Roman" w:cs="Times New Roman"/>
          <w:color w:val="222222"/>
          <w:sz w:val="20"/>
          <w:szCs w:val="20"/>
        </w:rPr>
        <w:lastRenderedPageBreak/>
        <w:br/>
      </w:r>
      <w:r w:rsidRPr="00DA40E8">
        <w:rPr>
          <w:rFonts w:ascii="Times New Roman" w:hAnsi="Times New Roman" w:cs="Times New Roman"/>
          <w:color w:val="222222"/>
          <w:sz w:val="20"/>
          <w:szCs w:val="20"/>
          <w:shd w:val="clear" w:color="auto" w:fill="FFFFFF"/>
        </w:rPr>
        <w:t>Whilst the aims are clear, the research questions or hypothesis are not, it's not clear what is being examined. This needs to be reframed and brought out.</w:t>
      </w:r>
    </w:p>
    <w:tbl>
      <w:tblPr>
        <w:tblStyle w:val="TableGrid"/>
        <w:tblW w:w="0" w:type="auto"/>
        <w:tblLook w:val="04A0" w:firstRow="1" w:lastRow="0" w:firstColumn="1" w:lastColumn="0" w:noHBand="0" w:noVBand="1"/>
      </w:tblPr>
      <w:tblGrid>
        <w:gridCol w:w="9350"/>
      </w:tblGrid>
      <w:tr w:rsidR="005A469A" w:rsidRPr="00DA40E8" w14:paraId="4B793F03" w14:textId="77777777" w:rsidTr="005A469A">
        <w:tc>
          <w:tcPr>
            <w:tcW w:w="9350" w:type="dxa"/>
          </w:tcPr>
          <w:p w14:paraId="31667318" w14:textId="77AAA623" w:rsidR="0039349A" w:rsidRPr="00107BD9" w:rsidRDefault="005A469A">
            <w:pPr>
              <w:rPr>
                <w:rFonts w:ascii="Times New Roman" w:hAnsi="Times New Roman" w:cs="Times New Roman"/>
                <w:color w:val="EE0000"/>
                <w:sz w:val="20"/>
                <w:szCs w:val="20"/>
                <w:shd w:val="clear" w:color="auto" w:fill="FFFFFF"/>
              </w:rPr>
            </w:pPr>
            <w:r w:rsidRPr="00DA40E8">
              <w:rPr>
                <w:rFonts w:ascii="Times New Roman" w:hAnsi="Times New Roman" w:cs="Times New Roman"/>
                <w:b/>
                <w:bCs/>
                <w:color w:val="222222"/>
                <w:sz w:val="20"/>
                <w:szCs w:val="20"/>
                <w:shd w:val="clear" w:color="auto" w:fill="FFFFFF"/>
              </w:rPr>
              <w:t>Response:</w:t>
            </w:r>
            <w:r w:rsidRPr="00DA40E8">
              <w:rPr>
                <w:rFonts w:ascii="Times New Roman" w:hAnsi="Times New Roman" w:cs="Times New Roman"/>
                <w:sz w:val="20"/>
                <w:szCs w:val="20"/>
                <w:shd w:val="clear" w:color="auto" w:fill="FFFFFF"/>
              </w:rPr>
              <w:t xml:space="preserve"> </w:t>
            </w:r>
            <w:r w:rsidR="00107BD9">
              <w:rPr>
                <w:rFonts w:ascii="Times New Roman" w:hAnsi="Times New Roman" w:cs="Times New Roman"/>
                <w:sz w:val="20"/>
                <w:szCs w:val="20"/>
                <w:shd w:val="clear" w:color="auto" w:fill="FFFFFF"/>
              </w:rPr>
              <w:t xml:space="preserve"> </w:t>
            </w:r>
            <w:r w:rsidR="0039349A" w:rsidRPr="00DA40E8">
              <w:rPr>
                <w:rFonts w:ascii="Times New Roman" w:hAnsi="Times New Roman" w:cs="Times New Roman"/>
                <w:sz w:val="20"/>
                <w:szCs w:val="20"/>
                <w:shd w:val="clear" w:color="auto" w:fill="FFFFFF"/>
              </w:rPr>
              <w:t>We have added in the following sentences to clarify the question and aims:</w:t>
            </w:r>
          </w:p>
          <w:p w14:paraId="0130D8C0" w14:textId="77777777" w:rsidR="0039349A" w:rsidRPr="00DA40E8" w:rsidRDefault="0039349A">
            <w:pPr>
              <w:rPr>
                <w:rFonts w:ascii="Times New Roman" w:hAnsi="Times New Roman" w:cs="Times New Roman"/>
                <w:sz w:val="20"/>
                <w:szCs w:val="20"/>
                <w:shd w:val="clear" w:color="auto" w:fill="FFFFFF"/>
              </w:rPr>
            </w:pPr>
          </w:p>
          <w:p w14:paraId="312AA142" w14:textId="087CBCF4" w:rsidR="0039349A" w:rsidRPr="00DA40E8" w:rsidRDefault="0039349A">
            <w:pPr>
              <w:rPr>
                <w:rFonts w:ascii="Times New Roman" w:hAnsi="Times New Roman" w:cs="Times New Roman"/>
                <w:color w:val="EE0000"/>
                <w:sz w:val="20"/>
                <w:szCs w:val="20"/>
                <w:shd w:val="clear" w:color="auto" w:fill="FFFFFF"/>
              </w:rPr>
            </w:pPr>
            <w:r w:rsidRPr="00DA40E8">
              <w:rPr>
                <w:rFonts w:ascii="Times New Roman" w:hAnsi="Times New Roman" w:cs="Times New Roman"/>
                <w:sz w:val="20"/>
                <w:szCs w:val="20"/>
                <w:shd w:val="clear" w:color="auto" w:fill="FFFFFF"/>
              </w:rPr>
              <w:t>“</w:t>
            </w:r>
            <w:r w:rsidRPr="00DA40E8">
              <w:rPr>
                <w:rFonts w:ascii="Times New Roman" w:hAnsi="Times New Roman" w:cs="Times New Roman"/>
                <w:i/>
                <w:iCs/>
                <w:sz w:val="20"/>
                <w:szCs w:val="20"/>
              </w:rPr>
              <w:t>We use these two examples to present descriptive data for Philadelphia and answer the research questions of: How are the public health metrics of tree canopy coverage and health insurance coverage distributed across Philadelphia city council districts?  We hypothesize that here will be geospatial inequities in magnitude and with-district variation of both metrics across council districts.  We also use this study to demonstrate the process, feasibility, and utility of conducting an analysis using Council districts.”</w:t>
            </w:r>
          </w:p>
        </w:tc>
      </w:tr>
    </w:tbl>
    <w:p w14:paraId="5E184AB3" w14:textId="77777777" w:rsidR="0000619B" w:rsidRPr="00DA40E8" w:rsidRDefault="0000619B">
      <w:pPr>
        <w:rPr>
          <w:rFonts w:ascii="Times New Roman" w:hAnsi="Times New Roman" w:cs="Times New Roman"/>
          <w:color w:val="222222"/>
          <w:sz w:val="20"/>
          <w:szCs w:val="20"/>
          <w:shd w:val="clear" w:color="auto" w:fill="FFFFFF"/>
        </w:rPr>
      </w:pPr>
      <w:r w:rsidRPr="00DA40E8">
        <w:rPr>
          <w:rFonts w:ascii="Times New Roman" w:hAnsi="Times New Roman" w:cs="Times New Roman"/>
          <w:color w:val="222222"/>
          <w:sz w:val="20"/>
          <w:szCs w:val="20"/>
        </w:rPr>
        <w:br/>
      </w:r>
      <w:r w:rsidRPr="00DA40E8">
        <w:rPr>
          <w:rFonts w:ascii="Times New Roman" w:hAnsi="Times New Roman" w:cs="Times New Roman"/>
          <w:color w:val="222222"/>
          <w:sz w:val="20"/>
          <w:szCs w:val="20"/>
          <w:shd w:val="clear" w:color="auto" w:fill="FFFFFF"/>
        </w:rPr>
        <w:t>Some of the description in the Methods could go into the Introduction. </w:t>
      </w:r>
    </w:p>
    <w:tbl>
      <w:tblPr>
        <w:tblStyle w:val="TableGrid"/>
        <w:tblW w:w="0" w:type="auto"/>
        <w:tblLook w:val="04A0" w:firstRow="1" w:lastRow="0" w:firstColumn="1" w:lastColumn="0" w:noHBand="0" w:noVBand="1"/>
      </w:tblPr>
      <w:tblGrid>
        <w:gridCol w:w="9350"/>
      </w:tblGrid>
      <w:tr w:rsidR="005A469A" w:rsidRPr="00DA40E8" w14:paraId="7A0E460D" w14:textId="77777777" w:rsidTr="005A469A">
        <w:tc>
          <w:tcPr>
            <w:tcW w:w="9350" w:type="dxa"/>
          </w:tcPr>
          <w:p w14:paraId="33108321" w14:textId="415FAD30" w:rsidR="005A469A" w:rsidRPr="00DA40E8" w:rsidRDefault="005A469A">
            <w:pPr>
              <w:rPr>
                <w:rFonts w:ascii="Times New Roman" w:hAnsi="Times New Roman" w:cs="Times New Roman"/>
                <w:sz w:val="20"/>
                <w:szCs w:val="20"/>
                <w:shd w:val="clear" w:color="auto" w:fill="FFFFFF"/>
              </w:rPr>
            </w:pPr>
            <w:r w:rsidRPr="00DA40E8">
              <w:rPr>
                <w:rFonts w:ascii="Times New Roman" w:hAnsi="Times New Roman" w:cs="Times New Roman"/>
                <w:b/>
                <w:bCs/>
                <w:sz w:val="20"/>
                <w:szCs w:val="20"/>
                <w:shd w:val="clear" w:color="auto" w:fill="FFFFFF"/>
              </w:rPr>
              <w:t>Response:</w:t>
            </w:r>
            <w:r w:rsidRPr="00DA40E8">
              <w:rPr>
                <w:rFonts w:ascii="Times New Roman" w:hAnsi="Times New Roman" w:cs="Times New Roman"/>
                <w:sz w:val="20"/>
                <w:szCs w:val="20"/>
                <w:shd w:val="clear" w:color="auto" w:fill="FFFFFF"/>
              </w:rPr>
              <w:t xml:space="preserve"> </w:t>
            </w:r>
            <w:r w:rsidR="007718B2" w:rsidRPr="00DA40E8">
              <w:rPr>
                <w:rFonts w:ascii="Times New Roman" w:hAnsi="Times New Roman" w:cs="Times New Roman"/>
                <w:sz w:val="20"/>
                <w:szCs w:val="20"/>
                <w:shd w:val="clear" w:color="auto" w:fill="FFFFFF"/>
              </w:rPr>
              <w:t xml:space="preserve">We have moved the following sentence to the introduction: </w:t>
            </w:r>
          </w:p>
          <w:p w14:paraId="71FF2A50" w14:textId="77777777" w:rsidR="007718B2" w:rsidRPr="00DA40E8" w:rsidRDefault="007718B2">
            <w:pPr>
              <w:rPr>
                <w:rFonts w:ascii="Times New Roman" w:hAnsi="Times New Roman" w:cs="Times New Roman"/>
                <w:sz w:val="20"/>
                <w:szCs w:val="20"/>
                <w:shd w:val="clear" w:color="auto" w:fill="FFFFFF"/>
              </w:rPr>
            </w:pPr>
          </w:p>
          <w:p w14:paraId="72567688" w14:textId="204F390B" w:rsidR="007718B2" w:rsidRPr="00DA40E8" w:rsidRDefault="007718B2">
            <w:pPr>
              <w:rPr>
                <w:rFonts w:ascii="Times New Roman" w:hAnsi="Times New Roman" w:cs="Times New Roman"/>
                <w:i/>
                <w:iCs/>
                <w:color w:val="EE0000"/>
                <w:sz w:val="20"/>
                <w:szCs w:val="20"/>
                <w:shd w:val="clear" w:color="auto" w:fill="FFFFFF"/>
              </w:rPr>
            </w:pPr>
            <w:r w:rsidRPr="00DA40E8">
              <w:rPr>
                <w:rFonts w:ascii="Times New Roman" w:hAnsi="Times New Roman" w:cs="Times New Roman"/>
                <w:i/>
                <w:iCs/>
                <w:sz w:val="20"/>
                <w:szCs w:val="20"/>
                <w:shd w:val="clear" w:color="auto" w:fill="FFFFFF"/>
              </w:rPr>
              <w:t>“</w:t>
            </w:r>
            <w:r w:rsidRPr="00DA40E8">
              <w:rPr>
                <w:rFonts w:ascii="Times New Roman" w:hAnsi="Times New Roman" w:cs="Times New Roman"/>
                <w:i/>
                <w:iCs/>
                <w:sz w:val="20"/>
                <w:szCs w:val="20"/>
              </w:rPr>
              <w:t>Like federal congressional districts, Philadelphia Council districts are re-drawn once every ten years following the release of the US Decennial Census.”</w:t>
            </w:r>
          </w:p>
        </w:tc>
      </w:tr>
    </w:tbl>
    <w:p w14:paraId="43781405" w14:textId="77777777" w:rsidR="0000619B" w:rsidRPr="00DA40E8" w:rsidRDefault="0000619B">
      <w:pPr>
        <w:rPr>
          <w:rFonts w:ascii="Times New Roman" w:hAnsi="Times New Roman" w:cs="Times New Roman"/>
          <w:color w:val="222222"/>
          <w:sz w:val="20"/>
          <w:szCs w:val="20"/>
          <w:shd w:val="clear" w:color="auto" w:fill="FFFFFF"/>
        </w:rPr>
      </w:pPr>
    </w:p>
    <w:p w14:paraId="5021AC62" w14:textId="77777777" w:rsidR="0000619B" w:rsidRPr="00DA40E8" w:rsidRDefault="0000619B">
      <w:pPr>
        <w:rPr>
          <w:rFonts w:ascii="Times New Roman" w:hAnsi="Times New Roman" w:cs="Times New Roman"/>
          <w:color w:val="222222"/>
          <w:sz w:val="20"/>
          <w:szCs w:val="20"/>
          <w:shd w:val="clear" w:color="auto" w:fill="FFFFFF"/>
        </w:rPr>
      </w:pPr>
      <w:r w:rsidRPr="00DA40E8">
        <w:rPr>
          <w:rFonts w:ascii="Times New Roman" w:hAnsi="Times New Roman" w:cs="Times New Roman"/>
          <w:color w:val="222222"/>
          <w:sz w:val="20"/>
          <w:szCs w:val="20"/>
          <w:shd w:val="clear" w:color="auto" w:fill="FFFFFF"/>
        </w:rPr>
        <w:t xml:space="preserve"> Subheadings in the Methods would separate the context aspects, relative to the data that was used. It is more customary to have a section on the context in the Methods, this would include information on the council districts and location, and that 10 of them were used in this study.  Some of this information is in the Results section. The Context would then be followed by the Outcome used or Data sections and any processing of the data that occurred.  </w:t>
      </w:r>
    </w:p>
    <w:tbl>
      <w:tblPr>
        <w:tblStyle w:val="TableGrid"/>
        <w:tblW w:w="0" w:type="auto"/>
        <w:tblLook w:val="04A0" w:firstRow="1" w:lastRow="0" w:firstColumn="1" w:lastColumn="0" w:noHBand="0" w:noVBand="1"/>
      </w:tblPr>
      <w:tblGrid>
        <w:gridCol w:w="9350"/>
      </w:tblGrid>
      <w:tr w:rsidR="005A469A" w:rsidRPr="00DA40E8" w14:paraId="5A0C779A" w14:textId="77777777" w:rsidTr="005A469A">
        <w:tc>
          <w:tcPr>
            <w:tcW w:w="9350" w:type="dxa"/>
          </w:tcPr>
          <w:p w14:paraId="55C3F7F6" w14:textId="20DC7BC5" w:rsidR="005A469A" w:rsidRPr="00DA40E8" w:rsidRDefault="00D66DCA">
            <w:pPr>
              <w:rPr>
                <w:rFonts w:ascii="Times New Roman" w:hAnsi="Times New Roman" w:cs="Times New Roman"/>
                <w:color w:val="222222"/>
                <w:sz w:val="20"/>
                <w:szCs w:val="20"/>
                <w:shd w:val="clear" w:color="auto" w:fill="FFFFFF"/>
              </w:rPr>
            </w:pPr>
            <w:r w:rsidRPr="00DA40E8">
              <w:rPr>
                <w:rFonts w:ascii="Times New Roman" w:hAnsi="Times New Roman" w:cs="Times New Roman"/>
                <w:b/>
                <w:bCs/>
                <w:color w:val="222222"/>
                <w:sz w:val="20"/>
                <w:szCs w:val="20"/>
                <w:shd w:val="clear" w:color="auto" w:fill="FFFFFF"/>
              </w:rPr>
              <w:t>Response</w:t>
            </w:r>
            <w:r w:rsidRPr="00DA40E8">
              <w:rPr>
                <w:rFonts w:ascii="Times New Roman" w:hAnsi="Times New Roman" w:cs="Times New Roman"/>
                <w:color w:val="222222"/>
                <w:sz w:val="20"/>
                <w:szCs w:val="20"/>
                <w:shd w:val="clear" w:color="auto" w:fill="FFFFFF"/>
              </w:rPr>
              <w:t>:</w:t>
            </w:r>
            <w:r w:rsidR="00A43D2F" w:rsidRPr="00DA40E8">
              <w:rPr>
                <w:rFonts w:ascii="Times New Roman" w:hAnsi="Times New Roman" w:cs="Times New Roman"/>
                <w:color w:val="222222"/>
                <w:sz w:val="20"/>
                <w:szCs w:val="20"/>
                <w:shd w:val="clear" w:color="auto" w:fill="FFFFFF"/>
              </w:rPr>
              <w:t xml:space="preserve"> </w:t>
            </w:r>
            <w:r w:rsidR="000E1DB0" w:rsidRPr="00DA40E8">
              <w:rPr>
                <w:rFonts w:ascii="Times New Roman" w:hAnsi="Times New Roman" w:cs="Times New Roman"/>
                <w:color w:val="222222"/>
                <w:sz w:val="20"/>
                <w:szCs w:val="20"/>
                <w:shd w:val="clear" w:color="auto" w:fill="FFFFFF"/>
              </w:rPr>
              <w:t xml:space="preserve">Thank you for this point. </w:t>
            </w:r>
            <w:r w:rsidR="00610DCA" w:rsidRPr="00DA40E8">
              <w:rPr>
                <w:rFonts w:ascii="Times New Roman" w:hAnsi="Times New Roman" w:cs="Times New Roman"/>
                <w:color w:val="222222"/>
                <w:sz w:val="20"/>
                <w:szCs w:val="20"/>
                <w:shd w:val="clear" w:color="auto" w:fill="FFFFFF"/>
              </w:rPr>
              <w:t>We have added sub</w:t>
            </w:r>
            <w:r w:rsidR="00BD0083" w:rsidRPr="00DA40E8">
              <w:rPr>
                <w:rFonts w:ascii="Times New Roman" w:hAnsi="Times New Roman" w:cs="Times New Roman"/>
                <w:color w:val="222222"/>
                <w:sz w:val="20"/>
                <w:szCs w:val="20"/>
                <w:shd w:val="clear" w:color="auto" w:fill="FFFFFF"/>
              </w:rPr>
              <w:t>headings to the methods section and consolidated the context</w:t>
            </w:r>
            <w:r w:rsidR="009155BC" w:rsidRPr="00DA40E8">
              <w:rPr>
                <w:rFonts w:ascii="Times New Roman" w:hAnsi="Times New Roman" w:cs="Times New Roman"/>
                <w:color w:val="222222"/>
                <w:sz w:val="20"/>
                <w:szCs w:val="20"/>
                <w:shd w:val="clear" w:color="auto" w:fill="FFFFFF"/>
              </w:rPr>
              <w:t xml:space="preserve">. </w:t>
            </w:r>
          </w:p>
        </w:tc>
      </w:tr>
    </w:tbl>
    <w:p w14:paraId="39DC0AA0" w14:textId="77777777" w:rsidR="0000619B" w:rsidRPr="00DA40E8" w:rsidRDefault="0000619B">
      <w:pPr>
        <w:rPr>
          <w:rFonts w:ascii="Times New Roman" w:hAnsi="Times New Roman" w:cs="Times New Roman"/>
          <w:color w:val="222222"/>
          <w:sz w:val="20"/>
          <w:szCs w:val="20"/>
          <w:shd w:val="clear" w:color="auto" w:fill="FFFFFF"/>
        </w:rPr>
      </w:pPr>
    </w:p>
    <w:p w14:paraId="7D2CAFE4" w14:textId="4584FCB9" w:rsidR="0003011D" w:rsidRPr="00DA40E8" w:rsidRDefault="0000619B">
      <w:pPr>
        <w:rPr>
          <w:rFonts w:ascii="Times New Roman" w:hAnsi="Times New Roman" w:cs="Times New Roman"/>
          <w:color w:val="000000" w:themeColor="text1"/>
          <w:sz w:val="20"/>
          <w:szCs w:val="20"/>
          <w:shd w:val="clear" w:color="auto" w:fill="FFFFFF"/>
        </w:rPr>
      </w:pPr>
      <w:r w:rsidRPr="00DA40E8">
        <w:rPr>
          <w:rFonts w:ascii="Times New Roman" w:hAnsi="Times New Roman" w:cs="Times New Roman"/>
          <w:color w:val="000000" w:themeColor="text1"/>
          <w:sz w:val="20"/>
          <w:szCs w:val="20"/>
          <w:shd w:val="clear" w:color="auto" w:fill="FFFFFF"/>
        </w:rPr>
        <w:t>The Results replicate the information presented in the table and there is limited explanation of the maps.</w:t>
      </w:r>
    </w:p>
    <w:tbl>
      <w:tblPr>
        <w:tblStyle w:val="TableGrid"/>
        <w:tblW w:w="0" w:type="auto"/>
        <w:tblLook w:val="04A0" w:firstRow="1" w:lastRow="0" w:firstColumn="1" w:lastColumn="0" w:noHBand="0" w:noVBand="1"/>
      </w:tblPr>
      <w:tblGrid>
        <w:gridCol w:w="9350"/>
      </w:tblGrid>
      <w:tr w:rsidR="0003011D" w:rsidRPr="00DA40E8" w14:paraId="280DC7DF" w14:textId="77777777" w:rsidTr="0003011D">
        <w:tc>
          <w:tcPr>
            <w:tcW w:w="9350" w:type="dxa"/>
          </w:tcPr>
          <w:p w14:paraId="19CF1A98" w14:textId="2363CD20" w:rsidR="00EF5C46" w:rsidRPr="00DA40E8" w:rsidRDefault="00460C21">
            <w:pPr>
              <w:rPr>
                <w:rFonts w:ascii="Times New Roman" w:hAnsi="Times New Roman" w:cs="Times New Roman"/>
                <w:color w:val="000000" w:themeColor="text1"/>
                <w:sz w:val="20"/>
                <w:szCs w:val="20"/>
                <w:shd w:val="clear" w:color="auto" w:fill="FFFFFF"/>
              </w:rPr>
            </w:pPr>
            <w:r w:rsidRPr="00DA40E8">
              <w:rPr>
                <w:rFonts w:ascii="Times New Roman" w:hAnsi="Times New Roman" w:cs="Times New Roman"/>
                <w:b/>
                <w:bCs/>
                <w:sz w:val="20"/>
                <w:szCs w:val="20"/>
                <w:shd w:val="clear" w:color="auto" w:fill="FFFFFF"/>
              </w:rPr>
              <w:t>Response:</w:t>
            </w:r>
            <w:r w:rsidRPr="00DA40E8">
              <w:rPr>
                <w:rFonts w:ascii="Times New Roman" w:hAnsi="Times New Roman" w:cs="Times New Roman"/>
                <w:sz w:val="20"/>
                <w:szCs w:val="20"/>
                <w:shd w:val="clear" w:color="auto" w:fill="FFFFFF"/>
              </w:rPr>
              <w:t xml:space="preserve"> </w:t>
            </w:r>
            <w:r w:rsidR="0003011D" w:rsidRPr="00DA40E8">
              <w:rPr>
                <w:rFonts w:ascii="Times New Roman" w:hAnsi="Times New Roman" w:cs="Times New Roman"/>
                <w:color w:val="000000" w:themeColor="text1"/>
                <w:sz w:val="20"/>
                <w:szCs w:val="20"/>
                <w:shd w:val="clear" w:color="auto" w:fill="FFFFFF"/>
              </w:rPr>
              <w:t xml:space="preserve">We have added additional </w:t>
            </w:r>
            <w:r w:rsidR="002A2B7B" w:rsidRPr="00DA40E8">
              <w:rPr>
                <w:rFonts w:ascii="Times New Roman" w:hAnsi="Times New Roman" w:cs="Times New Roman"/>
                <w:color w:val="000000" w:themeColor="text1"/>
                <w:sz w:val="20"/>
                <w:szCs w:val="20"/>
                <w:shd w:val="clear" w:color="auto" w:fill="FFFFFF"/>
              </w:rPr>
              <w:t>explanation</w:t>
            </w:r>
            <w:r w:rsidR="0003011D" w:rsidRPr="00DA40E8">
              <w:rPr>
                <w:rFonts w:ascii="Times New Roman" w:hAnsi="Times New Roman" w:cs="Times New Roman"/>
                <w:color w:val="000000" w:themeColor="text1"/>
                <w:sz w:val="20"/>
                <w:szCs w:val="20"/>
                <w:shd w:val="clear" w:color="auto" w:fill="FFFFFF"/>
              </w:rPr>
              <w:t xml:space="preserve"> of the maps</w:t>
            </w:r>
            <w:r w:rsidR="00AC4367" w:rsidRPr="00DA40E8">
              <w:rPr>
                <w:rFonts w:ascii="Times New Roman" w:hAnsi="Times New Roman" w:cs="Times New Roman"/>
                <w:color w:val="000000" w:themeColor="text1"/>
                <w:sz w:val="20"/>
                <w:szCs w:val="20"/>
                <w:shd w:val="clear" w:color="auto" w:fill="FFFFFF"/>
              </w:rPr>
              <w:t xml:space="preserve"> (see the added sentences below)</w:t>
            </w:r>
            <w:r w:rsidR="0003011D" w:rsidRPr="00DA40E8">
              <w:rPr>
                <w:rFonts w:ascii="Times New Roman" w:hAnsi="Times New Roman" w:cs="Times New Roman"/>
                <w:color w:val="000000" w:themeColor="text1"/>
                <w:sz w:val="20"/>
                <w:szCs w:val="20"/>
                <w:shd w:val="clear" w:color="auto" w:fill="FFFFFF"/>
              </w:rPr>
              <w:t>.</w:t>
            </w:r>
            <w:r w:rsidR="002316FF" w:rsidRPr="00DA40E8">
              <w:rPr>
                <w:rFonts w:ascii="Times New Roman" w:hAnsi="Times New Roman" w:cs="Times New Roman"/>
                <w:color w:val="000000" w:themeColor="text1"/>
                <w:sz w:val="20"/>
                <w:szCs w:val="20"/>
                <w:shd w:val="clear" w:color="auto" w:fill="FFFFFF"/>
              </w:rPr>
              <w:t xml:space="preserve"> </w:t>
            </w:r>
            <w:r w:rsidR="00EF5C46" w:rsidRPr="00DA40E8">
              <w:rPr>
                <w:rFonts w:ascii="Times New Roman" w:hAnsi="Times New Roman" w:cs="Times New Roman"/>
                <w:color w:val="000000" w:themeColor="text1"/>
                <w:sz w:val="20"/>
                <w:szCs w:val="20"/>
                <w:shd w:val="clear" w:color="auto" w:fill="FFFFFF"/>
              </w:rPr>
              <w:t xml:space="preserve">The map provides a spatial and visual representation of the distribution of </w:t>
            </w:r>
            <w:r w:rsidR="00040331" w:rsidRPr="00DA40E8">
              <w:rPr>
                <w:rFonts w:ascii="Times New Roman" w:hAnsi="Times New Roman" w:cs="Times New Roman"/>
                <w:color w:val="000000" w:themeColor="text1"/>
                <w:sz w:val="20"/>
                <w:szCs w:val="20"/>
                <w:shd w:val="clear" w:color="auto" w:fill="FFFFFF"/>
              </w:rPr>
              <w:t>the metrics</w:t>
            </w:r>
            <w:r w:rsidR="00EF5C46" w:rsidRPr="00DA40E8">
              <w:rPr>
                <w:rFonts w:ascii="Times New Roman" w:hAnsi="Times New Roman" w:cs="Times New Roman"/>
                <w:color w:val="000000" w:themeColor="text1"/>
                <w:sz w:val="20"/>
                <w:szCs w:val="20"/>
                <w:shd w:val="clear" w:color="auto" w:fill="FFFFFF"/>
              </w:rPr>
              <w:t xml:space="preserve"> across the city's congressional districts. The map helps to contextualize the data within Philadelphia's geographic boundaries</w:t>
            </w:r>
          </w:p>
          <w:p w14:paraId="38C09B41" w14:textId="77777777" w:rsidR="00AC4367" w:rsidRPr="00DA40E8" w:rsidRDefault="00AC4367">
            <w:pPr>
              <w:rPr>
                <w:rFonts w:ascii="Times New Roman" w:hAnsi="Times New Roman" w:cs="Times New Roman"/>
                <w:color w:val="000000" w:themeColor="text1"/>
                <w:sz w:val="20"/>
                <w:szCs w:val="20"/>
                <w:shd w:val="clear" w:color="auto" w:fill="FFFFFF"/>
              </w:rPr>
            </w:pPr>
          </w:p>
          <w:p w14:paraId="51904E04" w14:textId="672C5ACC" w:rsidR="00AC4367" w:rsidRPr="00DA40E8" w:rsidRDefault="0010143E">
            <w:pPr>
              <w:rPr>
                <w:rFonts w:ascii="Times New Roman" w:hAnsi="Times New Roman" w:cs="Times New Roman"/>
                <w:i/>
                <w:iCs/>
                <w:color w:val="000000" w:themeColor="text1"/>
                <w:sz w:val="20"/>
                <w:szCs w:val="20"/>
                <w:shd w:val="clear" w:color="auto" w:fill="FFFFFF"/>
              </w:rPr>
            </w:pPr>
            <w:r w:rsidRPr="00DA40E8">
              <w:rPr>
                <w:rFonts w:ascii="Times New Roman" w:hAnsi="Times New Roman" w:cs="Times New Roman"/>
                <w:i/>
                <w:iCs/>
                <w:color w:val="000000" w:themeColor="text1"/>
                <w:sz w:val="20"/>
                <w:szCs w:val="20"/>
              </w:rPr>
              <w:t>“</w:t>
            </w:r>
            <w:r w:rsidR="00AC4367" w:rsidRPr="00DA40E8">
              <w:rPr>
                <w:rFonts w:ascii="Times New Roman" w:hAnsi="Times New Roman" w:cs="Times New Roman"/>
                <w:i/>
                <w:iCs/>
                <w:color w:val="000000" w:themeColor="text1"/>
                <w:sz w:val="20"/>
                <w:szCs w:val="20"/>
              </w:rPr>
              <w:t>This can be seen in the lighter color of district 7 compared to district 4 (Figure 1, Panel B). Across the city, the standard deviation between Council districts was 2.1, which means that most districts fell within 2.1 points of the city average (7.2%). However, within districts there was greater variation. The district with the highest internal variation was district 6, which had a standard deviation of 5.5 and the district with the lowest was district 4, which had a standard deviation of 2.8. This can be seen visually in the wider range of colors (i.e. census tracts) in district 6 compared to that of district 4 (Figure 1, Panel B).</w:t>
            </w:r>
            <w:r w:rsidRPr="00DA40E8">
              <w:rPr>
                <w:rFonts w:ascii="Times New Roman" w:hAnsi="Times New Roman" w:cs="Times New Roman"/>
                <w:i/>
                <w:iCs/>
                <w:color w:val="000000" w:themeColor="text1"/>
                <w:sz w:val="20"/>
                <w:szCs w:val="20"/>
              </w:rPr>
              <w:t>”</w:t>
            </w:r>
          </w:p>
        </w:tc>
      </w:tr>
    </w:tbl>
    <w:p w14:paraId="433A56ED" w14:textId="7318100D" w:rsidR="0000619B" w:rsidRPr="00DA40E8" w:rsidRDefault="0000619B">
      <w:pPr>
        <w:rPr>
          <w:rFonts w:ascii="Times New Roman" w:hAnsi="Times New Roman" w:cs="Times New Roman"/>
          <w:color w:val="222222"/>
          <w:sz w:val="20"/>
          <w:szCs w:val="20"/>
          <w:shd w:val="clear" w:color="auto" w:fill="FFFFFF"/>
        </w:rPr>
      </w:pPr>
    </w:p>
    <w:p w14:paraId="2CD3A3C2" w14:textId="77777777" w:rsidR="0000619B" w:rsidRPr="00DA40E8" w:rsidRDefault="0000619B">
      <w:pPr>
        <w:rPr>
          <w:rFonts w:ascii="Times New Roman" w:hAnsi="Times New Roman" w:cs="Times New Roman"/>
          <w:color w:val="222222"/>
          <w:sz w:val="20"/>
          <w:szCs w:val="20"/>
          <w:shd w:val="clear" w:color="auto" w:fill="FFFFFF"/>
        </w:rPr>
      </w:pPr>
      <w:r w:rsidRPr="00DA40E8">
        <w:rPr>
          <w:rFonts w:ascii="Times New Roman" w:hAnsi="Times New Roman" w:cs="Times New Roman"/>
          <w:color w:val="222222"/>
          <w:sz w:val="20"/>
          <w:szCs w:val="20"/>
          <w:shd w:val="clear" w:color="auto" w:fill="FFFFFF"/>
        </w:rPr>
        <w:t xml:space="preserve">Only two health metrics are included in this article and there is no explanation of the role (or importance) of greenspace or canopy cover supporting this, despite extensive literature on the topic.  </w:t>
      </w:r>
    </w:p>
    <w:tbl>
      <w:tblPr>
        <w:tblStyle w:val="TableGrid"/>
        <w:tblW w:w="0" w:type="auto"/>
        <w:tblLook w:val="04A0" w:firstRow="1" w:lastRow="0" w:firstColumn="1" w:lastColumn="0" w:noHBand="0" w:noVBand="1"/>
      </w:tblPr>
      <w:tblGrid>
        <w:gridCol w:w="9350"/>
      </w:tblGrid>
      <w:tr w:rsidR="002A2B7B" w:rsidRPr="00DA40E8" w14:paraId="274288AE" w14:textId="77777777" w:rsidTr="002A2B7B">
        <w:tc>
          <w:tcPr>
            <w:tcW w:w="9350" w:type="dxa"/>
          </w:tcPr>
          <w:p w14:paraId="10F59D1A" w14:textId="237F6F3D" w:rsidR="002A2B7B" w:rsidRPr="00DA40E8" w:rsidRDefault="00460C21">
            <w:pPr>
              <w:rPr>
                <w:rFonts w:ascii="Times New Roman" w:hAnsi="Times New Roman" w:cs="Times New Roman"/>
                <w:color w:val="000000" w:themeColor="text1"/>
                <w:sz w:val="20"/>
                <w:szCs w:val="20"/>
                <w:shd w:val="clear" w:color="auto" w:fill="FFFFFF"/>
              </w:rPr>
            </w:pPr>
            <w:r w:rsidRPr="00DA40E8">
              <w:rPr>
                <w:rFonts w:ascii="Times New Roman" w:hAnsi="Times New Roman" w:cs="Times New Roman"/>
                <w:b/>
                <w:bCs/>
                <w:sz w:val="20"/>
                <w:szCs w:val="20"/>
                <w:shd w:val="clear" w:color="auto" w:fill="FFFFFF"/>
              </w:rPr>
              <w:t>Response:</w:t>
            </w:r>
            <w:r w:rsidRPr="00DA40E8">
              <w:rPr>
                <w:rFonts w:ascii="Times New Roman" w:hAnsi="Times New Roman" w:cs="Times New Roman"/>
                <w:sz w:val="20"/>
                <w:szCs w:val="20"/>
                <w:shd w:val="clear" w:color="auto" w:fill="FFFFFF"/>
              </w:rPr>
              <w:t xml:space="preserve"> </w:t>
            </w:r>
            <w:r w:rsidR="002A2B7B" w:rsidRPr="00DA40E8">
              <w:rPr>
                <w:rFonts w:ascii="Times New Roman" w:hAnsi="Times New Roman" w:cs="Times New Roman"/>
                <w:color w:val="222222"/>
                <w:sz w:val="20"/>
                <w:szCs w:val="20"/>
                <w:shd w:val="clear" w:color="auto" w:fill="FFFFFF"/>
              </w:rPr>
              <w:t xml:space="preserve">The role </w:t>
            </w:r>
            <w:r w:rsidR="009A48FD" w:rsidRPr="00DA40E8">
              <w:rPr>
                <w:rFonts w:ascii="Times New Roman" w:hAnsi="Times New Roman" w:cs="Times New Roman"/>
                <w:color w:val="222222"/>
                <w:sz w:val="20"/>
                <w:szCs w:val="20"/>
                <w:shd w:val="clear" w:color="auto" w:fill="FFFFFF"/>
              </w:rPr>
              <w:t>of</w:t>
            </w:r>
            <w:r w:rsidR="002A2B7B" w:rsidRPr="00DA40E8">
              <w:rPr>
                <w:rFonts w:ascii="Times New Roman" w:hAnsi="Times New Roman" w:cs="Times New Roman"/>
                <w:color w:val="222222"/>
                <w:sz w:val="20"/>
                <w:szCs w:val="20"/>
                <w:shd w:val="clear" w:color="auto" w:fill="FFFFFF"/>
              </w:rPr>
              <w:t xml:space="preserve"> the two health</w:t>
            </w:r>
            <w:r w:rsidR="00107BD9">
              <w:rPr>
                <w:rFonts w:ascii="Times New Roman" w:hAnsi="Times New Roman" w:cs="Times New Roman"/>
                <w:color w:val="222222"/>
                <w:sz w:val="20"/>
                <w:szCs w:val="20"/>
                <w:shd w:val="clear" w:color="auto" w:fill="FFFFFF"/>
              </w:rPr>
              <w:t xml:space="preserve">-related </w:t>
            </w:r>
            <w:r w:rsidR="002A2B7B" w:rsidRPr="00DA40E8">
              <w:rPr>
                <w:rFonts w:ascii="Times New Roman" w:hAnsi="Times New Roman" w:cs="Times New Roman"/>
                <w:color w:val="222222"/>
                <w:sz w:val="20"/>
                <w:szCs w:val="20"/>
                <w:shd w:val="clear" w:color="auto" w:fill="FFFFFF"/>
              </w:rPr>
              <w:t xml:space="preserve">metrics </w:t>
            </w:r>
            <w:proofErr w:type="gramStart"/>
            <w:r w:rsidR="002A2B7B" w:rsidRPr="00DA40E8">
              <w:rPr>
                <w:rFonts w:ascii="Times New Roman" w:hAnsi="Times New Roman" w:cs="Times New Roman"/>
                <w:color w:val="222222"/>
                <w:sz w:val="20"/>
                <w:szCs w:val="20"/>
                <w:shd w:val="clear" w:color="auto" w:fill="FFFFFF"/>
              </w:rPr>
              <w:t>are</w:t>
            </w:r>
            <w:proofErr w:type="gramEnd"/>
            <w:r w:rsidR="002A2B7B" w:rsidRPr="00DA40E8">
              <w:rPr>
                <w:rFonts w:ascii="Times New Roman" w:hAnsi="Times New Roman" w:cs="Times New Roman"/>
                <w:color w:val="222222"/>
                <w:sz w:val="20"/>
                <w:szCs w:val="20"/>
                <w:shd w:val="clear" w:color="auto" w:fill="FFFFFF"/>
              </w:rPr>
              <w:t xml:space="preserve"> to serve as examples of metrics that can be calculated by city council district. We </w:t>
            </w:r>
            <w:r w:rsidR="005D0E0F">
              <w:rPr>
                <w:rFonts w:ascii="Times New Roman" w:hAnsi="Times New Roman" w:cs="Times New Roman"/>
                <w:color w:val="222222"/>
                <w:sz w:val="20"/>
                <w:szCs w:val="20"/>
                <w:shd w:val="clear" w:color="auto" w:fill="FFFFFF"/>
              </w:rPr>
              <w:t xml:space="preserve">selected </w:t>
            </w:r>
            <w:r w:rsidR="002A2B7B" w:rsidRPr="00DA40E8">
              <w:rPr>
                <w:rFonts w:ascii="Times New Roman" w:hAnsi="Times New Roman" w:cs="Times New Roman"/>
                <w:color w:val="222222"/>
                <w:sz w:val="20"/>
                <w:szCs w:val="20"/>
                <w:shd w:val="clear" w:color="auto" w:fill="FFFFFF"/>
              </w:rPr>
              <w:t xml:space="preserve">those two as they are from different data sources and </w:t>
            </w:r>
            <w:r w:rsidR="009A48FD" w:rsidRPr="00DA40E8">
              <w:rPr>
                <w:rFonts w:ascii="Times New Roman" w:hAnsi="Times New Roman" w:cs="Times New Roman"/>
                <w:color w:val="222222"/>
                <w:sz w:val="20"/>
                <w:szCs w:val="20"/>
                <w:shd w:val="clear" w:color="auto" w:fill="FFFFFF"/>
              </w:rPr>
              <w:t>have different mechanisms connecting to health</w:t>
            </w:r>
            <w:r w:rsidR="009A48FD" w:rsidRPr="00DA40E8">
              <w:rPr>
                <w:rFonts w:ascii="Times New Roman" w:hAnsi="Times New Roman" w:cs="Times New Roman"/>
                <w:color w:val="000000" w:themeColor="text1"/>
                <w:sz w:val="20"/>
                <w:szCs w:val="20"/>
                <w:shd w:val="clear" w:color="auto" w:fill="FFFFFF"/>
              </w:rPr>
              <w:t xml:space="preserve">. </w:t>
            </w:r>
            <w:r w:rsidR="002C1D88">
              <w:rPr>
                <w:rFonts w:ascii="Times New Roman" w:hAnsi="Times New Roman" w:cs="Times New Roman"/>
                <w:color w:val="000000" w:themeColor="text1"/>
                <w:sz w:val="20"/>
                <w:szCs w:val="20"/>
                <w:shd w:val="clear" w:color="auto" w:fill="FFFFFF"/>
              </w:rPr>
              <w:t>We have provided</w:t>
            </w:r>
            <w:r w:rsidR="002C1D88">
              <w:rPr>
                <w:rFonts w:ascii="Times New Roman" w:hAnsi="Times New Roman" w:cs="Times New Roman"/>
                <w:color w:val="000000" w:themeColor="text1"/>
                <w:sz w:val="20"/>
                <w:szCs w:val="20"/>
                <w:shd w:val="clear" w:color="auto" w:fill="FFFFFF"/>
              </w:rPr>
              <w:t xml:space="preserve"> literature describing the importance of these metrics for health: </w:t>
            </w:r>
            <w:r w:rsidR="002C1D88">
              <w:rPr>
                <w:rFonts w:ascii="Times New Roman" w:hAnsi="Times New Roman" w:cs="Times New Roman"/>
                <w:color w:val="000000" w:themeColor="text1"/>
                <w:sz w:val="20"/>
                <w:szCs w:val="20"/>
                <w:shd w:val="clear" w:color="auto" w:fill="FFFFFF"/>
              </w:rPr>
              <w:t xml:space="preserve"> </w:t>
            </w:r>
          </w:p>
          <w:p w14:paraId="00035626" w14:textId="77777777" w:rsidR="004F26C8" w:rsidRPr="00DA40E8" w:rsidRDefault="004F26C8">
            <w:pPr>
              <w:rPr>
                <w:rFonts w:ascii="Times New Roman" w:hAnsi="Times New Roman" w:cs="Times New Roman"/>
                <w:color w:val="EE0000"/>
                <w:sz w:val="20"/>
                <w:szCs w:val="20"/>
                <w:shd w:val="clear" w:color="auto" w:fill="FFFFFF"/>
              </w:rPr>
            </w:pPr>
          </w:p>
          <w:p w14:paraId="1CB357F8" w14:textId="1D92746D" w:rsidR="00E620E0" w:rsidRPr="00DA40E8" w:rsidRDefault="004F26C8" w:rsidP="004F26C8">
            <w:pPr>
              <w:rPr>
                <w:rFonts w:ascii="Times New Roman" w:hAnsi="Times New Roman" w:cs="Times New Roman"/>
                <w:i/>
                <w:iCs/>
                <w:color w:val="222222"/>
                <w:sz w:val="20"/>
                <w:szCs w:val="20"/>
                <w:shd w:val="clear" w:color="auto" w:fill="FFFFFF"/>
              </w:rPr>
            </w:pPr>
            <w:r w:rsidRPr="00DA40E8">
              <w:rPr>
                <w:rFonts w:ascii="Times New Roman" w:hAnsi="Times New Roman" w:cs="Times New Roman"/>
                <w:i/>
                <w:iCs/>
                <w:color w:val="222222"/>
                <w:sz w:val="20"/>
                <w:szCs w:val="20"/>
                <w:shd w:val="clear" w:color="auto" w:fill="FFFFFF"/>
              </w:rPr>
              <w:t>“</w:t>
            </w:r>
            <w:r w:rsidRPr="00DA40E8">
              <w:rPr>
                <w:rFonts w:ascii="Times New Roman" w:hAnsi="Times New Roman" w:cs="Times New Roman"/>
                <w:i/>
                <w:iCs/>
                <w:sz w:val="20"/>
                <w:szCs w:val="20"/>
              </w:rPr>
              <w:t xml:space="preserve">In this article, we present two example health metrics from the dashboard, tree canopy coverage and health insurance coverage, and assess their magnitude and distribution across the city. These metrics are associated with various health outcomes, for example, greater tree canopy coverage is associated with lower odds of gun violence </w:t>
            </w:r>
            <w:r w:rsidRPr="00DA40E8">
              <w:rPr>
                <w:rFonts w:ascii="Times New Roman" w:hAnsi="Times New Roman" w:cs="Times New Roman"/>
                <w:i/>
                <w:iCs/>
                <w:sz w:val="20"/>
                <w:szCs w:val="20"/>
              </w:rPr>
              <w:fldChar w:fldCharType="begin"/>
            </w:r>
            <w:r w:rsidRPr="00DA40E8">
              <w:rPr>
                <w:rFonts w:ascii="Times New Roman" w:hAnsi="Times New Roman" w:cs="Times New Roman"/>
                <w:i/>
                <w:iCs/>
                <w:sz w:val="20"/>
                <w:szCs w:val="20"/>
              </w:rPr>
              <w:instrText xml:space="preserve"> ADDIN EN.CITE &lt;EndNote&gt;&lt;Cite&gt;&lt;Author&gt;Kondo&lt;/Author&gt;&lt;Year&gt;2017&lt;/Year&gt;&lt;RecNum&gt;356&lt;/RecNum&gt;&lt;DisplayText&gt;(21)&lt;/DisplayText&gt;&lt;record&gt;&lt;rec-number&gt;356&lt;/rec-number&gt;&lt;foreign-keys&gt;&lt;key app="EN" db-id="5ax92wdr7adtz5etxvfxdfr0s5z2etvt2v0z" timestamp="1779724832" guid="0bf4de50-b258-474e-a3f0-d130d4d4b3ad"&gt;356&lt;/key&gt;&lt;/foreign-keys&gt;&lt;ref-type name="Journal Article"&gt;17&lt;/ref-type&gt;&lt;contributors&gt;&lt;authors&gt;&lt;author&gt;Kondo, M. C.&lt;/author&gt;&lt;author&gt;South, E. C.&lt;/author&gt;&lt;author&gt;Branas, C. C.&lt;/author&gt;&lt;author&gt;Richmond, T. S.&lt;/author&gt;&lt;author&gt;Wiebe, D. J.&lt;/author&gt;&lt;/authors&gt;&lt;/contributors&gt;&lt;titles&gt;&lt;title&gt;The Association Between Urban Tree Cover and Gun Assault: A Case-Control and Case-Crossover Study&lt;/title&gt;&lt;secondary-title&gt;Am J Epidemiol&lt;/secondary-title&gt;&lt;/titles&gt;&lt;periodical&gt;&lt;full-title&gt;Am J Epidemiol&lt;/full-title&gt;&lt;/periodical&gt;&lt;pages&gt;289-296&lt;/pages&gt;&lt;volume&gt;186&lt;/volume&gt;&lt;number&gt;3&lt;/number&gt;&lt;keywords&gt;&lt;keyword&gt;Adolescent&lt;/keyword&gt;&lt;keyword&gt;Case-Control Studies&lt;/keyword&gt;&lt;keyword&gt;Child&lt;/keyword&gt;&lt;keyword&gt;Cross-Over Studies&lt;/keyword&gt;&lt;keyword&gt;Firearms/statistics &amp;amp; numerical data&lt;/keyword&gt;&lt;keyword&gt;Humans&lt;/keyword&gt;&lt;keyword&gt;Male&lt;/keyword&gt;&lt;keyword&gt;Philadelphia/epidemiology&lt;/keyword&gt;&lt;keyword&gt;Risk Factors&lt;/keyword&gt;&lt;keyword&gt;*Trees&lt;/keyword&gt;&lt;keyword&gt;Urban Population/*statistics &amp;amp; numerical data&lt;/keyword&gt;&lt;keyword&gt;Wounds, Gunshot/*epidemiology/etiology&lt;/keyword&gt;&lt;keyword&gt;Young Adult&lt;/keyword&gt;&lt;keyword&gt;firearm violence&lt;/keyword&gt;&lt;keyword&gt;green space exposure&lt;/keyword&gt;&lt;keyword&gt;gun assault&lt;/keyword&gt;&lt;keyword&gt;urban tree canopy&lt;/keyword&gt;&lt;/keywords&gt;&lt;dates&gt;&lt;year&gt;2017&lt;/year&gt;&lt;pub-dates&gt;&lt;date&gt;Aug 1&lt;/date&gt;&lt;/pub-dates&gt;&lt;/dates&gt;&lt;isbn&gt;1476-6256 (Electronic)&amp;#xD;0002-9262 (Print)&amp;#xD;0002-9262 (Linking)&lt;/isbn&gt;&lt;accession-num&gt;28481962&lt;/accession-num&gt;&lt;urls&gt;&lt;related-urls&gt;&lt;url&gt;https://www.ncbi.nlm.nih.gov/pubmed/28481962&lt;/url&gt;&lt;/related-urls&gt;&lt;/urls&gt;&lt;custom2&gt;PMC5860224&lt;/custom2&gt;&lt;electronic-resource-num&gt;10.1093/aje/kwx096&lt;/electronic-resource-num&gt;&lt;remote-database-name&gt;Medline&lt;/remote-database-name&gt;&lt;remote-database-provider&gt;NLM&lt;/remote-database-provider&gt;&lt;/record&gt;&lt;/Cite&gt;&lt;/EndNote&gt;</w:instrText>
            </w:r>
            <w:r w:rsidRPr="00DA40E8">
              <w:rPr>
                <w:rFonts w:ascii="Times New Roman" w:hAnsi="Times New Roman" w:cs="Times New Roman"/>
                <w:i/>
                <w:iCs/>
                <w:sz w:val="20"/>
                <w:szCs w:val="20"/>
              </w:rPr>
              <w:fldChar w:fldCharType="separate"/>
            </w:r>
            <w:r w:rsidRPr="00DA40E8">
              <w:rPr>
                <w:rFonts w:ascii="Times New Roman" w:hAnsi="Times New Roman" w:cs="Times New Roman"/>
                <w:i/>
                <w:iCs/>
                <w:sz w:val="20"/>
                <w:szCs w:val="20"/>
              </w:rPr>
              <w:t>(21)</w:t>
            </w:r>
            <w:r w:rsidRPr="00DA40E8">
              <w:rPr>
                <w:rFonts w:ascii="Times New Roman" w:hAnsi="Times New Roman" w:cs="Times New Roman"/>
                <w:i/>
                <w:iCs/>
                <w:sz w:val="20"/>
                <w:szCs w:val="20"/>
              </w:rPr>
              <w:fldChar w:fldCharType="end"/>
            </w:r>
            <w:r w:rsidRPr="00DA40E8">
              <w:rPr>
                <w:rFonts w:ascii="Times New Roman" w:hAnsi="Times New Roman" w:cs="Times New Roman"/>
                <w:i/>
                <w:iCs/>
                <w:sz w:val="20"/>
                <w:szCs w:val="20"/>
              </w:rPr>
              <w:t xml:space="preserve">, lower premature mortality </w:t>
            </w:r>
            <w:r w:rsidRPr="00DA40E8">
              <w:rPr>
                <w:rFonts w:ascii="Times New Roman" w:hAnsi="Times New Roman" w:cs="Times New Roman"/>
                <w:i/>
                <w:iCs/>
                <w:sz w:val="20"/>
                <w:szCs w:val="20"/>
              </w:rPr>
              <w:fldChar w:fldCharType="begin">
                <w:fldData xml:space="preserve">PEVuZE5vdGU+PENpdGU+PEF1dGhvcj5Lb25kbzwvQXV0aG9yPjxZZWFyPjIwMjA8L1llYXI+PFJl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</w:fldData>
              </w:fldChar>
            </w:r>
            <w:r w:rsidRPr="00DA40E8">
              <w:rPr>
                <w:rFonts w:ascii="Times New Roman" w:hAnsi="Times New Roman" w:cs="Times New Roman"/>
                <w:i/>
                <w:iCs/>
                <w:sz w:val="20"/>
                <w:szCs w:val="20"/>
              </w:rPr>
              <w:instrText xml:space="preserve"> ADDIN EN.CITE </w:instrText>
            </w:r>
            <w:r w:rsidRPr="00DA40E8">
              <w:rPr>
                <w:rFonts w:ascii="Times New Roman" w:hAnsi="Times New Roman" w:cs="Times New Roman"/>
                <w:i/>
                <w:iCs/>
                <w:sz w:val="20"/>
                <w:szCs w:val="20"/>
              </w:rPr>
              <w:fldChar w:fldCharType="begin">
                <w:fldData xml:space="preserve">PEVuZE5vdGU+PENpdGU+PEF1dGhvcj5Lb25kbzwvQXV0aG9yPjxZZWFyPjIwMjA8L1llYXI+PFJl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</w:fldData>
              </w:fldChar>
            </w:r>
            <w:r w:rsidRPr="00DA40E8">
              <w:rPr>
                <w:rFonts w:ascii="Times New Roman" w:hAnsi="Times New Roman" w:cs="Times New Roman"/>
                <w:i/>
                <w:iCs/>
                <w:sz w:val="20"/>
                <w:szCs w:val="20"/>
              </w:rPr>
              <w:instrText xml:space="preserve"> ADDIN EN.CITE.DATA </w:instrText>
            </w:r>
            <w:r w:rsidRPr="00DA40E8">
              <w:rPr>
                <w:rFonts w:ascii="Times New Roman" w:hAnsi="Times New Roman" w:cs="Times New Roman"/>
                <w:i/>
                <w:iCs/>
                <w:sz w:val="20"/>
                <w:szCs w:val="20"/>
              </w:rPr>
            </w:r>
            <w:r w:rsidRPr="00DA40E8">
              <w:rPr>
                <w:rFonts w:ascii="Times New Roman" w:hAnsi="Times New Roman" w:cs="Times New Roman"/>
                <w:i/>
                <w:iCs/>
                <w:sz w:val="20"/>
                <w:szCs w:val="20"/>
              </w:rPr>
              <w:fldChar w:fldCharType="end"/>
            </w:r>
            <w:r w:rsidRPr="00DA40E8">
              <w:rPr>
                <w:rFonts w:ascii="Times New Roman" w:hAnsi="Times New Roman" w:cs="Times New Roman"/>
                <w:i/>
                <w:iCs/>
                <w:sz w:val="20"/>
                <w:szCs w:val="20"/>
              </w:rPr>
            </w:r>
            <w:r w:rsidRPr="00DA40E8">
              <w:rPr>
                <w:rFonts w:ascii="Times New Roman" w:hAnsi="Times New Roman" w:cs="Times New Roman"/>
                <w:i/>
                <w:iCs/>
                <w:sz w:val="20"/>
                <w:szCs w:val="20"/>
              </w:rPr>
              <w:fldChar w:fldCharType="separate"/>
            </w:r>
            <w:r w:rsidRPr="00DA40E8">
              <w:rPr>
                <w:rFonts w:ascii="Times New Roman" w:hAnsi="Times New Roman" w:cs="Times New Roman"/>
                <w:i/>
                <w:iCs/>
                <w:sz w:val="20"/>
                <w:szCs w:val="20"/>
              </w:rPr>
              <w:t>(22)</w:t>
            </w:r>
            <w:r w:rsidRPr="00DA40E8">
              <w:rPr>
                <w:rFonts w:ascii="Times New Roman" w:hAnsi="Times New Roman" w:cs="Times New Roman"/>
                <w:i/>
                <w:iCs/>
                <w:sz w:val="20"/>
                <w:szCs w:val="20"/>
              </w:rPr>
              <w:fldChar w:fldCharType="end"/>
            </w:r>
            <w:r w:rsidRPr="00DA40E8">
              <w:rPr>
                <w:rFonts w:ascii="Times New Roman" w:hAnsi="Times New Roman" w:cs="Times New Roman"/>
                <w:i/>
                <w:iCs/>
                <w:sz w:val="20"/>
                <w:szCs w:val="20"/>
              </w:rPr>
              <w:t xml:space="preserve"> and improved mental health </w:t>
            </w:r>
            <w:r w:rsidRPr="00DA40E8">
              <w:rPr>
                <w:rFonts w:ascii="Times New Roman" w:hAnsi="Times New Roman" w:cs="Times New Roman"/>
                <w:i/>
                <w:iCs/>
                <w:sz w:val="20"/>
                <w:szCs w:val="20"/>
              </w:rPr>
              <w:fldChar w:fldCharType="begin"/>
            </w:r>
            <w:r w:rsidRPr="00DA40E8">
              <w:rPr>
                <w:rFonts w:ascii="Times New Roman" w:hAnsi="Times New Roman" w:cs="Times New Roman"/>
                <w:i/>
                <w:iCs/>
                <w:sz w:val="20"/>
                <w:szCs w:val="20"/>
              </w:rPr>
              <w:instrText xml:space="preserve"> ADDIN EN.CITE &lt;EndNote&gt;&lt;Cite&gt;&lt;Author&gt;Akpinar&lt;/Author&gt;&lt;Year&gt;2016&lt;/Year&gt;&lt;RecNum&gt;282&lt;/RecNum&gt;&lt;DisplayText&gt;(23)&lt;/DisplayText&gt;&lt;record&gt;&lt;rec-number&gt;282&lt;/rec-number&gt;&lt;foreign-keys&gt;&lt;key app="EN" db-id="5ax92wdr7adtz5etxvfxdfr0s5z2etvt2v0z" timestamp="1779723916" guid="97710b01-91e2-4fce-9b03-93d0c20ee026"&gt;282&lt;/key&gt;&lt;/foreign-keys&gt;&lt;ref-type name="Journal Article"&gt;17&lt;/ref-type&gt;&lt;contributors&gt;&lt;authors&gt;&lt;author&gt;Akpinar, Abdullah&lt;/author&gt;&lt;author&gt;Barbosa-Leiker, Celestina&lt;/author&gt;&lt;author&gt;Brooks, Kerry R.&lt;/author&gt;&lt;/authors&gt;&lt;/contributors&gt;&lt;titles&gt;&lt;title&gt;Does green space matter? Exploring relationships between green space type and health indicators&lt;/title&gt;&lt;secondary-title&gt;Urban Forestry &amp;amp; Urban Greening&lt;/secondary-title&gt;&lt;/titles&gt;&lt;periodical&gt;&lt;full-title&gt;Urban Forestry &amp;amp; Urban Greening&lt;/full-title&gt;&lt;/periodical&gt;&lt;pages&gt;407-418&lt;/pages&gt;&lt;volume&gt;20&lt;/volume&gt;&lt;section&gt;407&lt;/section&gt;&lt;dates&gt;&lt;year&gt;2016&lt;/year&gt;&lt;/dates&gt;&lt;isbn&gt;16188667&lt;/isbn&gt;&lt;urls&gt;&lt;/urls&gt;&lt;electronic-resource-num&gt;10.1016/j.ufug.2016.10.013&lt;/electronic-resource-num&gt;&lt;/record&gt;&lt;/Cite&gt;&lt;/EndNote&gt;</w:instrText>
            </w:r>
            <w:r w:rsidRPr="00DA40E8">
              <w:rPr>
                <w:rFonts w:ascii="Times New Roman" w:hAnsi="Times New Roman" w:cs="Times New Roman"/>
                <w:i/>
                <w:iCs/>
                <w:sz w:val="20"/>
                <w:szCs w:val="20"/>
              </w:rPr>
              <w:fldChar w:fldCharType="separate"/>
            </w:r>
            <w:r w:rsidRPr="00DA40E8">
              <w:rPr>
                <w:rFonts w:ascii="Times New Roman" w:hAnsi="Times New Roman" w:cs="Times New Roman"/>
                <w:i/>
                <w:iCs/>
                <w:sz w:val="20"/>
                <w:szCs w:val="20"/>
              </w:rPr>
              <w:t>(23)</w:t>
            </w:r>
            <w:r w:rsidRPr="00DA40E8">
              <w:rPr>
                <w:rFonts w:ascii="Times New Roman" w:hAnsi="Times New Roman" w:cs="Times New Roman"/>
                <w:i/>
                <w:iCs/>
                <w:sz w:val="20"/>
                <w:szCs w:val="20"/>
              </w:rPr>
              <w:fldChar w:fldCharType="end"/>
            </w:r>
            <w:r w:rsidRPr="00DA40E8">
              <w:rPr>
                <w:rFonts w:ascii="Times New Roman" w:hAnsi="Times New Roman" w:cs="Times New Roman"/>
                <w:i/>
                <w:iCs/>
                <w:sz w:val="20"/>
                <w:szCs w:val="20"/>
              </w:rPr>
              <w:t xml:space="preserve">, and health insurance reduced mortality rates </w:t>
            </w:r>
            <w:r w:rsidRPr="00DA40E8">
              <w:rPr>
                <w:rFonts w:ascii="Times New Roman" w:hAnsi="Times New Roman" w:cs="Times New Roman"/>
                <w:i/>
                <w:iCs/>
                <w:sz w:val="20"/>
                <w:szCs w:val="20"/>
              </w:rPr>
              <w:fldChar w:fldCharType="begin"/>
            </w:r>
            <w:r w:rsidRPr="00DA40E8">
              <w:rPr>
                <w:rFonts w:ascii="Times New Roman" w:hAnsi="Times New Roman" w:cs="Times New Roman"/>
                <w:i/>
                <w:iCs/>
                <w:sz w:val="20"/>
                <w:szCs w:val="20"/>
              </w:rPr>
              <w:instrText xml:space="preserve"> ADDIN EN.CITE &lt;EndNote&gt;&lt;Cite&gt;&lt;Author&gt;Levy&lt;/Author&gt;&lt;Year&gt;2025&lt;/Year&gt;&lt;RecNum&gt;708&lt;/RecNum&gt;&lt;DisplayText&gt;(24)&lt;/DisplayText&gt;&lt;record&gt;&lt;rec-number&gt;708&lt;/rec-number&gt;&lt;foreign-keys&gt;&lt;key app="EN" db-id="5ax92wdr7adtz5etxvfxdfr0s5z2etvt2v0z" timestamp="1783384502"&gt;708&lt;/key&gt;&lt;/foreign-keys&gt;&lt;ref-type name="Journal Article"&gt;17&lt;/ref-type&gt;&lt;contributors&gt;&lt;authors&gt;&lt;author&gt;Levy, H.&lt;/author&gt;&lt;author&gt;Buchmueller, T. C.&lt;/author&gt;&lt;/authors&gt;&lt;/contributors&gt;&lt;auth-address&gt;Institute for Social Research, University of Michigan, Ann Arbor, Michigan, USA; email: hlevy@umich.edu.&amp;#xD;Ross School of Business, University of Michigan, Ann Arbor, Michigan, USA.&lt;/auth-address&gt;&lt;titles&gt;&lt;title&gt;The Impact of Health Insurance on Mortality&lt;/title&gt;&lt;secondary-title&gt;Annu Rev Public Health&lt;/secondary-title&gt;&lt;/titles&gt;&lt;periodical&gt;&lt;full-title&gt;Annu Rev Public Health&lt;/full-title&gt;&lt;/periodical&gt;&lt;pages&gt;541-550&lt;/pages&gt;&lt;volume&gt;46&lt;/volume&gt;&lt;number&gt;1&lt;/number&gt;&lt;edition&gt;20250110&lt;/edition&gt;&lt;keywords&gt;&lt;keyword&gt;Humans&lt;/keyword&gt;&lt;keyword&gt;*Insurance, Health/statistics &amp;amp; numerical data&lt;/keyword&gt;&lt;keyword&gt;*Mortality/trends&lt;/keyword&gt;&lt;keyword&gt;Child&lt;/keyword&gt;&lt;keyword&gt;Adult&lt;/keyword&gt;&lt;keyword&gt;*Insurance Coverage/statistics &amp;amp; numerical data&lt;/keyword&gt;&lt;keyword&gt;Middle Aged&lt;/keyword&gt;&lt;keyword&gt;United States/epidemiology&lt;/keyword&gt;&lt;keyword&gt;Aged&lt;/keyword&gt;&lt;keyword&gt;Child, Preschool&lt;/keyword&gt;&lt;keyword&gt;Adolescent&lt;/keyword&gt;&lt;keyword&gt;Medicaid&lt;/keyword&gt;&lt;keyword&gt;Medicare&lt;/keyword&gt;&lt;keyword&gt;health insurance&lt;/keyword&gt;&lt;keyword&gt;mortality&lt;/keyword&gt;&lt;keyword&gt;uninsured&lt;/keyword&gt;&lt;/keywords&gt;&lt;dates&gt;&lt;year&gt;2025&lt;/year&gt;&lt;pub-dates&gt;&lt;date&gt;Apr&lt;/date&gt;&lt;/pub-dates&gt;&lt;/dates&gt;&lt;isbn&gt;1545-2093 (Electronic)&amp;#xD;0163-7525 (Linking)&lt;/isbn&gt;&lt;accession-num&gt;39792985&lt;/accession-num&gt;&lt;urls&gt;&lt;related-urls&gt;&lt;url&gt;https://www.ncbi.nlm.nih.gov/pubmed/39792985&lt;/url&gt;&lt;/related-urls&gt;&lt;/urls&gt;&lt;electronic-resource-num&gt;10.1146/annurev-publhealth-061022-042335&lt;/electronic-resource-num&gt;&lt;remote-database-name&gt;Medline&lt;/remote-database-name&gt;&lt;remote-database-provider&gt;NLM&lt;/remote-database-provider&gt;&lt;/record&gt;&lt;/Cite&gt;&lt;/EndNote&gt;</w:instrText>
            </w:r>
            <w:r w:rsidRPr="00DA40E8">
              <w:rPr>
                <w:rFonts w:ascii="Times New Roman" w:hAnsi="Times New Roman" w:cs="Times New Roman"/>
                <w:i/>
                <w:iCs/>
                <w:sz w:val="20"/>
                <w:szCs w:val="20"/>
              </w:rPr>
              <w:fldChar w:fldCharType="separate"/>
            </w:r>
            <w:r w:rsidRPr="00DA40E8">
              <w:rPr>
                <w:rFonts w:ascii="Times New Roman" w:hAnsi="Times New Roman" w:cs="Times New Roman"/>
                <w:i/>
                <w:iCs/>
                <w:sz w:val="20"/>
                <w:szCs w:val="20"/>
              </w:rPr>
              <w:t>(24)</w:t>
            </w:r>
            <w:r w:rsidRPr="00DA40E8">
              <w:rPr>
                <w:rFonts w:ascii="Times New Roman" w:hAnsi="Times New Roman" w:cs="Times New Roman"/>
                <w:i/>
                <w:iCs/>
                <w:sz w:val="20"/>
                <w:szCs w:val="20"/>
              </w:rPr>
              <w:fldChar w:fldCharType="end"/>
            </w:r>
            <w:r w:rsidRPr="00DA40E8">
              <w:rPr>
                <w:rFonts w:ascii="Times New Roman" w:hAnsi="Times New Roman" w:cs="Times New Roman"/>
                <w:i/>
                <w:iCs/>
                <w:sz w:val="20"/>
                <w:szCs w:val="20"/>
              </w:rPr>
              <w:t xml:space="preserve">. These metrics were selected because they are timely and relevant public health metrics that </w:t>
            </w:r>
            <w:r w:rsidRPr="00DA40E8">
              <w:rPr>
                <w:rFonts w:ascii="Times New Roman" w:hAnsi="Times New Roman" w:cs="Times New Roman"/>
                <w:i/>
                <w:iCs/>
                <w:sz w:val="20"/>
                <w:szCs w:val="20"/>
              </w:rPr>
              <w:lastRenderedPageBreak/>
              <w:t>show variation in distributions across City Council Districts and warrant different types of public health responses.”</w:t>
            </w:r>
          </w:p>
        </w:tc>
      </w:tr>
    </w:tbl>
    <w:p w14:paraId="401FF4A2" w14:textId="77777777" w:rsidR="0000619B" w:rsidRPr="00DA40E8" w:rsidRDefault="0000619B">
      <w:pPr>
        <w:rPr>
          <w:rFonts w:ascii="Times New Roman" w:hAnsi="Times New Roman" w:cs="Times New Roman"/>
          <w:color w:val="222222"/>
          <w:sz w:val="20"/>
          <w:szCs w:val="20"/>
          <w:shd w:val="clear" w:color="auto" w:fill="FFFFFF"/>
        </w:rPr>
      </w:pPr>
    </w:p>
    <w:p w14:paraId="771186CC" w14:textId="70B89D9E" w:rsidR="0000619B" w:rsidRPr="00DA40E8" w:rsidRDefault="0000619B">
      <w:pPr>
        <w:rPr>
          <w:rFonts w:ascii="Times New Roman" w:hAnsi="Times New Roman" w:cs="Times New Roman"/>
          <w:color w:val="222222"/>
          <w:sz w:val="20"/>
          <w:szCs w:val="20"/>
          <w:shd w:val="clear" w:color="auto" w:fill="FFFFFF"/>
        </w:rPr>
      </w:pPr>
      <w:proofErr w:type="gramStart"/>
      <w:r w:rsidRPr="00DA40E8">
        <w:rPr>
          <w:rFonts w:ascii="Times New Roman" w:hAnsi="Times New Roman" w:cs="Times New Roman"/>
          <w:color w:val="222222"/>
          <w:sz w:val="20"/>
          <w:szCs w:val="20"/>
          <w:shd w:val="clear" w:color="auto" w:fill="FFFFFF"/>
        </w:rPr>
        <w:t>Similarly</w:t>
      </w:r>
      <w:proofErr w:type="gramEnd"/>
      <w:r w:rsidRPr="00DA40E8">
        <w:rPr>
          <w:rFonts w:ascii="Times New Roman" w:hAnsi="Times New Roman" w:cs="Times New Roman"/>
          <w:color w:val="222222"/>
          <w:sz w:val="20"/>
          <w:szCs w:val="20"/>
          <w:shd w:val="clear" w:color="auto" w:fill="FFFFFF"/>
        </w:rPr>
        <w:t xml:space="preserve"> not much is mentioned for health insurance - </w:t>
      </w:r>
      <w:proofErr w:type="gramStart"/>
      <w:r w:rsidRPr="00DA40E8">
        <w:rPr>
          <w:rFonts w:ascii="Times New Roman" w:hAnsi="Times New Roman" w:cs="Times New Roman"/>
          <w:color w:val="222222"/>
          <w:sz w:val="20"/>
          <w:szCs w:val="20"/>
          <w:shd w:val="clear" w:color="auto" w:fill="FFFFFF"/>
        </w:rPr>
        <w:t>it's seems</w:t>
      </w:r>
      <w:proofErr w:type="gramEnd"/>
      <w:r w:rsidRPr="00DA40E8">
        <w:rPr>
          <w:rFonts w:ascii="Times New Roman" w:hAnsi="Times New Roman" w:cs="Times New Roman"/>
          <w:color w:val="222222"/>
          <w:sz w:val="20"/>
          <w:szCs w:val="20"/>
          <w:shd w:val="clear" w:color="auto" w:fill="FFFFFF"/>
        </w:rPr>
        <w:t xml:space="preserve"> like an unusual pairing.  The authors might consider taking a domain </w:t>
      </w:r>
      <w:r w:rsidR="00FB742E" w:rsidRPr="00DA40E8">
        <w:rPr>
          <w:rFonts w:ascii="Times New Roman" w:hAnsi="Times New Roman" w:cs="Times New Roman"/>
          <w:color w:val="222222"/>
          <w:sz w:val="20"/>
          <w:szCs w:val="20"/>
          <w:shd w:val="clear" w:color="auto" w:fill="FFFFFF"/>
        </w:rPr>
        <w:t>focused</w:t>
      </w:r>
      <w:r w:rsidRPr="00DA40E8">
        <w:rPr>
          <w:rFonts w:ascii="Times New Roman" w:hAnsi="Times New Roman" w:cs="Times New Roman"/>
          <w:color w:val="222222"/>
          <w:sz w:val="20"/>
          <w:szCs w:val="20"/>
          <w:shd w:val="clear" w:color="auto" w:fill="FFFFFF"/>
        </w:rPr>
        <w:t xml:space="preserve"> approach and grouping the measures accordingly using the 28 metrics from the website.  </w:t>
      </w:r>
    </w:p>
    <w:tbl>
      <w:tblPr>
        <w:tblStyle w:val="TableGrid"/>
        <w:tblW w:w="0" w:type="auto"/>
        <w:tblLook w:val="04A0" w:firstRow="1" w:lastRow="0" w:firstColumn="1" w:lastColumn="0" w:noHBand="0" w:noVBand="1"/>
      </w:tblPr>
      <w:tblGrid>
        <w:gridCol w:w="9350"/>
      </w:tblGrid>
      <w:tr w:rsidR="009A48FD" w:rsidRPr="00DA40E8" w14:paraId="075EF512" w14:textId="77777777" w:rsidTr="009A48FD">
        <w:tc>
          <w:tcPr>
            <w:tcW w:w="9350" w:type="dxa"/>
          </w:tcPr>
          <w:p w14:paraId="18CE6213" w14:textId="77777777" w:rsidR="009A48FD" w:rsidRPr="00DA40E8" w:rsidRDefault="00460C21">
            <w:pPr>
              <w:rPr>
                <w:rFonts w:ascii="Times New Roman" w:hAnsi="Times New Roman" w:cs="Times New Roman"/>
                <w:color w:val="222222"/>
                <w:sz w:val="20"/>
                <w:szCs w:val="20"/>
                <w:shd w:val="clear" w:color="auto" w:fill="FFFFFF"/>
              </w:rPr>
            </w:pPr>
            <w:r w:rsidRPr="00DA40E8">
              <w:rPr>
                <w:rFonts w:ascii="Times New Roman" w:hAnsi="Times New Roman" w:cs="Times New Roman"/>
                <w:b/>
                <w:bCs/>
                <w:sz w:val="20"/>
                <w:szCs w:val="20"/>
                <w:shd w:val="clear" w:color="auto" w:fill="FFFFFF"/>
              </w:rPr>
              <w:t>Response:</w:t>
            </w:r>
            <w:r w:rsidRPr="00DA40E8">
              <w:rPr>
                <w:rFonts w:ascii="Times New Roman" w:hAnsi="Times New Roman" w:cs="Times New Roman"/>
                <w:sz w:val="20"/>
                <w:szCs w:val="20"/>
                <w:shd w:val="clear" w:color="auto" w:fill="FFFFFF"/>
              </w:rPr>
              <w:t xml:space="preserve"> </w:t>
            </w:r>
            <w:r w:rsidR="00FB742E" w:rsidRPr="00DA40E8">
              <w:rPr>
                <w:rFonts w:ascii="Times New Roman" w:hAnsi="Times New Roman" w:cs="Times New Roman"/>
                <w:color w:val="222222"/>
                <w:sz w:val="20"/>
                <w:szCs w:val="20"/>
                <w:shd w:val="clear" w:color="auto" w:fill="FFFFFF"/>
              </w:rPr>
              <w:t xml:space="preserve">The pairing of the two metrics is intentional. As stated above, we wanted to show an example of calculating public health metrics by city council district for two different metrics (i.e. different data sources and mechanisms). This helps to demonstrate the </w:t>
            </w:r>
            <w:r w:rsidRPr="00DA40E8">
              <w:rPr>
                <w:rFonts w:ascii="Times New Roman" w:hAnsi="Times New Roman" w:cs="Times New Roman"/>
                <w:color w:val="222222"/>
                <w:sz w:val="20"/>
                <w:szCs w:val="20"/>
                <w:shd w:val="clear" w:color="auto" w:fill="FFFFFF"/>
              </w:rPr>
              <w:t>wide-ranging</w:t>
            </w:r>
            <w:r w:rsidR="00FB742E" w:rsidRPr="00DA40E8">
              <w:rPr>
                <w:rFonts w:ascii="Times New Roman" w:hAnsi="Times New Roman" w:cs="Times New Roman"/>
                <w:color w:val="222222"/>
                <w:sz w:val="20"/>
                <w:szCs w:val="20"/>
                <w:shd w:val="clear" w:color="auto" w:fill="FFFFFF"/>
              </w:rPr>
              <w:t xml:space="preserve"> utility and feasibility of calculating and reporting public </w:t>
            </w:r>
            <w:r w:rsidRPr="00DA40E8">
              <w:rPr>
                <w:rFonts w:ascii="Times New Roman" w:hAnsi="Times New Roman" w:cs="Times New Roman"/>
                <w:color w:val="222222"/>
                <w:sz w:val="20"/>
                <w:szCs w:val="20"/>
                <w:shd w:val="clear" w:color="auto" w:fill="FFFFFF"/>
              </w:rPr>
              <w:t>health</w:t>
            </w:r>
            <w:r w:rsidR="00FB742E" w:rsidRPr="00DA40E8">
              <w:rPr>
                <w:rFonts w:ascii="Times New Roman" w:hAnsi="Times New Roman" w:cs="Times New Roman"/>
                <w:color w:val="222222"/>
                <w:sz w:val="20"/>
                <w:szCs w:val="20"/>
                <w:shd w:val="clear" w:color="auto" w:fill="FFFFFF"/>
              </w:rPr>
              <w:t xml:space="preserve"> metrics by council district. </w:t>
            </w:r>
          </w:p>
          <w:p w14:paraId="3663D819" w14:textId="77777777" w:rsidR="00652CCF" w:rsidRPr="00DA40E8" w:rsidRDefault="00652CCF">
            <w:pPr>
              <w:rPr>
                <w:rFonts w:ascii="Times New Roman" w:hAnsi="Times New Roman" w:cs="Times New Roman"/>
                <w:color w:val="222222"/>
                <w:sz w:val="20"/>
                <w:szCs w:val="20"/>
                <w:shd w:val="clear" w:color="auto" w:fill="FFFFFF"/>
              </w:rPr>
            </w:pPr>
          </w:p>
          <w:p w14:paraId="6A4280B4" w14:textId="58EE7201" w:rsidR="00652CCF" w:rsidRPr="00DA40E8" w:rsidRDefault="00411068">
            <w:pPr>
              <w:rPr>
                <w:rFonts w:ascii="Times New Roman" w:hAnsi="Times New Roman" w:cs="Times New Roman"/>
                <w:color w:val="222222"/>
                <w:sz w:val="20"/>
                <w:szCs w:val="20"/>
                <w:shd w:val="clear" w:color="auto" w:fill="FFFFFF"/>
              </w:rPr>
            </w:pPr>
            <w:r w:rsidRPr="00DA40E8">
              <w:rPr>
                <w:rFonts w:ascii="Times New Roman" w:hAnsi="Times New Roman" w:cs="Times New Roman"/>
                <w:color w:val="222222"/>
                <w:sz w:val="20"/>
                <w:szCs w:val="20"/>
                <w:shd w:val="clear" w:color="auto" w:fill="FFFFFF"/>
              </w:rPr>
              <w:t>We have added some additional information detailing why we chose the two metrics</w:t>
            </w:r>
            <w:r w:rsidR="001706A5">
              <w:rPr>
                <w:rFonts w:ascii="Times New Roman" w:hAnsi="Times New Roman" w:cs="Times New Roman"/>
                <w:color w:val="222222"/>
                <w:sz w:val="20"/>
                <w:szCs w:val="20"/>
                <w:shd w:val="clear" w:color="auto" w:fill="FFFFFF"/>
              </w:rPr>
              <w:t xml:space="preserve"> (see previous response)</w:t>
            </w:r>
            <w:r w:rsidRPr="00DA40E8">
              <w:rPr>
                <w:rFonts w:ascii="Times New Roman" w:hAnsi="Times New Roman" w:cs="Times New Roman"/>
                <w:color w:val="222222"/>
                <w:sz w:val="20"/>
                <w:szCs w:val="20"/>
                <w:shd w:val="clear" w:color="auto" w:fill="FFFFFF"/>
              </w:rPr>
              <w:t xml:space="preserve"> and w</w:t>
            </w:r>
            <w:r w:rsidR="00652CCF" w:rsidRPr="00DA40E8">
              <w:rPr>
                <w:rFonts w:ascii="Times New Roman" w:hAnsi="Times New Roman" w:cs="Times New Roman"/>
                <w:color w:val="222222"/>
                <w:sz w:val="20"/>
                <w:szCs w:val="20"/>
                <w:shd w:val="clear" w:color="auto" w:fill="FFFFFF"/>
              </w:rPr>
              <w:t xml:space="preserve">e added a sentence to the results </w:t>
            </w:r>
            <w:r w:rsidR="008F7155" w:rsidRPr="00DA40E8">
              <w:rPr>
                <w:rFonts w:ascii="Times New Roman" w:hAnsi="Times New Roman" w:cs="Times New Roman"/>
                <w:color w:val="222222"/>
                <w:sz w:val="20"/>
                <w:szCs w:val="20"/>
                <w:shd w:val="clear" w:color="auto" w:fill="FFFFFF"/>
              </w:rPr>
              <w:t xml:space="preserve">section </w:t>
            </w:r>
            <w:r w:rsidR="00652CCF" w:rsidRPr="00DA40E8">
              <w:rPr>
                <w:rFonts w:ascii="Times New Roman" w:hAnsi="Times New Roman" w:cs="Times New Roman"/>
                <w:color w:val="222222"/>
                <w:sz w:val="20"/>
                <w:szCs w:val="20"/>
                <w:shd w:val="clear" w:color="auto" w:fill="FFFFFF"/>
              </w:rPr>
              <w:t xml:space="preserve">referencing the other </w:t>
            </w:r>
            <w:r w:rsidR="008F7155" w:rsidRPr="00DA40E8">
              <w:rPr>
                <w:rFonts w:ascii="Times New Roman" w:hAnsi="Times New Roman" w:cs="Times New Roman"/>
                <w:color w:val="222222"/>
                <w:sz w:val="20"/>
                <w:szCs w:val="20"/>
                <w:shd w:val="clear" w:color="auto" w:fill="FFFFFF"/>
              </w:rPr>
              <w:t>metrics on the dashboard:</w:t>
            </w:r>
          </w:p>
          <w:p w14:paraId="5EE49D48" w14:textId="77777777" w:rsidR="008F7155" w:rsidRPr="00DA40E8" w:rsidRDefault="008F7155">
            <w:pPr>
              <w:rPr>
                <w:rFonts w:ascii="Times New Roman" w:hAnsi="Times New Roman" w:cs="Times New Roman"/>
                <w:color w:val="222222"/>
                <w:sz w:val="20"/>
                <w:szCs w:val="20"/>
                <w:shd w:val="clear" w:color="auto" w:fill="FFFFFF"/>
              </w:rPr>
            </w:pPr>
          </w:p>
          <w:p w14:paraId="0B383BE8" w14:textId="2387ECB2" w:rsidR="008F7155" w:rsidRPr="00DA40E8" w:rsidRDefault="008F7155">
            <w:pPr>
              <w:rPr>
                <w:rFonts w:ascii="Times New Roman" w:hAnsi="Times New Roman" w:cs="Times New Roman"/>
                <w:i/>
                <w:iCs/>
                <w:sz w:val="20"/>
                <w:szCs w:val="20"/>
              </w:rPr>
            </w:pPr>
            <w:r w:rsidRPr="00DA40E8">
              <w:rPr>
                <w:rFonts w:ascii="Times New Roman" w:hAnsi="Times New Roman" w:cs="Times New Roman"/>
                <w:i/>
                <w:iCs/>
                <w:color w:val="222222"/>
                <w:sz w:val="20"/>
                <w:szCs w:val="20"/>
                <w:shd w:val="clear" w:color="auto" w:fill="FFFFFF"/>
              </w:rPr>
              <w:t>“</w:t>
            </w:r>
            <w:r w:rsidRPr="00DA40E8">
              <w:rPr>
                <w:rFonts w:ascii="Times New Roman" w:hAnsi="Times New Roman" w:cs="Times New Roman"/>
                <w:i/>
                <w:iCs/>
                <w:sz w:val="20"/>
                <w:szCs w:val="20"/>
              </w:rPr>
              <w:t>In addition to tree canopy coverage and health insurance, additional metrics such as gun violence fatalities and heat vulnerability can be explored on the dashboard. The dashboard contains interactive maps and graphs council districts in Philadelphia.”</w:t>
            </w:r>
          </w:p>
        </w:tc>
      </w:tr>
    </w:tbl>
    <w:p w14:paraId="4BAA6149" w14:textId="77777777" w:rsidR="009A48FD" w:rsidRPr="00DA40E8" w:rsidRDefault="009A48FD">
      <w:pPr>
        <w:rPr>
          <w:rFonts w:ascii="Times New Roman" w:hAnsi="Times New Roman" w:cs="Times New Roman"/>
          <w:color w:val="222222"/>
          <w:sz w:val="20"/>
          <w:szCs w:val="20"/>
          <w:shd w:val="clear" w:color="auto" w:fill="FFFFFF"/>
        </w:rPr>
      </w:pPr>
    </w:p>
    <w:p w14:paraId="5682E33E" w14:textId="77777777" w:rsidR="0000619B" w:rsidRPr="00DA40E8" w:rsidRDefault="0000619B">
      <w:pPr>
        <w:rPr>
          <w:rFonts w:ascii="Times New Roman" w:hAnsi="Times New Roman" w:cs="Times New Roman"/>
          <w:color w:val="222222"/>
          <w:sz w:val="20"/>
          <w:szCs w:val="20"/>
          <w:shd w:val="clear" w:color="auto" w:fill="FFFFFF"/>
        </w:rPr>
      </w:pPr>
      <w:r w:rsidRPr="00DA40E8">
        <w:rPr>
          <w:rFonts w:ascii="Times New Roman" w:hAnsi="Times New Roman" w:cs="Times New Roman"/>
          <w:color w:val="222222"/>
          <w:sz w:val="20"/>
          <w:szCs w:val="20"/>
          <w:shd w:val="clear" w:color="auto" w:fill="FFFFFF"/>
        </w:rPr>
        <w:t>Canopy cover and the heat vulnerability measures might be a better pairing. They are arguably not health metrics, they are (urban) environment metrics that link to health and policy responses might be complementary, as alluded to on line 111 in the Discussion.  This could be the focus of the paper. Also, the study could be expanded to include existing policies and how they connect to the maps and results.</w:t>
      </w:r>
    </w:p>
    <w:tbl>
      <w:tblPr>
        <w:tblStyle w:val="TableGrid"/>
        <w:tblW w:w="0" w:type="auto"/>
        <w:tblLook w:val="04A0" w:firstRow="1" w:lastRow="0" w:firstColumn="1" w:lastColumn="0" w:noHBand="0" w:noVBand="1"/>
      </w:tblPr>
      <w:tblGrid>
        <w:gridCol w:w="9350"/>
      </w:tblGrid>
      <w:tr w:rsidR="00FB742E" w:rsidRPr="00DA40E8" w14:paraId="474E5BA1" w14:textId="77777777" w:rsidTr="00FB742E">
        <w:tc>
          <w:tcPr>
            <w:tcW w:w="9350" w:type="dxa"/>
          </w:tcPr>
          <w:p w14:paraId="53FBF0DA" w14:textId="77777777" w:rsidR="00FB742E" w:rsidRPr="00DA40E8" w:rsidRDefault="009B79CD">
            <w:pPr>
              <w:rPr>
                <w:rFonts w:ascii="Times New Roman" w:hAnsi="Times New Roman" w:cs="Times New Roman"/>
                <w:color w:val="222222"/>
                <w:sz w:val="20"/>
                <w:szCs w:val="20"/>
              </w:rPr>
            </w:pPr>
            <w:r w:rsidRPr="00DA40E8">
              <w:rPr>
                <w:rFonts w:ascii="Times New Roman" w:hAnsi="Times New Roman" w:cs="Times New Roman"/>
                <w:b/>
                <w:bCs/>
                <w:sz w:val="20"/>
                <w:szCs w:val="20"/>
                <w:shd w:val="clear" w:color="auto" w:fill="FFFFFF"/>
              </w:rPr>
              <w:t>Response:</w:t>
            </w:r>
            <w:r w:rsidRPr="00DA40E8">
              <w:rPr>
                <w:rFonts w:ascii="Times New Roman" w:hAnsi="Times New Roman" w:cs="Times New Roman"/>
                <w:sz w:val="20"/>
                <w:szCs w:val="20"/>
                <w:shd w:val="clear" w:color="auto" w:fill="FFFFFF"/>
              </w:rPr>
              <w:t xml:space="preserve"> </w:t>
            </w:r>
            <w:r w:rsidR="00013DDA" w:rsidRPr="00DA40E8">
              <w:rPr>
                <w:rFonts w:ascii="Times New Roman" w:hAnsi="Times New Roman" w:cs="Times New Roman"/>
                <w:color w:val="222222"/>
                <w:sz w:val="20"/>
                <w:szCs w:val="20"/>
              </w:rPr>
              <w:t>The goal of the paper is not to investigate a specific health metric in Philadelphia</w:t>
            </w:r>
            <w:r w:rsidR="008039E2" w:rsidRPr="00DA40E8">
              <w:rPr>
                <w:rFonts w:ascii="Times New Roman" w:hAnsi="Times New Roman" w:cs="Times New Roman"/>
                <w:color w:val="222222"/>
                <w:sz w:val="20"/>
                <w:szCs w:val="20"/>
              </w:rPr>
              <w:t xml:space="preserve"> but rather to show a new process and lens through which to understand health in </w:t>
            </w:r>
            <w:r w:rsidR="00216905" w:rsidRPr="00DA40E8">
              <w:rPr>
                <w:rFonts w:ascii="Times New Roman" w:hAnsi="Times New Roman" w:cs="Times New Roman"/>
                <w:color w:val="222222"/>
                <w:sz w:val="20"/>
                <w:szCs w:val="20"/>
              </w:rPr>
              <w:t>Philadelphia</w:t>
            </w:r>
            <w:r w:rsidR="008039E2" w:rsidRPr="00DA40E8">
              <w:rPr>
                <w:rFonts w:ascii="Times New Roman" w:hAnsi="Times New Roman" w:cs="Times New Roman"/>
                <w:color w:val="222222"/>
                <w:sz w:val="20"/>
                <w:szCs w:val="20"/>
              </w:rPr>
              <w:t xml:space="preserve">. We are using the two metrics as examples. </w:t>
            </w:r>
            <w:r w:rsidR="008B19E3" w:rsidRPr="00DA40E8">
              <w:rPr>
                <w:rFonts w:ascii="Times New Roman" w:hAnsi="Times New Roman" w:cs="Times New Roman"/>
                <w:color w:val="222222"/>
                <w:sz w:val="20"/>
                <w:szCs w:val="20"/>
              </w:rPr>
              <w:t xml:space="preserve">Diving deeper into </w:t>
            </w:r>
            <w:r w:rsidR="00216905" w:rsidRPr="00DA40E8">
              <w:rPr>
                <w:rFonts w:ascii="Times New Roman" w:hAnsi="Times New Roman" w:cs="Times New Roman"/>
                <w:color w:val="222222"/>
                <w:sz w:val="20"/>
                <w:szCs w:val="20"/>
              </w:rPr>
              <w:t xml:space="preserve">canopy cover and heat vulnerability is beyond the scope and word limit of the short report. </w:t>
            </w:r>
          </w:p>
          <w:p w14:paraId="12A9314A" w14:textId="77777777" w:rsidR="00994849" w:rsidRPr="00DA40E8" w:rsidRDefault="00994849">
            <w:pPr>
              <w:rPr>
                <w:rFonts w:ascii="Times New Roman" w:hAnsi="Times New Roman" w:cs="Times New Roman"/>
                <w:color w:val="222222"/>
                <w:sz w:val="20"/>
                <w:szCs w:val="20"/>
              </w:rPr>
            </w:pPr>
          </w:p>
          <w:p w14:paraId="369A6D70" w14:textId="77777777" w:rsidR="00994849" w:rsidRPr="00DA40E8" w:rsidRDefault="00994849">
            <w:pPr>
              <w:rPr>
                <w:rFonts w:ascii="Times New Roman" w:hAnsi="Times New Roman" w:cs="Times New Roman"/>
                <w:color w:val="222222"/>
                <w:sz w:val="20"/>
                <w:szCs w:val="20"/>
              </w:rPr>
            </w:pPr>
            <w:r w:rsidRPr="00DA40E8">
              <w:rPr>
                <w:rFonts w:ascii="Times New Roman" w:hAnsi="Times New Roman" w:cs="Times New Roman"/>
                <w:color w:val="222222"/>
                <w:sz w:val="20"/>
                <w:szCs w:val="20"/>
              </w:rPr>
              <w:t>We agree that expanding to include policies and other contextual data to the dashboard would be useful. We have added a sentence referencing future work:</w:t>
            </w:r>
          </w:p>
          <w:p w14:paraId="2C344DAF" w14:textId="77777777" w:rsidR="00994849" w:rsidRPr="00DA40E8" w:rsidRDefault="00994849">
            <w:pPr>
              <w:rPr>
                <w:rFonts w:ascii="Times New Roman" w:hAnsi="Times New Roman" w:cs="Times New Roman"/>
                <w:color w:val="222222"/>
                <w:sz w:val="20"/>
                <w:szCs w:val="20"/>
              </w:rPr>
            </w:pPr>
          </w:p>
          <w:p w14:paraId="2294F381" w14:textId="69EA1584" w:rsidR="00994849" w:rsidRPr="00DA40E8" w:rsidRDefault="00994849">
            <w:pPr>
              <w:rPr>
                <w:rFonts w:ascii="Times New Roman" w:hAnsi="Times New Roman" w:cs="Times New Roman"/>
                <w:i/>
                <w:iCs/>
                <w:color w:val="222222"/>
                <w:sz w:val="20"/>
                <w:szCs w:val="20"/>
              </w:rPr>
            </w:pPr>
            <w:r w:rsidRPr="00DA40E8">
              <w:rPr>
                <w:rFonts w:ascii="Times New Roman" w:hAnsi="Times New Roman" w:cs="Times New Roman"/>
                <w:i/>
                <w:iCs/>
                <w:color w:val="222222"/>
                <w:sz w:val="20"/>
                <w:szCs w:val="20"/>
              </w:rPr>
              <w:t>“</w:t>
            </w:r>
            <w:r w:rsidRPr="00DA40E8">
              <w:rPr>
                <w:rFonts w:ascii="Times New Roman" w:eastAsia="Aptos" w:hAnsi="Times New Roman" w:cs="Times New Roman"/>
                <w:i/>
                <w:iCs/>
                <w:sz w:val="20"/>
                <w:szCs w:val="20"/>
              </w:rPr>
              <w:t>In the future, we hope to add additional health measures as well as contextual data to the dashboard including relevant city laws and policies”</w:t>
            </w:r>
          </w:p>
        </w:tc>
      </w:tr>
    </w:tbl>
    <w:p w14:paraId="27ADC6E4" w14:textId="7583A18B" w:rsidR="0000619B" w:rsidRPr="00DA40E8" w:rsidRDefault="0000619B">
      <w:pPr>
        <w:rPr>
          <w:rFonts w:ascii="Times New Roman" w:hAnsi="Times New Roman" w:cs="Times New Roman"/>
          <w:color w:val="222222"/>
          <w:sz w:val="20"/>
          <w:szCs w:val="20"/>
          <w:shd w:val="clear" w:color="auto" w:fill="FFFFFF"/>
        </w:rPr>
      </w:pPr>
      <w:r w:rsidRPr="00DA40E8">
        <w:rPr>
          <w:rFonts w:ascii="Times New Roman" w:hAnsi="Times New Roman" w:cs="Times New Roman"/>
          <w:color w:val="222222"/>
          <w:sz w:val="20"/>
          <w:szCs w:val="20"/>
        </w:rPr>
        <w:br/>
      </w:r>
      <w:r w:rsidRPr="00DA40E8">
        <w:rPr>
          <w:rFonts w:ascii="Times New Roman" w:hAnsi="Times New Roman" w:cs="Times New Roman"/>
          <w:color w:val="222222"/>
          <w:sz w:val="20"/>
          <w:szCs w:val="20"/>
          <w:shd w:val="clear" w:color="auto" w:fill="FFFFFF"/>
        </w:rPr>
        <w:t xml:space="preserve">In terms of context, what does the city council geography cover? How big or small are they on average? How many people would they typically cover?  How does this facilitate policy making?  Is it the best geography for measuring health/urban environment metrics?  Some explanation of these issues is warranted to help support the motivation for the work - some is contained in the </w:t>
      </w:r>
      <w:proofErr w:type="gramStart"/>
      <w:r w:rsidRPr="00DA40E8">
        <w:rPr>
          <w:rFonts w:ascii="Times New Roman" w:hAnsi="Times New Roman" w:cs="Times New Roman"/>
          <w:color w:val="222222"/>
          <w:sz w:val="20"/>
          <w:szCs w:val="20"/>
          <w:shd w:val="clear" w:color="auto" w:fill="FFFFFF"/>
        </w:rPr>
        <w:t>Discussion, but</w:t>
      </w:r>
      <w:proofErr w:type="gramEnd"/>
      <w:r w:rsidRPr="00DA40E8">
        <w:rPr>
          <w:rFonts w:ascii="Times New Roman" w:hAnsi="Times New Roman" w:cs="Times New Roman"/>
          <w:color w:val="222222"/>
          <w:sz w:val="20"/>
          <w:szCs w:val="20"/>
          <w:shd w:val="clear" w:color="auto" w:fill="FFFFFF"/>
        </w:rPr>
        <w:t xml:space="preserve"> could come much earlier. </w:t>
      </w:r>
    </w:p>
    <w:tbl>
      <w:tblPr>
        <w:tblStyle w:val="TableGrid"/>
        <w:tblW w:w="0" w:type="auto"/>
        <w:tblLook w:val="04A0" w:firstRow="1" w:lastRow="0" w:firstColumn="1" w:lastColumn="0" w:noHBand="0" w:noVBand="1"/>
      </w:tblPr>
      <w:tblGrid>
        <w:gridCol w:w="9350"/>
      </w:tblGrid>
      <w:tr w:rsidR="00216905" w:rsidRPr="00DA40E8" w14:paraId="38C3526D" w14:textId="77777777" w:rsidTr="00216905">
        <w:tc>
          <w:tcPr>
            <w:tcW w:w="9350" w:type="dxa"/>
          </w:tcPr>
          <w:p w14:paraId="3EE437D9" w14:textId="433AD84A" w:rsidR="009E2B45" w:rsidRPr="00DA40E8" w:rsidRDefault="009B79CD" w:rsidP="00700D82">
            <w:pPr>
              <w:rPr>
                <w:rFonts w:ascii="Times New Roman" w:hAnsi="Times New Roman" w:cs="Times New Roman"/>
                <w:color w:val="222222"/>
                <w:sz w:val="20"/>
                <w:szCs w:val="20"/>
                <w:shd w:val="clear" w:color="auto" w:fill="FFFFFF"/>
              </w:rPr>
            </w:pPr>
            <w:r w:rsidRPr="00DA40E8">
              <w:rPr>
                <w:rFonts w:ascii="Times New Roman" w:hAnsi="Times New Roman" w:cs="Times New Roman"/>
                <w:b/>
                <w:bCs/>
                <w:sz w:val="20"/>
                <w:szCs w:val="20"/>
                <w:shd w:val="clear" w:color="auto" w:fill="FFFFFF"/>
              </w:rPr>
              <w:t>Response:</w:t>
            </w:r>
            <w:r w:rsidRPr="00DA40E8">
              <w:rPr>
                <w:rFonts w:ascii="Times New Roman" w:hAnsi="Times New Roman" w:cs="Times New Roman"/>
                <w:sz w:val="20"/>
                <w:szCs w:val="20"/>
                <w:shd w:val="clear" w:color="auto" w:fill="FFFFFF"/>
              </w:rPr>
              <w:t xml:space="preserve"> </w:t>
            </w:r>
            <w:r w:rsidR="0085364B">
              <w:rPr>
                <w:rFonts w:ascii="Times New Roman" w:hAnsi="Times New Roman" w:cs="Times New Roman"/>
                <w:sz w:val="20"/>
                <w:szCs w:val="20"/>
                <w:shd w:val="clear" w:color="auto" w:fill="FFFFFF"/>
              </w:rPr>
              <w:t xml:space="preserve">We have rearranged the text to clarify the </w:t>
            </w:r>
            <w:r w:rsidR="00DB6D8B">
              <w:rPr>
                <w:rFonts w:ascii="Times New Roman" w:hAnsi="Times New Roman" w:cs="Times New Roman"/>
                <w:sz w:val="20"/>
                <w:szCs w:val="20"/>
                <w:shd w:val="clear" w:color="auto" w:fill="FFFFFF"/>
              </w:rPr>
              <w:t>geography</w:t>
            </w:r>
            <w:r w:rsidR="00700D82">
              <w:rPr>
                <w:rFonts w:ascii="Times New Roman" w:hAnsi="Times New Roman" w:cs="Times New Roman"/>
                <w:sz w:val="20"/>
                <w:szCs w:val="20"/>
                <w:shd w:val="clear" w:color="auto" w:fill="FFFFFF"/>
              </w:rPr>
              <w:t>,</w:t>
            </w:r>
            <w:r w:rsidR="00DB6D8B">
              <w:rPr>
                <w:rFonts w:ascii="Times New Roman" w:hAnsi="Times New Roman" w:cs="Times New Roman"/>
                <w:sz w:val="20"/>
                <w:szCs w:val="20"/>
                <w:shd w:val="clear" w:color="auto" w:fill="FFFFFF"/>
              </w:rPr>
              <w:t xml:space="preserve"> structure</w:t>
            </w:r>
            <w:r w:rsidR="00700D82">
              <w:rPr>
                <w:rFonts w:ascii="Times New Roman" w:hAnsi="Times New Roman" w:cs="Times New Roman"/>
                <w:sz w:val="20"/>
                <w:szCs w:val="20"/>
                <w:shd w:val="clear" w:color="auto" w:fill="FFFFFF"/>
              </w:rPr>
              <w:t xml:space="preserve">, and </w:t>
            </w:r>
            <w:r w:rsidR="00DB6D8B">
              <w:rPr>
                <w:rFonts w:ascii="Times New Roman" w:hAnsi="Times New Roman" w:cs="Times New Roman"/>
                <w:sz w:val="20"/>
                <w:szCs w:val="20"/>
                <w:shd w:val="clear" w:color="auto" w:fill="FFFFFF"/>
              </w:rPr>
              <w:t xml:space="preserve">governance </w:t>
            </w:r>
            <w:r w:rsidR="00700D82">
              <w:rPr>
                <w:rFonts w:ascii="Times New Roman" w:hAnsi="Times New Roman" w:cs="Times New Roman"/>
                <w:sz w:val="20"/>
                <w:szCs w:val="20"/>
                <w:shd w:val="clear" w:color="auto" w:fill="FFFFFF"/>
              </w:rPr>
              <w:t xml:space="preserve">powers of city councils. </w:t>
            </w:r>
          </w:p>
          <w:p w14:paraId="6E710387" w14:textId="77777777" w:rsidR="009E2B45" w:rsidRPr="00DA40E8" w:rsidRDefault="009E2B45">
            <w:pPr>
              <w:rPr>
                <w:rFonts w:ascii="Times New Roman" w:hAnsi="Times New Roman" w:cs="Times New Roman"/>
                <w:color w:val="EE0000"/>
                <w:sz w:val="20"/>
                <w:szCs w:val="20"/>
                <w:shd w:val="clear" w:color="auto" w:fill="FFFFFF"/>
              </w:rPr>
            </w:pPr>
          </w:p>
          <w:p w14:paraId="06C70DF1" w14:textId="1F714A24" w:rsidR="009E2B45" w:rsidRPr="00DA40E8" w:rsidRDefault="00D54743" w:rsidP="009E2B45">
            <w:pPr>
              <w:rPr>
                <w:rFonts w:ascii="Times New Roman" w:hAnsi="Times New Roman" w:cs="Times New Roman"/>
                <w:i/>
                <w:iCs/>
                <w:sz w:val="20"/>
                <w:szCs w:val="20"/>
              </w:rPr>
            </w:pPr>
            <w:r w:rsidRPr="00DA40E8">
              <w:rPr>
                <w:rFonts w:ascii="Times New Roman" w:hAnsi="Times New Roman" w:cs="Times New Roman"/>
                <w:i/>
                <w:iCs/>
                <w:sz w:val="20"/>
                <w:szCs w:val="20"/>
              </w:rPr>
              <w:t>“</w:t>
            </w:r>
            <w:r w:rsidR="009E2B45" w:rsidRPr="00DA40E8">
              <w:rPr>
                <w:rFonts w:ascii="Times New Roman" w:hAnsi="Times New Roman" w:cs="Times New Roman"/>
                <w:i/>
                <w:iCs/>
                <w:sz w:val="20"/>
                <w:szCs w:val="20"/>
              </w:rPr>
              <w:t>Like federal congressional districts, Philadelphia Council districts are re-drawn once every ten years following the release of the US Decennial Census. The Council is comprised of 17 members serving 4-year terms: 10 who represent their own district, and 7 at-large members.</w:t>
            </w:r>
            <w:r w:rsidRPr="00DA40E8">
              <w:rPr>
                <w:rFonts w:ascii="Times New Roman" w:hAnsi="Times New Roman" w:cs="Times New Roman"/>
                <w:i/>
                <w:iCs/>
                <w:sz w:val="20"/>
                <w:szCs w:val="20"/>
              </w:rPr>
              <w:t>”</w:t>
            </w:r>
          </w:p>
          <w:p w14:paraId="4A94B9D1" w14:textId="77777777" w:rsidR="00D54743" w:rsidRPr="00DA40E8" w:rsidRDefault="00D54743" w:rsidP="009E2B45">
            <w:pPr>
              <w:rPr>
                <w:rFonts w:ascii="Times New Roman" w:hAnsi="Times New Roman" w:cs="Times New Roman"/>
                <w:i/>
                <w:iCs/>
                <w:sz w:val="20"/>
                <w:szCs w:val="20"/>
              </w:rPr>
            </w:pPr>
          </w:p>
          <w:p w14:paraId="4895045B" w14:textId="6F77CB26" w:rsidR="009E2B45" w:rsidRPr="00DA40E8" w:rsidRDefault="00D54743">
            <w:pPr>
              <w:rPr>
                <w:rFonts w:ascii="Times New Roman" w:hAnsi="Times New Roman" w:cs="Times New Roman"/>
                <w:i/>
                <w:iCs/>
                <w:color w:val="EE0000"/>
                <w:sz w:val="18"/>
                <w:szCs w:val="18"/>
                <w:shd w:val="clear" w:color="auto" w:fill="FFFFFF"/>
              </w:rPr>
            </w:pPr>
            <w:r w:rsidRPr="00DA40E8">
              <w:rPr>
                <w:rFonts w:ascii="Times New Roman" w:hAnsi="Times New Roman" w:cs="Times New Roman"/>
                <w:i/>
                <w:iCs/>
                <w:sz w:val="20"/>
                <w:szCs w:val="20"/>
              </w:rPr>
              <w:t>“There are ten Philadelphia City Council districts, each of which has a population of approximately 160,000 people and elects one Council representative. The Council drew and approved the current district map in 2023, and, barring any litigation, will use this map for elections through 2031.”</w:t>
            </w:r>
          </w:p>
          <w:p w14:paraId="2FF153B6" w14:textId="77777777" w:rsidR="009E2B45" w:rsidRDefault="009E2B45">
            <w:pPr>
              <w:rPr>
                <w:ins w:id="0" w:author="Schnake-Mahl,Alina" w:date="2026-07-09T16:23:00Z" w16du:dateUtc="2026-07-09T20:23:00Z"/>
                <w:rFonts w:ascii="Times New Roman" w:hAnsi="Times New Roman" w:cs="Times New Roman"/>
                <w:color w:val="EE0000"/>
                <w:sz w:val="20"/>
                <w:szCs w:val="20"/>
                <w:shd w:val="clear" w:color="auto" w:fill="FFFFFF"/>
              </w:rPr>
            </w:pPr>
          </w:p>
          <w:p w14:paraId="3ACBD551" w14:textId="4FBB89CD" w:rsidR="00216905" w:rsidRPr="00DA40E8" w:rsidRDefault="0067421E">
            <w:pPr>
              <w:rPr>
                <w:rFonts w:ascii="Times New Roman" w:hAnsi="Times New Roman" w:cs="Times New Roman"/>
                <w:color w:val="222222"/>
                <w:sz w:val="20"/>
                <w:szCs w:val="20"/>
                <w:shd w:val="clear" w:color="auto" w:fill="FFFFFF"/>
              </w:rPr>
            </w:pPr>
            <w:r w:rsidRPr="00DA40E8">
              <w:rPr>
                <w:rFonts w:ascii="Times New Roman" w:hAnsi="Times New Roman" w:cs="Times New Roman"/>
                <w:color w:val="222222"/>
                <w:sz w:val="20"/>
                <w:szCs w:val="20"/>
                <w:shd w:val="clear" w:color="auto" w:fill="FFFFFF"/>
              </w:rPr>
              <w:t xml:space="preserve"> </w:t>
            </w:r>
          </w:p>
        </w:tc>
      </w:tr>
    </w:tbl>
    <w:p w14:paraId="1CEB1B6C" w14:textId="77777777" w:rsidR="0000619B" w:rsidRPr="00DA40E8" w:rsidRDefault="0000619B">
      <w:pPr>
        <w:rPr>
          <w:rFonts w:ascii="Times New Roman" w:hAnsi="Times New Roman" w:cs="Times New Roman"/>
          <w:color w:val="222222"/>
          <w:sz w:val="20"/>
          <w:szCs w:val="20"/>
          <w:shd w:val="clear" w:color="auto" w:fill="FFFFFF"/>
        </w:rPr>
      </w:pPr>
    </w:p>
    <w:p w14:paraId="2F8D6D2E" w14:textId="77777777" w:rsidR="0000619B" w:rsidRPr="00DA40E8" w:rsidRDefault="0000619B">
      <w:pPr>
        <w:rPr>
          <w:rFonts w:ascii="Times New Roman" w:hAnsi="Times New Roman" w:cs="Times New Roman"/>
          <w:color w:val="222222"/>
          <w:sz w:val="20"/>
          <w:szCs w:val="20"/>
          <w:shd w:val="clear" w:color="auto" w:fill="FFFFFF"/>
        </w:rPr>
      </w:pPr>
      <w:r w:rsidRPr="00DA40E8">
        <w:rPr>
          <w:rFonts w:ascii="Times New Roman" w:hAnsi="Times New Roman" w:cs="Times New Roman"/>
          <w:color w:val="222222"/>
          <w:sz w:val="20"/>
          <w:szCs w:val="20"/>
          <w:shd w:val="clear" w:color="auto" w:fill="FFFFFF"/>
        </w:rPr>
        <w:lastRenderedPageBreak/>
        <w:t>There are references on the MAUP and Uncertain Geographical Context that could help here too.</w:t>
      </w:r>
    </w:p>
    <w:tbl>
      <w:tblPr>
        <w:tblStyle w:val="TableGrid"/>
        <w:tblW w:w="0" w:type="auto"/>
        <w:tblLook w:val="04A0" w:firstRow="1" w:lastRow="0" w:firstColumn="1" w:lastColumn="0" w:noHBand="0" w:noVBand="1"/>
      </w:tblPr>
      <w:tblGrid>
        <w:gridCol w:w="9350"/>
      </w:tblGrid>
      <w:tr w:rsidR="0057619D" w:rsidRPr="00DA40E8" w14:paraId="605692F0" w14:textId="77777777" w:rsidTr="0057619D">
        <w:tc>
          <w:tcPr>
            <w:tcW w:w="9350" w:type="dxa"/>
          </w:tcPr>
          <w:p w14:paraId="21D09E39" w14:textId="3495CAAE" w:rsidR="0057619D" w:rsidRPr="00DA40E8" w:rsidRDefault="00A34F2F">
            <w:pPr>
              <w:rPr>
                <w:rFonts w:ascii="Times New Roman" w:hAnsi="Times New Roman" w:cs="Times New Roman"/>
                <w:color w:val="222222"/>
                <w:sz w:val="20"/>
                <w:szCs w:val="20"/>
              </w:rPr>
            </w:pPr>
            <w:r w:rsidRPr="00DA40E8">
              <w:rPr>
                <w:rFonts w:ascii="Times New Roman" w:hAnsi="Times New Roman" w:cs="Times New Roman"/>
                <w:b/>
                <w:bCs/>
                <w:color w:val="222222"/>
                <w:sz w:val="20"/>
                <w:szCs w:val="20"/>
              </w:rPr>
              <w:t xml:space="preserve">Response: </w:t>
            </w:r>
            <w:r w:rsidRPr="00DA40E8">
              <w:rPr>
                <w:rFonts w:ascii="Times New Roman" w:hAnsi="Times New Roman" w:cs="Times New Roman"/>
                <w:color w:val="222222"/>
                <w:sz w:val="20"/>
                <w:szCs w:val="20"/>
              </w:rPr>
              <w:t xml:space="preserve">We have added a </w:t>
            </w:r>
            <w:r w:rsidR="000A4121" w:rsidRPr="00DA40E8">
              <w:rPr>
                <w:rFonts w:ascii="Times New Roman" w:hAnsi="Times New Roman" w:cs="Times New Roman"/>
                <w:color w:val="222222"/>
                <w:sz w:val="20"/>
                <w:szCs w:val="20"/>
              </w:rPr>
              <w:t>reference</w:t>
            </w:r>
            <w:r w:rsidRPr="00DA40E8">
              <w:rPr>
                <w:rFonts w:ascii="Times New Roman" w:hAnsi="Times New Roman" w:cs="Times New Roman"/>
                <w:color w:val="222222"/>
                <w:sz w:val="20"/>
                <w:szCs w:val="20"/>
              </w:rPr>
              <w:t xml:space="preserve"> to the MAUP in the discussion section: </w:t>
            </w:r>
          </w:p>
          <w:p w14:paraId="2A1C26E3" w14:textId="77777777" w:rsidR="00A34F2F" w:rsidRPr="00DA40E8" w:rsidRDefault="00A34F2F">
            <w:pPr>
              <w:rPr>
                <w:rFonts w:ascii="Times New Roman" w:hAnsi="Times New Roman" w:cs="Times New Roman"/>
                <w:i/>
                <w:iCs/>
                <w:color w:val="222222"/>
                <w:sz w:val="18"/>
                <w:szCs w:val="18"/>
              </w:rPr>
            </w:pPr>
          </w:p>
          <w:p w14:paraId="33EB2E28" w14:textId="7666F6B9" w:rsidR="00A34F2F" w:rsidRPr="00DA40E8" w:rsidRDefault="00A34F2F">
            <w:pPr>
              <w:rPr>
                <w:rFonts w:ascii="Times New Roman" w:hAnsi="Times New Roman" w:cs="Times New Roman"/>
                <w:color w:val="222222"/>
                <w:sz w:val="20"/>
                <w:szCs w:val="20"/>
              </w:rPr>
            </w:pPr>
            <w:r w:rsidRPr="00DA40E8">
              <w:rPr>
                <w:rFonts w:ascii="Times New Roman" w:hAnsi="Times New Roman" w:cs="Times New Roman"/>
                <w:i/>
                <w:iCs/>
                <w:color w:val="222222"/>
                <w:sz w:val="18"/>
                <w:szCs w:val="18"/>
              </w:rPr>
              <w:t>“</w:t>
            </w:r>
            <w:r w:rsidRPr="00DA40E8">
              <w:rPr>
                <w:rFonts w:ascii="Times New Roman" w:eastAsia="Aptos" w:hAnsi="Times New Roman" w:cs="Times New Roman"/>
                <w:i/>
                <w:iCs/>
                <w:sz w:val="20"/>
                <w:szCs w:val="20"/>
              </w:rPr>
              <w:t xml:space="preserve">Political gerrymandering, a strategic use of the Modifiable Areal Unit Problem </w:t>
            </w:r>
            <w:r w:rsidRPr="00DA40E8">
              <w:rPr>
                <w:rFonts w:ascii="Times New Roman" w:eastAsia="Aptos" w:hAnsi="Times New Roman" w:cs="Times New Roman"/>
                <w:i/>
                <w:iCs/>
                <w:sz w:val="20"/>
                <w:szCs w:val="20"/>
              </w:rPr>
              <w:fldChar w:fldCharType="begin"/>
            </w:r>
            <w:r w:rsidRPr="00DA40E8">
              <w:rPr>
                <w:rFonts w:ascii="Times New Roman" w:eastAsia="Aptos" w:hAnsi="Times New Roman" w:cs="Times New Roman"/>
                <w:i/>
                <w:iCs/>
                <w:sz w:val="20"/>
                <w:szCs w:val="20"/>
              </w:rPr>
              <w:instrText xml:space="preserve"> ADDIN EN.CITE &lt;EndNote&gt;&lt;Cite&gt;&lt;Author&gt;Wong&lt;/Author&gt;&lt;Year&gt;2004&lt;/Year&gt;&lt;RecNum&gt;704&lt;/RecNum&gt;&lt;DisplayText&gt;(28)&lt;/DisplayText&gt;&lt;record&gt;&lt;rec-number&gt;704&lt;/rec-number&gt;&lt;foreign-keys&gt;&lt;key app="EN" db-id="5ax92wdr7adtz5etxvfxdfr0s5z2etvt2v0z" timestamp="1780247048"&gt;704&lt;/key&gt;&lt;/foreign-keys&gt;&lt;ref-type name="Book Section"&gt;5&lt;/ref-type&gt;&lt;contributors&gt;&lt;authors&gt;&lt;author&gt;D.W.S. Wong&lt;/author&gt;&lt;/authors&gt;&lt;secondary-authors&gt;&lt;author&gt;Janelle, D.G., Warf, B., Hansen, K.&lt;/author&gt;&lt;/secondary-authors&gt;&lt;/contributors&gt;&lt;titles&gt;&lt;title&gt;The Modifiable Areal Unit Problem (MAUP)&lt;/title&gt;&lt;secondary-title&gt;WorldMinds: Geographical Perspectives on 100 Problems&lt;/secondary-title&gt;&lt;/titles&gt;&lt;dates&gt;&lt;year&gt;2004&lt;/year&gt;&lt;/dates&gt;&lt;pub-location&gt;Dordrecht&lt;/pub-location&gt;&lt;publisher&gt;Springer&lt;/publisher&gt;&lt;isbn&gt;978-1-4020-2352-1&lt;/isbn&gt;&lt;urls&gt;&lt;/urls&gt;&lt;electronic-resource-num&gt;https://doi.org/10.1007/978-1-4020-2352-1_93&lt;/electronic-resource-num&gt;&lt;/record&gt;&lt;/Cite&gt;&lt;/EndNote&gt;</w:instrText>
            </w:r>
            <w:r w:rsidRPr="00DA40E8">
              <w:rPr>
                <w:rFonts w:ascii="Times New Roman" w:eastAsia="Aptos" w:hAnsi="Times New Roman" w:cs="Times New Roman"/>
                <w:i/>
                <w:iCs/>
                <w:sz w:val="20"/>
                <w:szCs w:val="20"/>
              </w:rPr>
              <w:fldChar w:fldCharType="separate"/>
            </w:r>
            <w:r w:rsidRPr="00DA40E8">
              <w:rPr>
                <w:rFonts w:ascii="Times New Roman" w:eastAsia="Aptos" w:hAnsi="Times New Roman" w:cs="Times New Roman"/>
                <w:i/>
                <w:iCs/>
                <w:noProof/>
                <w:sz w:val="20"/>
                <w:szCs w:val="20"/>
              </w:rPr>
              <w:t>(28)</w:t>
            </w:r>
            <w:r w:rsidRPr="00DA40E8">
              <w:rPr>
                <w:rFonts w:ascii="Times New Roman" w:eastAsia="Aptos" w:hAnsi="Times New Roman" w:cs="Times New Roman"/>
                <w:i/>
                <w:iCs/>
                <w:sz w:val="20"/>
                <w:szCs w:val="20"/>
              </w:rPr>
              <w:fldChar w:fldCharType="end"/>
            </w:r>
            <w:r w:rsidRPr="00DA40E8">
              <w:rPr>
                <w:rFonts w:ascii="Times New Roman" w:hAnsi="Times New Roman" w:cs="Times New Roman"/>
                <w:i/>
                <w:iCs/>
                <w:sz w:val="20"/>
                <w:szCs w:val="20"/>
              </w:rPr>
              <w:t>, is when politicians draw district boundaries for their own (or their political parties) benefit.”</w:t>
            </w:r>
          </w:p>
        </w:tc>
      </w:tr>
    </w:tbl>
    <w:p w14:paraId="5BEECC9F" w14:textId="77777777" w:rsidR="0057619D" w:rsidRPr="00DA40E8" w:rsidRDefault="0000619B">
      <w:pPr>
        <w:rPr>
          <w:rFonts w:ascii="Times New Roman" w:hAnsi="Times New Roman" w:cs="Times New Roman"/>
          <w:color w:val="222222"/>
          <w:sz w:val="20"/>
          <w:szCs w:val="20"/>
        </w:rPr>
      </w:pPr>
      <w:r w:rsidRPr="00DA40E8">
        <w:rPr>
          <w:rFonts w:ascii="Times New Roman" w:hAnsi="Times New Roman" w:cs="Times New Roman"/>
          <w:color w:val="222222"/>
          <w:sz w:val="20"/>
          <w:szCs w:val="20"/>
        </w:rPr>
        <w:br/>
      </w:r>
      <w:r w:rsidRPr="00DA40E8">
        <w:rPr>
          <w:rFonts w:ascii="Times New Roman" w:hAnsi="Times New Roman" w:cs="Times New Roman"/>
          <w:color w:val="222222"/>
          <w:sz w:val="20"/>
          <w:szCs w:val="20"/>
          <w:shd w:val="clear" w:color="auto" w:fill="FFFFFF"/>
        </w:rPr>
        <w:t xml:space="preserve">The Introduction mentions the word 'inequities', but ideally some explanation of it would help the reader understand it in this context and would set the scene for the mapping that comes in the Results. The authors might consider mapping some demographic aspects to help identify areas that have vulnerable populations. This would also provide valuable information on how the distribution of tree-canopy cover impacts people, and whether there is double disadvantage occurring.  The over-laying of the within district maps across the metrics could provide useful information, yet this is only briefly mentioned in the </w:t>
      </w:r>
      <w:proofErr w:type="gramStart"/>
      <w:r w:rsidRPr="00DA40E8">
        <w:rPr>
          <w:rFonts w:ascii="Times New Roman" w:hAnsi="Times New Roman" w:cs="Times New Roman"/>
          <w:color w:val="222222"/>
          <w:sz w:val="20"/>
          <w:szCs w:val="20"/>
          <w:shd w:val="clear" w:color="auto" w:fill="FFFFFF"/>
        </w:rPr>
        <w:t>Discussion, but</w:t>
      </w:r>
      <w:proofErr w:type="gramEnd"/>
      <w:r w:rsidRPr="00DA40E8">
        <w:rPr>
          <w:rFonts w:ascii="Times New Roman" w:hAnsi="Times New Roman" w:cs="Times New Roman"/>
          <w:color w:val="222222"/>
          <w:sz w:val="20"/>
          <w:szCs w:val="20"/>
          <w:shd w:val="clear" w:color="auto" w:fill="FFFFFF"/>
        </w:rPr>
        <w:t xml:space="preserve"> could be more extensively mentioned in the Results.</w:t>
      </w:r>
      <w:r w:rsidRPr="00DA40E8">
        <w:rPr>
          <w:rFonts w:ascii="Times New Roman" w:hAnsi="Times New Roman" w:cs="Times New Roman"/>
          <w:color w:val="222222"/>
          <w:sz w:val="20"/>
          <w:szCs w:val="20"/>
        </w:rPr>
        <w:br/>
      </w:r>
    </w:p>
    <w:tbl>
      <w:tblPr>
        <w:tblStyle w:val="TableGrid"/>
        <w:tblW w:w="0" w:type="auto"/>
        <w:tblLook w:val="04A0" w:firstRow="1" w:lastRow="0" w:firstColumn="1" w:lastColumn="0" w:noHBand="0" w:noVBand="1"/>
      </w:tblPr>
      <w:tblGrid>
        <w:gridCol w:w="9350"/>
      </w:tblGrid>
      <w:tr w:rsidR="0057619D" w:rsidRPr="00DA40E8" w14:paraId="024DB28D" w14:textId="77777777" w:rsidTr="001635DB">
        <w:trPr>
          <w:trHeight w:val="440"/>
        </w:trPr>
        <w:tc>
          <w:tcPr>
            <w:tcW w:w="9350" w:type="dxa"/>
          </w:tcPr>
          <w:p w14:paraId="29000F0A" w14:textId="098A340E" w:rsidR="0057619D" w:rsidRPr="00DA40E8" w:rsidRDefault="006D2496">
            <w:pPr>
              <w:rPr>
                <w:rFonts w:ascii="Times New Roman" w:hAnsi="Times New Roman" w:cs="Times New Roman"/>
                <w:color w:val="222222"/>
                <w:sz w:val="20"/>
                <w:szCs w:val="20"/>
              </w:rPr>
            </w:pPr>
            <w:r w:rsidRPr="00DA40E8">
              <w:rPr>
                <w:rFonts w:ascii="Times New Roman" w:hAnsi="Times New Roman" w:cs="Times New Roman"/>
                <w:b/>
                <w:bCs/>
                <w:color w:val="222222"/>
                <w:sz w:val="20"/>
                <w:szCs w:val="20"/>
              </w:rPr>
              <w:t xml:space="preserve">Response: </w:t>
            </w:r>
            <w:r w:rsidR="00087550" w:rsidRPr="00DA40E8">
              <w:rPr>
                <w:rFonts w:ascii="Times New Roman" w:hAnsi="Times New Roman" w:cs="Times New Roman"/>
                <w:color w:val="222222"/>
                <w:sz w:val="20"/>
                <w:szCs w:val="20"/>
              </w:rPr>
              <w:t xml:space="preserve">Thank you for this point. </w:t>
            </w:r>
            <w:r w:rsidR="000A3F27" w:rsidRPr="00DA40E8">
              <w:rPr>
                <w:rFonts w:ascii="Times New Roman" w:hAnsi="Times New Roman" w:cs="Times New Roman"/>
                <w:color w:val="222222"/>
                <w:sz w:val="20"/>
                <w:szCs w:val="20"/>
              </w:rPr>
              <w:t xml:space="preserve">The </w:t>
            </w:r>
            <w:r w:rsidR="00A46ECC" w:rsidRPr="00DA40E8">
              <w:rPr>
                <w:rFonts w:ascii="Times New Roman" w:hAnsi="Times New Roman" w:cs="Times New Roman"/>
                <w:color w:val="222222"/>
                <w:sz w:val="20"/>
                <w:szCs w:val="20"/>
              </w:rPr>
              <w:t>word and figure limit</w:t>
            </w:r>
            <w:r w:rsidR="000A3F27" w:rsidRPr="00DA40E8">
              <w:rPr>
                <w:rFonts w:ascii="Times New Roman" w:hAnsi="Times New Roman" w:cs="Times New Roman"/>
                <w:color w:val="222222"/>
                <w:sz w:val="20"/>
                <w:szCs w:val="20"/>
              </w:rPr>
              <w:t xml:space="preserve"> of the brief report format does not allow for a robust </w:t>
            </w:r>
            <w:r w:rsidR="00EC464A" w:rsidRPr="00DA40E8">
              <w:rPr>
                <w:rFonts w:ascii="Times New Roman" w:hAnsi="Times New Roman" w:cs="Times New Roman"/>
                <w:color w:val="222222"/>
                <w:sz w:val="20"/>
                <w:szCs w:val="20"/>
              </w:rPr>
              <w:t>analysis of</w:t>
            </w:r>
            <w:r w:rsidR="000A3F27" w:rsidRPr="00DA40E8">
              <w:rPr>
                <w:rFonts w:ascii="Times New Roman" w:hAnsi="Times New Roman" w:cs="Times New Roman"/>
                <w:color w:val="222222"/>
                <w:sz w:val="20"/>
                <w:szCs w:val="20"/>
              </w:rPr>
              <w:t xml:space="preserve"> inequities or </w:t>
            </w:r>
            <w:r w:rsidR="00C129A2" w:rsidRPr="00DA40E8">
              <w:rPr>
                <w:rFonts w:ascii="Times New Roman" w:hAnsi="Times New Roman" w:cs="Times New Roman"/>
                <w:color w:val="222222"/>
                <w:sz w:val="20"/>
                <w:szCs w:val="20"/>
              </w:rPr>
              <w:t xml:space="preserve">for adding in a discussion of overlaying maps in the results section. </w:t>
            </w:r>
            <w:r w:rsidRPr="00DA40E8">
              <w:rPr>
                <w:rFonts w:ascii="Times New Roman" w:hAnsi="Times New Roman" w:cs="Times New Roman"/>
                <w:color w:val="222222"/>
                <w:sz w:val="20"/>
                <w:szCs w:val="20"/>
              </w:rPr>
              <w:t xml:space="preserve">However, the dashboard tool does provide the option of looking at maps of sociodemographic distributions across Council districts. </w:t>
            </w:r>
            <w:r w:rsidR="00587AFE" w:rsidRPr="00DA40E8">
              <w:rPr>
                <w:rFonts w:ascii="Times New Roman" w:hAnsi="Times New Roman" w:cs="Times New Roman"/>
                <w:color w:val="222222"/>
                <w:sz w:val="20"/>
                <w:szCs w:val="20"/>
              </w:rPr>
              <w:t xml:space="preserve">We agree that a great next step would be a more </w:t>
            </w:r>
            <w:r w:rsidR="002879C4" w:rsidRPr="00DA40E8">
              <w:rPr>
                <w:rFonts w:ascii="Times New Roman" w:hAnsi="Times New Roman" w:cs="Times New Roman"/>
                <w:color w:val="222222"/>
                <w:sz w:val="20"/>
                <w:szCs w:val="20"/>
              </w:rPr>
              <w:t>in-depth</w:t>
            </w:r>
            <w:r w:rsidR="00587AFE" w:rsidRPr="00DA40E8">
              <w:rPr>
                <w:rFonts w:ascii="Times New Roman" w:hAnsi="Times New Roman" w:cs="Times New Roman"/>
                <w:color w:val="222222"/>
                <w:sz w:val="20"/>
                <w:szCs w:val="20"/>
              </w:rPr>
              <w:t xml:space="preserve"> analysis of the relationship between </w:t>
            </w:r>
            <w:r w:rsidR="002879C4" w:rsidRPr="00DA40E8">
              <w:rPr>
                <w:rFonts w:ascii="Times New Roman" w:hAnsi="Times New Roman" w:cs="Times New Roman"/>
                <w:color w:val="222222"/>
                <w:sz w:val="20"/>
                <w:szCs w:val="20"/>
              </w:rPr>
              <w:t xml:space="preserve">sociodemographic factors and health outcomes. </w:t>
            </w:r>
          </w:p>
        </w:tc>
      </w:tr>
    </w:tbl>
    <w:p w14:paraId="178CB2A3" w14:textId="77777777" w:rsidR="0057619D" w:rsidRPr="00DA40E8" w:rsidRDefault="0057619D">
      <w:pPr>
        <w:rPr>
          <w:rFonts w:ascii="Times New Roman" w:hAnsi="Times New Roman" w:cs="Times New Roman"/>
          <w:color w:val="222222"/>
          <w:sz w:val="20"/>
          <w:szCs w:val="20"/>
        </w:rPr>
      </w:pPr>
    </w:p>
    <w:p w14:paraId="176039AD" w14:textId="25C837D6" w:rsidR="00562A8B" w:rsidRPr="00DA40E8" w:rsidRDefault="0000619B" w:rsidP="00562A8B">
      <w:pPr>
        <w:rPr>
          <w:rFonts w:ascii="Times New Roman" w:hAnsi="Times New Roman" w:cs="Times New Roman"/>
          <w:color w:val="222222"/>
          <w:sz w:val="20"/>
          <w:szCs w:val="20"/>
          <w:shd w:val="clear" w:color="auto" w:fill="FFFFFF"/>
        </w:rPr>
      </w:pPr>
      <w:r w:rsidRPr="00DA40E8">
        <w:rPr>
          <w:rFonts w:ascii="Times New Roman" w:hAnsi="Times New Roman" w:cs="Times New Roman"/>
          <w:color w:val="222222"/>
          <w:sz w:val="20"/>
          <w:szCs w:val="20"/>
          <w:shd w:val="clear" w:color="auto" w:fill="FFFFFF"/>
        </w:rPr>
        <w:t>References:</w:t>
      </w:r>
    </w:p>
    <w:p w14:paraId="750697CC" w14:textId="77777777" w:rsidR="00562A8B" w:rsidRPr="00DA40E8" w:rsidRDefault="0000619B" w:rsidP="00562A8B">
      <w:pPr>
        <w:pStyle w:val="ListParagraph"/>
        <w:numPr>
          <w:ilvl w:val="0"/>
          <w:numId w:val="2"/>
        </w:numPr>
        <w:rPr>
          <w:rFonts w:ascii="Times New Roman" w:hAnsi="Times New Roman" w:cs="Times New Roman"/>
          <w:color w:val="222222"/>
          <w:sz w:val="20"/>
          <w:szCs w:val="20"/>
          <w:shd w:val="clear" w:color="auto" w:fill="FFFFFF"/>
        </w:rPr>
      </w:pPr>
      <w:r w:rsidRPr="00DA40E8">
        <w:rPr>
          <w:rFonts w:ascii="Times New Roman" w:hAnsi="Times New Roman" w:cs="Times New Roman"/>
          <w:color w:val="222222"/>
          <w:sz w:val="20"/>
          <w:szCs w:val="20"/>
          <w:shd w:val="clear" w:color="auto" w:fill="FFFFFF"/>
        </w:rPr>
        <w:t>Clark, A., &amp; Scott, D. (2014). Understanding the impact of the modifiable areal unit problem on the relationship between active travel and the built environment. Urban Studies, 51(2), 284-299.</w:t>
      </w:r>
    </w:p>
    <w:p w14:paraId="2B4C4E45" w14:textId="77777777" w:rsidR="00562A8B" w:rsidRPr="00DA40E8" w:rsidRDefault="0000619B" w:rsidP="00562A8B">
      <w:pPr>
        <w:pStyle w:val="ListParagraph"/>
        <w:numPr>
          <w:ilvl w:val="0"/>
          <w:numId w:val="2"/>
        </w:numPr>
        <w:rPr>
          <w:rFonts w:ascii="Times New Roman" w:hAnsi="Times New Roman" w:cs="Times New Roman"/>
          <w:color w:val="222222"/>
          <w:sz w:val="20"/>
          <w:szCs w:val="20"/>
          <w:shd w:val="clear" w:color="auto" w:fill="FFFFFF"/>
        </w:rPr>
      </w:pPr>
      <w:proofErr w:type="spellStart"/>
      <w:r w:rsidRPr="00DA40E8">
        <w:rPr>
          <w:rFonts w:ascii="Times New Roman" w:hAnsi="Times New Roman" w:cs="Times New Roman"/>
          <w:color w:val="222222"/>
          <w:sz w:val="20"/>
          <w:szCs w:val="20"/>
          <w:shd w:val="clear" w:color="auto" w:fill="FFFFFF"/>
        </w:rPr>
        <w:t>Sakhvidi</w:t>
      </w:r>
      <w:proofErr w:type="spellEnd"/>
      <w:r w:rsidRPr="00DA40E8">
        <w:rPr>
          <w:rFonts w:ascii="Times New Roman" w:hAnsi="Times New Roman" w:cs="Times New Roman"/>
          <w:color w:val="222222"/>
          <w:sz w:val="20"/>
          <w:szCs w:val="20"/>
          <w:shd w:val="clear" w:color="auto" w:fill="FFFFFF"/>
        </w:rPr>
        <w:t xml:space="preserve">, M. J. Z., Browning, M. H., Samuelsson, K., Labib, S. M., </w:t>
      </w:r>
      <w:proofErr w:type="spellStart"/>
      <w:r w:rsidRPr="00DA40E8">
        <w:rPr>
          <w:rFonts w:ascii="Times New Roman" w:hAnsi="Times New Roman" w:cs="Times New Roman"/>
          <w:color w:val="222222"/>
          <w:sz w:val="20"/>
          <w:szCs w:val="20"/>
          <w:shd w:val="clear" w:color="auto" w:fill="FFFFFF"/>
        </w:rPr>
        <w:t>Psyllidis</w:t>
      </w:r>
      <w:proofErr w:type="spellEnd"/>
      <w:r w:rsidRPr="00DA40E8">
        <w:rPr>
          <w:rFonts w:ascii="Times New Roman" w:hAnsi="Times New Roman" w:cs="Times New Roman"/>
          <w:color w:val="222222"/>
          <w:sz w:val="20"/>
          <w:szCs w:val="20"/>
          <w:shd w:val="clear" w:color="auto" w:fill="FFFFFF"/>
        </w:rPr>
        <w:t xml:space="preserve">, A., </w:t>
      </w:r>
      <w:proofErr w:type="spellStart"/>
      <w:r w:rsidRPr="00DA40E8">
        <w:rPr>
          <w:rFonts w:ascii="Times New Roman" w:hAnsi="Times New Roman" w:cs="Times New Roman"/>
          <w:color w:val="222222"/>
          <w:sz w:val="20"/>
          <w:szCs w:val="20"/>
          <w:shd w:val="clear" w:color="auto" w:fill="FFFFFF"/>
        </w:rPr>
        <w:t>Amegah</w:t>
      </w:r>
      <w:proofErr w:type="spellEnd"/>
      <w:r w:rsidRPr="00DA40E8">
        <w:rPr>
          <w:rFonts w:ascii="Times New Roman" w:hAnsi="Times New Roman" w:cs="Times New Roman"/>
          <w:color w:val="222222"/>
          <w:sz w:val="20"/>
          <w:szCs w:val="20"/>
          <w:shd w:val="clear" w:color="auto" w:fill="FFFFFF"/>
        </w:rPr>
        <w:t xml:space="preserve">, A. K., ... &amp; </w:t>
      </w:r>
      <w:proofErr w:type="spellStart"/>
      <w:r w:rsidRPr="00DA40E8">
        <w:rPr>
          <w:rFonts w:ascii="Times New Roman" w:hAnsi="Times New Roman" w:cs="Times New Roman"/>
          <w:color w:val="222222"/>
          <w:sz w:val="20"/>
          <w:szCs w:val="20"/>
          <w:shd w:val="clear" w:color="auto" w:fill="FFFFFF"/>
        </w:rPr>
        <w:t>Dadvand</w:t>
      </w:r>
      <w:proofErr w:type="spellEnd"/>
      <w:r w:rsidRPr="00DA40E8">
        <w:rPr>
          <w:rFonts w:ascii="Times New Roman" w:hAnsi="Times New Roman" w:cs="Times New Roman"/>
          <w:color w:val="222222"/>
          <w:sz w:val="20"/>
          <w:szCs w:val="20"/>
          <w:shd w:val="clear" w:color="auto" w:fill="FFFFFF"/>
        </w:rPr>
        <w:t>, P. (2025). Methodological guidance for selecting buffers in greenspace-health studies. The Lancet Planetary Health, 9(11).</w:t>
      </w:r>
    </w:p>
    <w:p w14:paraId="30D8108A" w14:textId="77777777" w:rsidR="006D6C31" w:rsidRPr="00DA40E8" w:rsidRDefault="0000619B" w:rsidP="006D2496">
      <w:pPr>
        <w:pStyle w:val="ListParagraph"/>
        <w:numPr>
          <w:ilvl w:val="0"/>
          <w:numId w:val="2"/>
        </w:numPr>
        <w:rPr>
          <w:rFonts w:ascii="Times New Roman" w:hAnsi="Times New Roman" w:cs="Times New Roman"/>
          <w:color w:val="222222"/>
          <w:sz w:val="20"/>
          <w:szCs w:val="20"/>
          <w:shd w:val="clear" w:color="auto" w:fill="FFFFFF"/>
        </w:rPr>
      </w:pPr>
      <w:proofErr w:type="spellStart"/>
      <w:r w:rsidRPr="00DA40E8">
        <w:rPr>
          <w:rFonts w:ascii="Times New Roman" w:hAnsi="Times New Roman" w:cs="Times New Roman"/>
          <w:color w:val="222222"/>
          <w:sz w:val="20"/>
          <w:szCs w:val="20"/>
          <w:shd w:val="clear" w:color="auto" w:fill="FFFFFF"/>
        </w:rPr>
        <w:t>Mavoa</w:t>
      </w:r>
      <w:proofErr w:type="spellEnd"/>
      <w:r w:rsidRPr="00DA40E8">
        <w:rPr>
          <w:rFonts w:ascii="Times New Roman" w:hAnsi="Times New Roman" w:cs="Times New Roman"/>
          <w:color w:val="222222"/>
          <w:sz w:val="20"/>
          <w:szCs w:val="20"/>
          <w:shd w:val="clear" w:color="auto" w:fill="FFFFFF"/>
        </w:rPr>
        <w:t xml:space="preserve">, S., Bagheri, N., </w:t>
      </w:r>
      <w:proofErr w:type="spellStart"/>
      <w:r w:rsidRPr="00DA40E8">
        <w:rPr>
          <w:rFonts w:ascii="Times New Roman" w:hAnsi="Times New Roman" w:cs="Times New Roman"/>
          <w:color w:val="222222"/>
          <w:sz w:val="20"/>
          <w:szCs w:val="20"/>
          <w:shd w:val="clear" w:color="auto" w:fill="FFFFFF"/>
        </w:rPr>
        <w:t>Koohsari</w:t>
      </w:r>
      <w:proofErr w:type="spellEnd"/>
      <w:r w:rsidRPr="00DA40E8">
        <w:rPr>
          <w:rFonts w:ascii="Times New Roman" w:hAnsi="Times New Roman" w:cs="Times New Roman"/>
          <w:color w:val="222222"/>
          <w:sz w:val="20"/>
          <w:szCs w:val="20"/>
          <w:shd w:val="clear" w:color="auto" w:fill="FFFFFF"/>
        </w:rPr>
        <w:t xml:space="preserve">, M. J., Kaczynski, A. T., Lamb, K. E., Oka, K., ... &amp; Witten, K. (2019). How do </w:t>
      </w:r>
      <w:proofErr w:type="spellStart"/>
      <w:r w:rsidRPr="00DA40E8">
        <w:rPr>
          <w:rFonts w:ascii="Times New Roman" w:hAnsi="Times New Roman" w:cs="Times New Roman"/>
          <w:color w:val="222222"/>
          <w:sz w:val="20"/>
          <w:szCs w:val="20"/>
          <w:shd w:val="clear" w:color="auto" w:fill="FFFFFF"/>
        </w:rPr>
        <w:t>neighbourhood</w:t>
      </w:r>
      <w:proofErr w:type="spellEnd"/>
      <w:r w:rsidRPr="00DA40E8">
        <w:rPr>
          <w:rFonts w:ascii="Times New Roman" w:hAnsi="Times New Roman" w:cs="Times New Roman"/>
          <w:color w:val="222222"/>
          <w:sz w:val="20"/>
          <w:szCs w:val="20"/>
          <w:shd w:val="clear" w:color="auto" w:fill="FFFFFF"/>
        </w:rPr>
        <w:t xml:space="preserve"> definitions influence the associations between built environment and physical </w:t>
      </w:r>
      <w:proofErr w:type="gramStart"/>
      <w:r w:rsidRPr="00DA40E8">
        <w:rPr>
          <w:rFonts w:ascii="Times New Roman" w:hAnsi="Times New Roman" w:cs="Times New Roman"/>
          <w:color w:val="222222"/>
          <w:sz w:val="20"/>
          <w:szCs w:val="20"/>
          <w:shd w:val="clear" w:color="auto" w:fill="FFFFFF"/>
        </w:rPr>
        <w:t>activity?.</w:t>
      </w:r>
      <w:proofErr w:type="gramEnd"/>
      <w:r w:rsidRPr="00DA40E8">
        <w:rPr>
          <w:rFonts w:ascii="Times New Roman" w:hAnsi="Times New Roman" w:cs="Times New Roman"/>
          <w:color w:val="222222"/>
          <w:sz w:val="20"/>
          <w:szCs w:val="20"/>
          <w:shd w:val="clear" w:color="auto" w:fill="FFFFFF"/>
        </w:rPr>
        <w:t xml:space="preserve"> International journal of environmental research and public health, 16(9), 1501.</w:t>
      </w:r>
      <w:r w:rsidRPr="00DA40E8">
        <w:rPr>
          <w:rFonts w:ascii="Times New Roman" w:hAnsi="Times New Roman" w:cs="Times New Roman"/>
          <w:color w:val="222222"/>
          <w:sz w:val="20"/>
          <w:szCs w:val="20"/>
        </w:rPr>
        <w:br/>
      </w:r>
      <w:r w:rsidRPr="00DA40E8">
        <w:rPr>
          <w:rFonts w:ascii="Times New Roman" w:hAnsi="Times New Roman" w:cs="Times New Roman"/>
          <w:color w:val="222222"/>
          <w:sz w:val="20"/>
          <w:szCs w:val="20"/>
        </w:rPr>
        <w:br/>
      </w:r>
    </w:p>
    <w:p w14:paraId="70DAB258" w14:textId="100F2A57" w:rsidR="0000619B" w:rsidRPr="00DA40E8" w:rsidRDefault="0000619B" w:rsidP="006D6C31">
      <w:pPr>
        <w:pStyle w:val="ListParagraph"/>
        <w:ind w:left="0"/>
        <w:rPr>
          <w:rFonts w:ascii="Times New Roman" w:hAnsi="Times New Roman" w:cs="Times New Roman"/>
          <w:color w:val="222222"/>
          <w:sz w:val="20"/>
          <w:szCs w:val="20"/>
          <w:shd w:val="clear" w:color="auto" w:fill="FFFFFF"/>
        </w:rPr>
      </w:pPr>
      <w:r w:rsidRPr="00DA40E8">
        <w:rPr>
          <w:rFonts w:ascii="Times New Roman" w:hAnsi="Times New Roman" w:cs="Times New Roman"/>
          <w:b/>
          <w:bCs/>
          <w:color w:val="222222"/>
          <w:sz w:val="20"/>
          <w:szCs w:val="20"/>
          <w:shd w:val="clear" w:color="auto" w:fill="FFFFFF"/>
        </w:rPr>
        <w:t>Reviewer #2: Review: Measuring the Health of Philadelphia's City Council Districts</w:t>
      </w:r>
      <w:r w:rsidRPr="00DA40E8">
        <w:rPr>
          <w:rFonts w:ascii="Times New Roman" w:hAnsi="Times New Roman" w:cs="Times New Roman"/>
          <w:color w:val="222222"/>
          <w:sz w:val="20"/>
          <w:szCs w:val="20"/>
        </w:rPr>
        <w:br/>
      </w:r>
      <w:r w:rsidRPr="00DA40E8">
        <w:rPr>
          <w:rFonts w:ascii="Times New Roman" w:hAnsi="Times New Roman" w:cs="Times New Roman"/>
          <w:color w:val="222222"/>
          <w:sz w:val="20"/>
          <w:szCs w:val="20"/>
        </w:rPr>
        <w:br/>
      </w:r>
      <w:r w:rsidRPr="00DA40E8">
        <w:rPr>
          <w:rFonts w:ascii="Times New Roman" w:hAnsi="Times New Roman" w:cs="Times New Roman"/>
          <w:color w:val="222222"/>
          <w:sz w:val="20"/>
          <w:szCs w:val="20"/>
          <w:shd w:val="clear" w:color="auto" w:fill="FFFFFF"/>
        </w:rPr>
        <w:t>This interesting short report takes a novel approach of calculating health related metrics in Philadelphia council districts. The motivation for the study is to provide indicators for geopolitical districts is to provide important health data to elected officials and the public.</w:t>
      </w:r>
      <w:r w:rsidRPr="00DA40E8">
        <w:rPr>
          <w:rFonts w:ascii="Times New Roman" w:hAnsi="Times New Roman" w:cs="Times New Roman"/>
          <w:color w:val="222222"/>
          <w:sz w:val="20"/>
          <w:szCs w:val="20"/>
        </w:rPr>
        <w:br/>
      </w:r>
      <w:r w:rsidRPr="00DA40E8">
        <w:rPr>
          <w:rFonts w:ascii="Times New Roman" w:hAnsi="Times New Roman" w:cs="Times New Roman"/>
          <w:color w:val="222222"/>
          <w:sz w:val="20"/>
          <w:szCs w:val="20"/>
        </w:rPr>
        <w:br/>
      </w:r>
      <w:r w:rsidRPr="00DA40E8">
        <w:rPr>
          <w:rFonts w:ascii="Times New Roman" w:hAnsi="Times New Roman" w:cs="Times New Roman"/>
          <w:color w:val="222222"/>
          <w:sz w:val="20"/>
          <w:szCs w:val="20"/>
          <w:shd w:val="clear" w:color="auto" w:fill="FFFFFF"/>
        </w:rPr>
        <w:t>Major comments</w:t>
      </w:r>
      <w:r w:rsidRPr="00DA40E8">
        <w:rPr>
          <w:rFonts w:ascii="Times New Roman" w:hAnsi="Times New Roman" w:cs="Times New Roman"/>
          <w:color w:val="222222"/>
          <w:sz w:val="20"/>
          <w:szCs w:val="20"/>
        </w:rPr>
        <w:br/>
      </w:r>
      <w:r w:rsidRPr="00DA40E8">
        <w:rPr>
          <w:rFonts w:ascii="Times New Roman" w:hAnsi="Times New Roman" w:cs="Times New Roman"/>
          <w:color w:val="222222"/>
          <w:sz w:val="20"/>
          <w:szCs w:val="20"/>
          <w:shd w:val="clear" w:color="auto" w:fill="FFFFFF"/>
        </w:rPr>
        <w:t>-       The report was very US centric and assumed familiarity with the US electoral/district system. However, this type of research is important elsewhere. Please incorporate international examples if they exist (Eg in the Introduction/Discussion) and/or relate findings/approach to other locations.</w:t>
      </w:r>
    </w:p>
    <w:tbl>
      <w:tblPr>
        <w:tblStyle w:val="TableGrid"/>
        <w:tblW w:w="0" w:type="auto"/>
        <w:tblLook w:val="04A0" w:firstRow="1" w:lastRow="0" w:firstColumn="1" w:lastColumn="0" w:noHBand="0" w:noVBand="1"/>
      </w:tblPr>
      <w:tblGrid>
        <w:gridCol w:w="9350"/>
      </w:tblGrid>
      <w:tr w:rsidR="00CE4594" w:rsidRPr="00DA40E8" w14:paraId="4039EC41" w14:textId="77777777" w:rsidTr="00CE4594">
        <w:tc>
          <w:tcPr>
            <w:tcW w:w="9350" w:type="dxa"/>
          </w:tcPr>
          <w:p w14:paraId="0E5A7B54" w14:textId="6093845A" w:rsidR="00CE4594" w:rsidRPr="00DA40E8" w:rsidRDefault="00BA4B4F">
            <w:pPr>
              <w:rPr>
                <w:rFonts w:ascii="Times New Roman" w:hAnsi="Times New Roman" w:cs="Times New Roman"/>
                <w:color w:val="222222"/>
                <w:sz w:val="20"/>
                <w:szCs w:val="20"/>
              </w:rPr>
            </w:pPr>
            <w:r w:rsidRPr="00DA40E8">
              <w:rPr>
                <w:rFonts w:ascii="Times New Roman" w:hAnsi="Times New Roman" w:cs="Times New Roman"/>
                <w:b/>
                <w:bCs/>
                <w:color w:val="222222"/>
                <w:sz w:val="20"/>
                <w:szCs w:val="20"/>
              </w:rPr>
              <w:t xml:space="preserve">Response: </w:t>
            </w:r>
            <w:r w:rsidR="00CE4594" w:rsidRPr="00DA40E8">
              <w:rPr>
                <w:rFonts w:ascii="Times New Roman" w:hAnsi="Times New Roman" w:cs="Times New Roman"/>
                <w:color w:val="222222"/>
                <w:sz w:val="20"/>
                <w:szCs w:val="20"/>
              </w:rPr>
              <w:t xml:space="preserve">Thank you for this point. </w:t>
            </w:r>
            <w:r w:rsidR="00CE4594" w:rsidRPr="00DA40E8">
              <w:rPr>
                <w:rFonts w:ascii="Times New Roman" w:hAnsi="Times New Roman" w:cs="Times New Roman"/>
                <w:color w:val="000000" w:themeColor="text1"/>
                <w:sz w:val="20"/>
                <w:szCs w:val="20"/>
              </w:rPr>
              <w:t xml:space="preserve">We have included additional citations to international examples of </w:t>
            </w:r>
            <w:r w:rsidR="00FA12BA" w:rsidRPr="00DA40E8">
              <w:rPr>
                <w:rFonts w:ascii="Times New Roman" w:hAnsi="Times New Roman" w:cs="Times New Roman"/>
                <w:color w:val="000000" w:themeColor="text1"/>
                <w:sz w:val="20"/>
                <w:szCs w:val="20"/>
              </w:rPr>
              <w:t>health metrics being calculated by geopolitical district</w:t>
            </w:r>
            <w:r w:rsidRPr="00DA40E8">
              <w:rPr>
                <w:rFonts w:ascii="Times New Roman" w:hAnsi="Times New Roman" w:cs="Times New Roman"/>
                <w:color w:val="000000" w:themeColor="text1"/>
                <w:sz w:val="20"/>
                <w:szCs w:val="20"/>
              </w:rPr>
              <w:t xml:space="preserve"> (see citations 6 and 7)</w:t>
            </w:r>
          </w:p>
        </w:tc>
      </w:tr>
    </w:tbl>
    <w:p w14:paraId="356680B3" w14:textId="77777777" w:rsidR="0000619B" w:rsidRPr="00DA40E8" w:rsidRDefault="0000619B">
      <w:pPr>
        <w:rPr>
          <w:rFonts w:ascii="Times New Roman" w:hAnsi="Times New Roman" w:cs="Times New Roman"/>
          <w:color w:val="222222"/>
          <w:sz w:val="20"/>
          <w:szCs w:val="20"/>
          <w:shd w:val="clear" w:color="auto" w:fill="FFFFFF"/>
        </w:rPr>
      </w:pPr>
      <w:r w:rsidRPr="00DA40E8">
        <w:rPr>
          <w:rFonts w:ascii="Times New Roman" w:hAnsi="Times New Roman" w:cs="Times New Roman"/>
          <w:color w:val="222222"/>
          <w:sz w:val="20"/>
          <w:szCs w:val="20"/>
        </w:rPr>
        <w:br/>
      </w:r>
      <w:r w:rsidRPr="00DA40E8">
        <w:rPr>
          <w:rFonts w:ascii="Times New Roman" w:hAnsi="Times New Roman" w:cs="Times New Roman"/>
          <w:color w:val="222222"/>
          <w:sz w:val="20"/>
          <w:szCs w:val="20"/>
          <w:shd w:val="clear" w:color="auto" w:fill="FFFFFF"/>
        </w:rPr>
        <w:t>-       I understand that population and insurance data are typically available only at area level, which necessitates aggregation to council districts. However, tree</w:t>
      </w:r>
      <w:r w:rsidRPr="00DA40E8">
        <w:rPr>
          <w:rFonts w:ascii="Times New Roman" w:hAnsi="Times New Roman" w:cs="Times New Roman"/>
          <w:color w:val="222222"/>
          <w:sz w:val="20"/>
          <w:szCs w:val="20"/>
          <w:shd w:val="clear" w:color="auto" w:fill="FFFFFF"/>
        </w:rPr>
        <w:noBreakHyphen/>
        <w:t>canopy data are usually provided as high</w:t>
      </w:r>
      <w:r w:rsidRPr="00DA40E8">
        <w:rPr>
          <w:rFonts w:ascii="Times New Roman" w:hAnsi="Times New Roman" w:cs="Times New Roman"/>
          <w:color w:val="222222"/>
          <w:sz w:val="20"/>
          <w:szCs w:val="20"/>
          <w:shd w:val="clear" w:color="auto" w:fill="FFFFFF"/>
        </w:rPr>
        <w:noBreakHyphen/>
        <w:t xml:space="preserve">resolution raster or vector </w:t>
      </w:r>
      <w:r w:rsidRPr="00DA40E8">
        <w:rPr>
          <w:rFonts w:ascii="Times New Roman" w:hAnsi="Times New Roman" w:cs="Times New Roman"/>
          <w:color w:val="222222"/>
          <w:sz w:val="20"/>
          <w:szCs w:val="20"/>
          <w:shd w:val="clear" w:color="auto" w:fill="FFFFFF"/>
        </w:rPr>
        <w:lastRenderedPageBreak/>
        <w:t>layers, allowing canopy cover to be calculated directly within council boundaries. Aggregating pre</w:t>
      </w:r>
      <w:r w:rsidRPr="00DA40E8">
        <w:rPr>
          <w:rFonts w:ascii="Times New Roman" w:hAnsi="Times New Roman" w:cs="Times New Roman"/>
          <w:color w:val="222222"/>
          <w:sz w:val="20"/>
          <w:szCs w:val="20"/>
          <w:shd w:val="clear" w:color="auto" w:fill="FFFFFF"/>
        </w:rPr>
        <w:noBreakHyphen/>
      </w:r>
      <w:proofErr w:type="spellStart"/>
      <w:r w:rsidRPr="00DA40E8">
        <w:rPr>
          <w:rFonts w:ascii="Times New Roman" w:hAnsi="Times New Roman" w:cs="Times New Roman"/>
          <w:color w:val="222222"/>
          <w:sz w:val="20"/>
          <w:szCs w:val="20"/>
          <w:shd w:val="clear" w:color="auto" w:fill="FFFFFF"/>
        </w:rPr>
        <w:t>summarised</w:t>
      </w:r>
      <w:proofErr w:type="spellEnd"/>
      <w:r w:rsidRPr="00DA40E8">
        <w:rPr>
          <w:rFonts w:ascii="Times New Roman" w:hAnsi="Times New Roman" w:cs="Times New Roman"/>
          <w:color w:val="222222"/>
          <w:sz w:val="20"/>
          <w:szCs w:val="20"/>
          <w:shd w:val="clear" w:color="auto" w:fill="FFFFFF"/>
        </w:rPr>
        <w:t xml:space="preserve"> census</w:t>
      </w:r>
      <w:r w:rsidRPr="00DA40E8">
        <w:rPr>
          <w:rFonts w:ascii="Times New Roman" w:hAnsi="Times New Roman" w:cs="Times New Roman"/>
          <w:color w:val="222222"/>
          <w:sz w:val="20"/>
          <w:szCs w:val="20"/>
          <w:shd w:val="clear" w:color="auto" w:fill="FFFFFF"/>
        </w:rPr>
        <w:noBreakHyphen/>
        <w:t>level canopy data introduces avoidable distortion from double aggregation and is likely to reduce accuracy. Please justify the decision to use area</w:t>
      </w:r>
      <w:r w:rsidRPr="00DA40E8">
        <w:rPr>
          <w:rFonts w:ascii="Times New Roman" w:hAnsi="Times New Roman" w:cs="Times New Roman"/>
          <w:color w:val="222222"/>
          <w:sz w:val="20"/>
          <w:szCs w:val="20"/>
          <w:shd w:val="clear" w:color="auto" w:fill="FFFFFF"/>
        </w:rPr>
        <w:noBreakHyphen/>
        <w:t>level canopy data, outline the limitations of this approach, and discuss how future work could instead calculate canopy cover (or any other indicator) directly from the raw spatial layer where possible.</w:t>
      </w:r>
    </w:p>
    <w:tbl>
      <w:tblPr>
        <w:tblStyle w:val="TableGrid"/>
        <w:tblW w:w="0" w:type="auto"/>
        <w:tblLook w:val="04A0" w:firstRow="1" w:lastRow="0" w:firstColumn="1" w:lastColumn="0" w:noHBand="0" w:noVBand="1"/>
      </w:tblPr>
      <w:tblGrid>
        <w:gridCol w:w="9350"/>
      </w:tblGrid>
      <w:tr w:rsidR="00A51CDE" w:rsidRPr="00DA40E8" w14:paraId="3D899001" w14:textId="77777777" w:rsidTr="00A51CDE">
        <w:tc>
          <w:tcPr>
            <w:tcW w:w="9350" w:type="dxa"/>
          </w:tcPr>
          <w:p w14:paraId="0FC1EB77" w14:textId="77777777" w:rsidR="00A51CDE" w:rsidRPr="00DA40E8" w:rsidRDefault="000216C9">
            <w:pPr>
              <w:rPr>
                <w:rFonts w:ascii="Times New Roman" w:hAnsi="Times New Roman" w:cs="Times New Roman"/>
                <w:color w:val="222222"/>
                <w:sz w:val="20"/>
                <w:szCs w:val="20"/>
                <w:shd w:val="clear" w:color="auto" w:fill="FFFFFF"/>
              </w:rPr>
            </w:pPr>
            <w:r w:rsidRPr="00DA40E8">
              <w:rPr>
                <w:rFonts w:ascii="Times New Roman" w:hAnsi="Times New Roman" w:cs="Times New Roman"/>
                <w:b/>
                <w:bCs/>
                <w:color w:val="222222"/>
                <w:sz w:val="20"/>
                <w:szCs w:val="20"/>
                <w:shd w:val="clear" w:color="auto" w:fill="FFFFFF"/>
              </w:rPr>
              <w:t xml:space="preserve">Response: </w:t>
            </w:r>
            <w:r w:rsidRPr="00DA40E8">
              <w:rPr>
                <w:rFonts w:ascii="Times New Roman" w:hAnsi="Times New Roman" w:cs="Times New Roman"/>
                <w:color w:val="222222"/>
                <w:sz w:val="20"/>
                <w:szCs w:val="20"/>
                <w:shd w:val="clear" w:color="auto" w:fill="FFFFFF"/>
              </w:rPr>
              <w:t>We take your point about raster data for tree canopy coverage. We chose to use</w:t>
            </w:r>
            <w:r w:rsidR="00A35A59" w:rsidRPr="00DA40E8">
              <w:rPr>
                <w:rFonts w:ascii="Times New Roman" w:hAnsi="Times New Roman" w:cs="Times New Roman"/>
                <w:color w:val="222222"/>
                <w:sz w:val="20"/>
                <w:szCs w:val="20"/>
                <w:shd w:val="clear" w:color="auto" w:fill="FFFFFF"/>
              </w:rPr>
              <w:t xml:space="preserve"> the</w:t>
            </w:r>
            <w:r w:rsidRPr="00DA40E8">
              <w:rPr>
                <w:rFonts w:ascii="Times New Roman" w:hAnsi="Times New Roman" w:cs="Times New Roman"/>
                <w:color w:val="222222"/>
                <w:sz w:val="20"/>
                <w:szCs w:val="20"/>
                <w:shd w:val="clear" w:color="auto" w:fill="FFFFFF"/>
              </w:rPr>
              <w:t xml:space="preserve"> </w:t>
            </w:r>
            <w:r w:rsidR="00A35A59" w:rsidRPr="00DA40E8">
              <w:rPr>
                <w:rFonts w:ascii="Times New Roman" w:hAnsi="Times New Roman" w:cs="Times New Roman"/>
                <w:color w:val="222222"/>
                <w:sz w:val="20"/>
                <w:szCs w:val="20"/>
                <w:shd w:val="clear" w:color="auto" w:fill="FFFFFF"/>
              </w:rPr>
              <w:t xml:space="preserve">pre-summarized data because it is easily accessible from a publicly available source. We wanted to use a data source that could be replicated by others. </w:t>
            </w:r>
            <w:r w:rsidR="00740FCA" w:rsidRPr="00DA40E8">
              <w:rPr>
                <w:rFonts w:ascii="Times New Roman" w:hAnsi="Times New Roman" w:cs="Times New Roman"/>
                <w:color w:val="222222"/>
                <w:sz w:val="20"/>
                <w:szCs w:val="20"/>
                <w:shd w:val="clear" w:color="auto" w:fill="FFFFFF"/>
              </w:rPr>
              <w:t>We have</w:t>
            </w:r>
            <w:r w:rsidR="00542701" w:rsidRPr="00DA40E8">
              <w:rPr>
                <w:rFonts w:ascii="Times New Roman" w:hAnsi="Times New Roman" w:cs="Times New Roman"/>
                <w:color w:val="222222"/>
                <w:sz w:val="20"/>
                <w:szCs w:val="20"/>
                <w:shd w:val="clear" w:color="auto" w:fill="FFFFFF"/>
              </w:rPr>
              <w:t xml:space="preserve"> added</w:t>
            </w:r>
            <w:r w:rsidR="00740FCA" w:rsidRPr="00DA40E8">
              <w:rPr>
                <w:rFonts w:ascii="Times New Roman" w:hAnsi="Times New Roman" w:cs="Times New Roman"/>
                <w:color w:val="222222"/>
                <w:sz w:val="20"/>
                <w:szCs w:val="20"/>
                <w:shd w:val="clear" w:color="auto" w:fill="FFFFFF"/>
              </w:rPr>
              <w:t xml:space="preserve"> this as a limitation in the manuscript. </w:t>
            </w:r>
          </w:p>
          <w:p w14:paraId="470061A5" w14:textId="77777777" w:rsidR="00542701" w:rsidRPr="00DA40E8" w:rsidRDefault="00542701">
            <w:pPr>
              <w:rPr>
                <w:rFonts w:ascii="Times New Roman" w:hAnsi="Times New Roman" w:cs="Times New Roman"/>
                <w:color w:val="222222"/>
                <w:sz w:val="20"/>
                <w:szCs w:val="20"/>
                <w:shd w:val="clear" w:color="auto" w:fill="FFFFFF"/>
              </w:rPr>
            </w:pPr>
          </w:p>
          <w:p w14:paraId="3D77F1F1" w14:textId="629046B1" w:rsidR="00542701" w:rsidRPr="00DA40E8" w:rsidRDefault="00542701">
            <w:pPr>
              <w:rPr>
                <w:rFonts w:ascii="Times New Roman" w:hAnsi="Times New Roman" w:cs="Times New Roman"/>
                <w:color w:val="222222"/>
                <w:sz w:val="20"/>
                <w:szCs w:val="20"/>
                <w:shd w:val="clear" w:color="auto" w:fill="FFFFFF"/>
              </w:rPr>
            </w:pPr>
            <w:r w:rsidRPr="00DA40E8">
              <w:rPr>
                <w:rFonts w:ascii="Times New Roman" w:hAnsi="Times New Roman" w:cs="Times New Roman"/>
                <w:i/>
                <w:iCs/>
                <w:sz w:val="20"/>
                <w:szCs w:val="20"/>
              </w:rPr>
              <w:t>“One important limitation to this study is that data errors introduced during the aggregation process. Future work could utilize raster tree coverage data and a more granular measure of health insurance coverage that can be more accurately aggregated to the council district level.”</w:t>
            </w:r>
          </w:p>
        </w:tc>
      </w:tr>
    </w:tbl>
    <w:p w14:paraId="20ADBE37" w14:textId="77777777" w:rsidR="00A51CDE" w:rsidRPr="00DA40E8" w:rsidRDefault="00A51CDE">
      <w:pPr>
        <w:rPr>
          <w:rFonts w:ascii="Times New Roman" w:hAnsi="Times New Roman" w:cs="Times New Roman"/>
          <w:color w:val="222222"/>
          <w:sz w:val="20"/>
          <w:szCs w:val="20"/>
          <w:shd w:val="clear" w:color="auto" w:fill="FFFFFF"/>
        </w:rPr>
      </w:pPr>
    </w:p>
    <w:p w14:paraId="0435B077" w14:textId="77777777" w:rsidR="00A51CDE" w:rsidRPr="00DA40E8" w:rsidRDefault="0000619B">
      <w:pPr>
        <w:rPr>
          <w:rFonts w:ascii="Times New Roman" w:hAnsi="Times New Roman" w:cs="Times New Roman"/>
          <w:color w:val="222222"/>
          <w:sz w:val="20"/>
          <w:szCs w:val="20"/>
          <w:shd w:val="clear" w:color="auto" w:fill="FFFFFF"/>
        </w:rPr>
      </w:pPr>
      <w:r w:rsidRPr="00DA40E8">
        <w:rPr>
          <w:rFonts w:ascii="Times New Roman" w:hAnsi="Times New Roman" w:cs="Times New Roman"/>
          <w:color w:val="222222"/>
          <w:sz w:val="20"/>
          <w:szCs w:val="20"/>
        </w:rPr>
        <w:br/>
      </w:r>
      <w:r w:rsidRPr="00DA40E8">
        <w:rPr>
          <w:rFonts w:ascii="Times New Roman" w:hAnsi="Times New Roman" w:cs="Times New Roman"/>
          <w:color w:val="222222"/>
          <w:sz w:val="20"/>
          <w:szCs w:val="20"/>
          <w:shd w:val="clear" w:color="auto" w:fill="FFFFFF"/>
        </w:rPr>
        <w:t xml:space="preserve">-       The methods used to undertake the population/area weighting were somewhat opaque. I </w:t>
      </w:r>
      <w:proofErr w:type="spellStart"/>
      <w:r w:rsidRPr="00DA40E8">
        <w:rPr>
          <w:rFonts w:ascii="Times New Roman" w:hAnsi="Times New Roman" w:cs="Times New Roman"/>
          <w:color w:val="222222"/>
          <w:sz w:val="20"/>
          <w:szCs w:val="20"/>
          <w:shd w:val="clear" w:color="auto" w:fill="FFFFFF"/>
        </w:rPr>
        <w:t>recognise</w:t>
      </w:r>
      <w:proofErr w:type="spellEnd"/>
      <w:r w:rsidRPr="00DA40E8">
        <w:rPr>
          <w:rFonts w:ascii="Times New Roman" w:hAnsi="Times New Roman" w:cs="Times New Roman"/>
          <w:color w:val="222222"/>
          <w:sz w:val="20"/>
          <w:szCs w:val="20"/>
          <w:shd w:val="clear" w:color="auto" w:fill="FFFFFF"/>
        </w:rPr>
        <w:t xml:space="preserve"> the authors have cited more detailed methods elsewhere, </w:t>
      </w:r>
      <w:proofErr w:type="gramStart"/>
      <w:r w:rsidRPr="00DA40E8">
        <w:rPr>
          <w:rFonts w:ascii="Times New Roman" w:hAnsi="Times New Roman" w:cs="Times New Roman"/>
          <w:color w:val="222222"/>
          <w:sz w:val="20"/>
          <w:szCs w:val="20"/>
          <w:shd w:val="clear" w:color="auto" w:fill="FFFFFF"/>
        </w:rPr>
        <w:t>however</w:t>
      </w:r>
      <w:proofErr w:type="gramEnd"/>
      <w:r w:rsidRPr="00DA40E8">
        <w:rPr>
          <w:rFonts w:ascii="Times New Roman" w:hAnsi="Times New Roman" w:cs="Times New Roman"/>
          <w:color w:val="222222"/>
          <w:sz w:val="20"/>
          <w:szCs w:val="20"/>
          <w:shd w:val="clear" w:color="auto" w:fill="FFFFFF"/>
        </w:rPr>
        <w:t xml:space="preserve"> please consider providing more detail on the population and area weighting approaches in this manuscript by either editing the text to make it more explicit and/or adding a sentence or two.</w:t>
      </w:r>
    </w:p>
    <w:tbl>
      <w:tblPr>
        <w:tblStyle w:val="TableGrid"/>
        <w:tblW w:w="0" w:type="auto"/>
        <w:tblLook w:val="04A0" w:firstRow="1" w:lastRow="0" w:firstColumn="1" w:lastColumn="0" w:noHBand="0" w:noVBand="1"/>
      </w:tblPr>
      <w:tblGrid>
        <w:gridCol w:w="9350"/>
      </w:tblGrid>
      <w:tr w:rsidR="00A51CDE" w:rsidRPr="00DA40E8" w14:paraId="4AB04B4F" w14:textId="77777777" w:rsidTr="00A51CDE">
        <w:tc>
          <w:tcPr>
            <w:tcW w:w="9350" w:type="dxa"/>
          </w:tcPr>
          <w:p w14:paraId="1F4F4171" w14:textId="1649618A" w:rsidR="00A51CDE" w:rsidRPr="00DA40E8" w:rsidRDefault="004F4102" w:rsidP="00BC5168">
            <w:pPr>
              <w:rPr>
                <w:rFonts w:ascii="Times New Roman" w:hAnsi="Times New Roman" w:cs="Times New Roman"/>
                <w:color w:val="222222"/>
                <w:sz w:val="20"/>
                <w:szCs w:val="20"/>
              </w:rPr>
            </w:pPr>
            <w:r w:rsidRPr="00DA40E8">
              <w:rPr>
                <w:rFonts w:ascii="Times New Roman" w:hAnsi="Times New Roman" w:cs="Times New Roman"/>
                <w:b/>
                <w:bCs/>
                <w:color w:val="222222"/>
                <w:sz w:val="20"/>
                <w:szCs w:val="20"/>
              </w:rPr>
              <w:t xml:space="preserve">Response: </w:t>
            </w:r>
            <w:r w:rsidR="00BC5168" w:rsidRPr="00DA40E8">
              <w:rPr>
                <w:rFonts w:ascii="Times New Roman" w:hAnsi="Times New Roman" w:cs="Times New Roman"/>
                <w:color w:val="222222"/>
                <w:sz w:val="20"/>
                <w:szCs w:val="20"/>
              </w:rPr>
              <w:t>We have edited the section under</w:t>
            </w:r>
            <w:r w:rsidR="00BC5168" w:rsidRPr="00DA40E8">
              <w:rPr>
                <w:rFonts w:ascii="Times New Roman" w:hAnsi="Times New Roman" w:cs="Times New Roman"/>
                <w:b/>
                <w:bCs/>
                <w:color w:val="222222"/>
                <w:sz w:val="20"/>
                <w:szCs w:val="20"/>
              </w:rPr>
              <w:t xml:space="preserve"> </w:t>
            </w:r>
            <w:r w:rsidR="00BC5168" w:rsidRPr="00DA40E8">
              <w:rPr>
                <w:rFonts w:ascii="Times New Roman" w:hAnsi="Times New Roman" w:cs="Times New Roman"/>
                <w:color w:val="222222"/>
                <w:sz w:val="20"/>
                <w:szCs w:val="20"/>
              </w:rPr>
              <w:t xml:space="preserve">the </w:t>
            </w:r>
            <w:r w:rsidR="00146D76" w:rsidRPr="00DA40E8">
              <w:rPr>
                <w:rFonts w:ascii="Times New Roman" w:hAnsi="Times New Roman" w:cs="Times New Roman"/>
                <w:color w:val="222222"/>
                <w:sz w:val="20"/>
                <w:szCs w:val="20"/>
              </w:rPr>
              <w:t xml:space="preserve">heading </w:t>
            </w:r>
            <w:r w:rsidR="00146D76" w:rsidRPr="00DA40E8">
              <w:rPr>
                <w:rFonts w:ascii="Times New Roman" w:hAnsi="Times New Roman" w:cs="Times New Roman"/>
                <w:i/>
                <w:iCs/>
                <w:color w:val="222222"/>
                <w:sz w:val="20"/>
                <w:szCs w:val="20"/>
              </w:rPr>
              <w:t>Data Aggregation</w:t>
            </w:r>
            <w:r w:rsidRPr="00DA40E8">
              <w:rPr>
                <w:rFonts w:ascii="Times New Roman" w:hAnsi="Times New Roman" w:cs="Times New Roman"/>
                <w:color w:val="222222"/>
                <w:sz w:val="20"/>
                <w:szCs w:val="20"/>
              </w:rPr>
              <w:t xml:space="preserve"> to provide additional clarity into the process</w:t>
            </w:r>
            <w:r w:rsidR="00BC5168" w:rsidRPr="00DA40E8">
              <w:rPr>
                <w:rFonts w:ascii="Times New Roman" w:hAnsi="Times New Roman" w:cs="Times New Roman"/>
                <w:color w:val="222222"/>
                <w:sz w:val="20"/>
                <w:szCs w:val="20"/>
              </w:rPr>
              <w:t>, and provide a citation</w:t>
            </w:r>
            <w:r w:rsidR="008C482A">
              <w:rPr>
                <w:rFonts w:ascii="Times New Roman" w:hAnsi="Times New Roman" w:cs="Times New Roman"/>
                <w:color w:val="222222"/>
                <w:sz w:val="20"/>
                <w:szCs w:val="20"/>
              </w:rPr>
              <w:t xml:space="preserve"> of</w:t>
            </w:r>
            <w:r w:rsidR="00BC5168" w:rsidRPr="00DA40E8">
              <w:rPr>
                <w:rFonts w:ascii="Times New Roman" w:hAnsi="Times New Roman" w:cs="Times New Roman"/>
                <w:color w:val="222222"/>
                <w:sz w:val="20"/>
                <w:szCs w:val="20"/>
              </w:rPr>
              <w:t xml:space="preserve"> </w:t>
            </w:r>
            <w:r w:rsidR="00D41E50" w:rsidRPr="00DA40E8">
              <w:rPr>
                <w:rFonts w:ascii="Times New Roman" w:hAnsi="Times New Roman" w:cs="Times New Roman"/>
                <w:color w:val="222222"/>
                <w:sz w:val="20"/>
                <w:szCs w:val="20"/>
              </w:rPr>
              <w:t>previous literature for readers interested in understanding the method of aggregation used for other geopolitical units</w:t>
            </w:r>
          </w:p>
          <w:p w14:paraId="75E80484" w14:textId="77777777" w:rsidR="000D6A72" w:rsidRPr="00DA40E8" w:rsidRDefault="000D6A72">
            <w:pPr>
              <w:rPr>
                <w:rFonts w:ascii="Times New Roman" w:hAnsi="Times New Roman" w:cs="Times New Roman"/>
                <w:color w:val="222222"/>
                <w:sz w:val="20"/>
                <w:szCs w:val="20"/>
              </w:rPr>
            </w:pPr>
          </w:p>
          <w:p w14:paraId="6102405A" w14:textId="0147FE69" w:rsidR="000D6A72" w:rsidRPr="00DA40E8" w:rsidRDefault="000D6A72" w:rsidP="000D6A72">
            <w:pPr>
              <w:rPr>
                <w:rFonts w:ascii="Times New Roman" w:hAnsi="Times New Roman" w:cs="Times New Roman"/>
                <w:i/>
                <w:iCs/>
                <w:sz w:val="20"/>
                <w:szCs w:val="20"/>
              </w:rPr>
            </w:pPr>
            <w:r w:rsidRPr="00DA40E8">
              <w:rPr>
                <w:rFonts w:ascii="Times New Roman" w:hAnsi="Times New Roman" w:cs="Times New Roman"/>
                <w:i/>
                <w:iCs/>
                <w:sz w:val="20"/>
                <w:szCs w:val="20"/>
              </w:rPr>
              <w:t xml:space="preserve">“Calculating metrics by council district is challenging because health data are not commonly provided by council units or in subunits that nest neatly within council districts. </w:t>
            </w:r>
            <w:r w:rsidRPr="00DA40E8">
              <w:rPr>
                <w:rFonts w:ascii="Times New Roman" w:eastAsia="Aptos" w:hAnsi="Times New Roman" w:cs="Times New Roman"/>
                <w:i/>
                <w:iCs/>
                <w:sz w:val="20"/>
                <w:szCs w:val="20"/>
              </w:rPr>
              <w:t>W</w:t>
            </w:r>
            <w:r w:rsidRPr="00DA40E8">
              <w:rPr>
                <w:rFonts w:ascii="Times New Roman" w:hAnsi="Times New Roman" w:cs="Times New Roman"/>
                <w:i/>
                <w:iCs/>
                <w:sz w:val="20"/>
                <w:szCs w:val="20"/>
              </w:rPr>
              <w:t>e used a multi-step process</w:t>
            </w:r>
            <w:r w:rsidRPr="00DA40E8">
              <w:rPr>
                <w:rFonts w:ascii="Times New Roman" w:eastAsia="Aptos" w:hAnsi="Times New Roman" w:cs="Times New Roman"/>
                <w:i/>
                <w:iCs/>
                <w:sz w:val="20"/>
                <w:szCs w:val="20"/>
              </w:rPr>
              <w:t xml:space="preserve"> to generate district-level estimates</w:t>
            </w:r>
            <w:r w:rsidRPr="00DA40E8">
              <w:rPr>
                <w:rFonts w:ascii="Times New Roman" w:hAnsi="Times New Roman" w:cs="Times New Roman"/>
                <w:i/>
                <w:iCs/>
                <w:sz w:val="20"/>
                <w:szCs w:val="20"/>
              </w:rPr>
              <w:t xml:space="preserve">. First, we obtained health data by census tract, the smallest geographic unit available for many health metrics and specifically for the Census health insurance variable. Then, we obtained population data by census block, as census blocks nest in both city council districts and census tracts (census tracts do not nest perfectly into council districts). We used the census block population to determine the proportion of the census tract that should be allocated to each district. and lastly, we aggregated the population-weighted census tracts to the district. This geospatial aggregation method that has been used and described elsewhere </w:t>
            </w:r>
            <w:r w:rsidRPr="00DA40E8">
              <w:rPr>
                <w:rFonts w:ascii="Times New Roman" w:hAnsi="Times New Roman" w:cs="Times New Roman"/>
                <w:i/>
                <w:iCs/>
                <w:sz w:val="20"/>
                <w:szCs w:val="20"/>
              </w:rPr>
              <w:fldChar w:fldCharType="begin">
                <w:fldData xml:space="preserve">PEVuZE5vdGU+PENpdGU+PEF1dGhvcj5TY2huYWtlLU1haGw8L0F1dGhvcj48WWVhcj4yMDI0PC9Z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</w:fldData>
              </w:fldChar>
            </w:r>
            <w:r w:rsidRPr="00DA40E8">
              <w:rPr>
                <w:rFonts w:ascii="Times New Roman" w:hAnsi="Times New Roman" w:cs="Times New Roman"/>
                <w:i/>
                <w:iCs/>
                <w:sz w:val="20"/>
                <w:szCs w:val="20"/>
              </w:rPr>
              <w:instrText xml:space="preserve"> ADDIN EN.CITE </w:instrText>
            </w:r>
            <w:r w:rsidRPr="00DA40E8">
              <w:rPr>
                <w:rFonts w:ascii="Times New Roman" w:hAnsi="Times New Roman" w:cs="Times New Roman"/>
                <w:i/>
                <w:iCs/>
                <w:sz w:val="20"/>
                <w:szCs w:val="20"/>
              </w:rPr>
              <w:fldChar w:fldCharType="begin">
                <w:fldData xml:space="preserve">PEVuZE5vdGU+PENpdGU+PEF1dGhvcj5TY2huYWtlLU1haGw8L0F1dGhvcj48WWVhcj4yMDI0PC9Z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</w:fldData>
              </w:fldChar>
            </w:r>
            <w:r w:rsidRPr="00DA40E8">
              <w:rPr>
                <w:rFonts w:ascii="Times New Roman" w:hAnsi="Times New Roman" w:cs="Times New Roman"/>
                <w:i/>
                <w:iCs/>
                <w:sz w:val="20"/>
                <w:szCs w:val="20"/>
              </w:rPr>
              <w:instrText xml:space="preserve"> ADDIN EN.CITE.DATA </w:instrText>
            </w:r>
            <w:r w:rsidRPr="00DA40E8">
              <w:rPr>
                <w:rFonts w:ascii="Times New Roman" w:hAnsi="Times New Roman" w:cs="Times New Roman"/>
                <w:i/>
                <w:iCs/>
                <w:sz w:val="20"/>
                <w:szCs w:val="20"/>
              </w:rPr>
            </w:r>
            <w:r w:rsidRPr="00DA40E8">
              <w:rPr>
                <w:rFonts w:ascii="Times New Roman" w:hAnsi="Times New Roman" w:cs="Times New Roman"/>
                <w:i/>
                <w:iCs/>
                <w:sz w:val="20"/>
                <w:szCs w:val="20"/>
              </w:rPr>
              <w:fldChar w:fldCharType="end"/>
            </w:r>
            <w:r w:rsidRPr="00DA40E8">
              <w:rPr>
                <w:rFonts w:ascii="Times New Roman" w:hAnsi="Times New Roman" w:cs="Times New Roman"/>
                <w:i/>
                <w:iCs/>
                <w:sz w:val="20"/>
                <w:szCs w:val="20"/>
              </w:rPr>
            </w:r>
            <w:r w:rsidRPr="00DA40E8">
              <w:rPr>
                <w:rFonts w:ascii="Times New Roman" w:hAnsi="Times New Roman" w:cs="Times New Roman"/>
                <w:i/>
                <w:iCs/>
                <w:sz w:val="20"/>
                <w:szCs w:val="20"/>
              </w:rPr>
              <w:fldChar w:fldCharType="separate"/>
            </w:r>
            <w:r w:rsidRPr="00DA40E8">
              <w:rPr>
                <w:rFonts w:ascii="Times New Roman" w:hAnsi="Times New Roman" w:cs="Times New Roman"/>
                <w:i/>
                <w:iCs/>
                <w:noProof/>
                <w:sz w:val="20"/>
                <w:szCs w:val="20"/>
              </w:rPr>
              <w:t>(10, 21)</w:t>
            </w:r>
            <w:r w:rsidRPr="00DA40E8">
              <w:rPr>
                <w:rFonts w:ascii="Times New Roman" w:hAnsi="Times New Roman" w:cs="Times New Roman"/>
                <w:i/>
                <w:iCs/>
                <w:sz w:val="20"/>
                <w:szCs w:val="20"/>
              </w:rPr>
              <w:fldChar w:fldCharType="end"/>
            </w:r>
            <w:r w:rsidRPr="00DA40E8">
              <w:rPr>
                <w:rFonts w:ascii="Times New Roman" w:hAnsi="Times New Roman" w:cs="Times New Roman"/>
                <w:i/>
                <w:iCs/>
                <w:sz w:val="20"/>
                <w:szCs w:val="20"/>
              </w:rPr>
              <w:t xml:space="preserve">.” </w:t>
            </w:r>
          </w:p>
          <w:p w14:paraId="3C5602A5" w14:textId="24433533" w:rsidR="000D6A72" w:rsidRPr="00DA40E8" w:rsidRDefault="000D6A72">
            <w:pPr>
              <w:rPr>
                <w:rFonts w:ascii="Times New Roman" w:hAnsi="Times New Roman" w:cs="Times New Roman"/>
                <w:color w:val="222222"/>
                <w:sz w:val="20"/>
                <w:szCs w:val="20"/>
              </w:rPr>
            </w:pPr>
          </w:p>
        </w:tc>
      </w:tr>
    </w:tbl>
    <w:p w14:paraId="0C109E9A" w14:textId="4DA63D8A" w:rsidR="00081467" w:rsidRPr="00DA40E8" w:rsidRDefault="0000619B">
      <w:pPr>
        <w:rPr>
          <w:rFonts w:ascii="Times New Roman" w:hAnsi="Times New Roman" w:cs="Times New Roman"/>
          <w:color w:val="222222"/>
          <w:sz w:val="20"/>
          <w:szCs w:val="20"/>
        </w:rPr>
      </w:pPr>
      <w:r w:rsidRPr="00DA40E8">
        <w:rPr>
          <w:rFonts w:ascii="Times New Roman" w:hAnsi="Times New Roman" w:cs="Times New Roman"/>
          <w:color w:val="222222"/>
          <w:sz w:val="20"/>
          <w:szCs w:val="20"/>
        </w:rPr>
        <w:br/>
      </w:r>
      <w:r w:rsidRPr="00DA40E8">
        <w:rPr>
          <w:rFonts w:ascii="Times New Roman" w:hAnsi="Times New Roman" w:cs="Times New Roman"/>
          <w:color w:val="222222"/>
          <w:sz w:val="20"/>
          <w:szCs w:val="20"/>
          <w:shd w:val="clear" w:color="auto" w:fill="FFFFFF"/>
        </w:rPr>
        <w:t>Minor comments</w:t>
      </w:r>
      <w:r w:rsidRPr="00DA40E8">
        <w:rPr>
          <w:rFonts w:ascii="Times New Roman" w:hAnsi="Times New Roman" w:cs="Times New Roman"/>
          <w:color w:val="222222"/>
          <w:sz w:val="20"/>
          <w:szCs w:val="20"/>
        </w:rPr>
        <w:br/>
      </w:r>
      <w:r w:rsidRPr="00DA40E8">
        <w:rPr>
          <w:rFonts w:ascii="Times New Roman" w:hAnsi="Times New Roman" w:cs="Times New Roman"/>
          <w:color w:val="222222"/>
          <w:sz w:val="20"/>
          <w:szCs w:val="20"/>
          <w:shd w:val="clear" w:color="auto" w:fill="FFFFFF"/>
        </w:rPr>
        <w:t>-       Consider clearly and concisely articulating on why this approach is important, why there may be limited studies (</w:t>
      </w:r>
      <w:proofErr w:type="spellStart"/>
      <w:r w:rsidRPr="00DA40E8">
        <w:rPr>
          <w:rFonts w:ascii="Times New Roman" w:hAnsi="Times New Roman" w:cs="Times New Roman"/>
          <w:color w:val="222222"/>
          <w:sz w:val="20"/>
          <w:szCs w:val="20"/>
          <w:shd w:val="clear" w:color="auto" w:fill="FFFFFF"/>
        </w:rPr>
        <w:t>ie</w:t>
      </w:r>
      <w:proofErr w:type="spellEnd"/>
      <w:r w:rsidRPr="00DA40E8">
        <w:rPr>
          <w:rFonts w:ascii="Times New Roman" w:hAnsi="Times New Roman" w:cs="Times New Roman"/>
          <w:color w:val="222222"/>
          <w:sz w:val="20"/>
          <w:szCs w:val="20"/>
          <w:shd w:val="clear" w:color="auto" w:fill="FFFFFF"/>
        </w:rPr>
        <w:t xml:space="preserve"> are there any barriers to this type of analyses?), and, if there are barriers, how those barriers could be overcome. This could fit in the Introduction and/or Discussion</w:t>
      </w:r>
      <w:r w:rsidRPr="00DA40E8">
        <w:rPr>
          <w:rFonts w:ascii="Times New Roman" w:hAnsi="Times New Roman" w:cs="Times New Roman"/>
          <w:color w:val="222222"/>
          <w:sz w:val="20"/>
          <w:szCs w:val="20"/>
        </w:rPr>
        <w:br/>
      </w:r>
    </w:p>
    <w:tbl>
      <w:tblPr>
        <w:tblStyle w:val="TableGrid"/>
        <w:tblW w:w="0" w:type="auto"/>
        <w:tblLook w:val="04A0" w:firstRow="1" w:lastRow="0" w:firstColumn="1" w:lastColumn="0" w:noHBand="0" w:noVBand="1"/>
      </w:tblPr>
      <w:tblGrid>
        <w:gridCol w:w="9350"/>
      </w:tblGrid>
      <w:tr w:rsidR="00081467" w:rsidRPr="00DA40E8" w14:paraId="7DEC350B" w14:textId="77777777" w:rsidTr="00081467">
        <w:tc>
          <w:tcPr>
            <w:tcW w:w="9350" w:type="dxa"/>
          </w:tcPr>
          <w:p w14:paraId="5DAC5AE0" w14:textId="77777777" w:rsidR="00081467" w:rsidRPr="00DA40E8" w:rsidRDefault="00081467">
            <w:pPr>
              <w:rPr>
                <w:rFonts w:ascii="Times New Roman" w:hAnsi="Times New Roman" w:cs="Times New Roman"/>
                <w:color w:val="222222"/>
                <w:sz w:val="20"/>
                <w:szCs w:val="20"/>
              </w:rPr>
            </w:pPr>
            <w:r w:rsidRPr="00DA40E8">
              <w:rPr>
                <w:rFonts w:ascii="Times New Roman" w:hAnsi="Times New Roman" w:cs="Times New Roman"/>
                <w:b/>
                <w:bCs/>
                <w:color w:val="222222"/>
                <w:sz w:val="20"/>
                <w:szCs w:val="20"/>
              </w:rPr>
              <w:t xml:space="preserve">Response: </w:t>
            </w:r>
            <w:r w:rsidR="00070B8F" w:rsidRPr="00DA40E8">
              <w:rPr>
                <w:rFonts w:ascii="Times New Roman" w:hAnsi="Times New Roman" w:cs="Times New Roman"/>
                <w:color w:val="222222"/>
                <w:sz w:val="20"/>
                <w:szCs w:val="20"/>
              </w:rPr>
              <w:t xml:space="preserve">We have added the following clarifications: </w:t>
            </w:r>
          </w:p>
          <w:p w14:paraId="500B937B" w14:textId="77777777" w:rsidR="00070B8F" w:rsidRPr="00DA40E8" w:rsidRDefault="00070B8F">
            <w:pPr>
              <w:rPr>
                <w:rFonts w:ascii="Times New Roman" w:hAnsi="Times New Roman" w:cs="Times New Roman"/>
                <w:color w:val="222222"/>
                <w:sz w:val="20"/>
                <w:szCs w:val="20"/>
              </w:rPr>
            </w:pPr>
          </w:p>
          <w:p w14:paraId="64DF4EBF" w14:textId="77777777" w:rsidR="00070B8F" w:rsidRPr="00DA40E8" w:rsidRDefault="00070B8F">
            <w:pPr>
              <w:rPr>
                <w:rFonts w:ascii="Times New Roman" w:hAnsi="Times New Roman" w:cs="Times New Roman"/>
                <w:i/>
                <w:iCs/>
                <w:sz w:val="20"/>
                <w:szCs w:val="20"/>
              </w:rPr>
            </w:pPr>
            <w:r w:rsidRPr="00DA40E8">
              <w:rPr>
                <w:rFonts w:ascii="Times New Roman" w:hAnsi="Times New Roman" w:cs="Times New Roman"/>
                <w:i/>
                <w:iCs/>
                <w:sz w:val="20"/>
                <w:szCs w:val="20"/>
              </w:rPr>
              <w:t>However, to our knowledge no studies in the US have reported health metrics using City Council district boundaries as it can be difficult to aggregate data to boundaries outside of those typically used in public health in the US (i.e. census tracts, counties, and zip codes).</w:t>
            </w:r>
          </w:p>
          <w:p w14:paraId="636E3116" w14:textId="77777777" w:rsidR="00BA61E5" w:rsidRPr="00DA40E8" w:rsidRDefault="00BA61E5">
            <w:pPr>
              <w:rPr>
                <w:rFonts w:ascii="Times New Roman" w:hAnsi="Times New Roman" w:cs="Times New Roman"/>
                <w:i/>
                <w:iCs/>
                <w:sz w:val="20"/>
                <w:szCs w:val="20"/>
              </w:rPr>
            </w:pPr>
          </w:p>
          <w:p w14:paraId="678BEC11" w14:textId="155DF77B" w:rsidR="00BA61E5" w:rsidRPr="00DA40E8" w:rsidRDefault="00BA61E5">
            <w:pPr>
              <w:rPr>
                <w:rFonts w:ascii="Times New Roman" w:hAnsi="Times New Roman" w:cs="Times New Roman"/>
                <w:color w:val="222222"/>
                <w:sz w:val="20"/>
                <w:szCs w:val="20"/>
              </w:rPr>
            </w:pPr>
            <w:r w:rsidRPr="00DA40E8">
              <w:rPr>
                <w:rFonts w:ascii="Times New Roman" w:hAnsi="Times New Roman" w:cs="Times New Roman"/>
                <w:i/>
                <w:iCs/>
                <w:sz w:val="20"/>
                <w:szCs w:val="20"/>
              </w:rPr>
              <w:t>Here, we use Philadelphia as a case study to explore health outcomes by City Council district and detail an approach that can be applied to other US cities.</w:t>
            </w:r>
          </w:p>
        </w:tc>
      </w:tr>
    </w:tbl>
    <w:p w14:paraId="771FA68C" w14:textId="695C114D" w:rsidR="0000619B" w:rsidRPr="00DA40E8" w:rsidRDefault="0000619B">
      <w:pPr>
        <w:rPr>
          <w:rFonts w:ascii="Times New Roman" w:hAnsi="Times New Roman" w:cs="Times New Roman"/>
          <w:color w:val="222222"/>
          <w:sz w:val="20"/>
          <w:szCs w:val="20"/>
          <w:shd w:val="clear" w:color="auto" w:fill="FFFFFF"/>
        </w:rPr>
      </w:pPr>
      <w:r w:rsidRPr="00DA40E8">
        <w:rPr>
          <w:rFonts w:ascii="Times New Roman" w:hAnsi="Times New Roman" w:cs="Times New Roman"/>
          <w:color w:val="222222"/>
          <w:sz w:val="20"/>
          <w:szCs w:val="20"/>
        </w:rPr>
        <w:br/>
      </w:r>
      <w:r w:rsidRPr="00DA40E8">
        <w:rPr>
          <w:rFonts w:ascii="Times New Roman" w:hAnsi="Times New Roman" w:cs="Times New Roman"/>
          <w:color w:val="222222"/>
          <w:sz w:val="20"/>
          <w:szCs w:val="20"/>
        </w:rPr>
        <w:br/>
      </w:r>
      <w:r w:rsidRPr="00DA40E8">
        <w:rPr>
          <w:rFonts w:ascii="Times New Roman" w:hAnsi="Times New Roman" w:cs="Times New Roman"/>
          <w:color w:val="222222"/>
          <w:sz w:val="20"/>
          <w:szCs w:val="20"/>
        </w:rPr>
        <w:br/>
      </w:r>
      <w:r w:rsidRPr="00DA40E8">
        <w:rPr>
          <w:rFonts w:ascii="Times New Roman" w:hAnsi="Times New Roman" w:cs="Times New Roman"/>
          <w:color w:val="222222"/>
          <w:sz w:val="20"/>
          <w:szCs w:val="20"/>
        </w:rPr>
        <w:br/>
      </w:r>
      <w:r w:rsidRPr="00DA40E8">
        <w:rPr>
          <w:rFonts w:ascii="Times New Roman" w:hAnsi="Times New Roman" w:cs="Times New Roman"/>
          <w:b/>
          <w:bCs/>
          <w:color w:val="222222"/>
          <w:sz w:val="20"/>
          <w:szCs w:val="20"/>
          <w:shd w:val="clear" w:color="auto" w:fill="FFFFFF"/>
        </w:rPr>
        <w:lastRenderedPageBreak/>
        <w:t>Reviewer #3: Thank you for the opportunity to review this article titled Measuring the Health of Philadelphia's City Council Districts. I offer the following comments to improve the manuscript.</w:t>
      </w:r>
      <w:r w:rsidRPr="00DA40E8">
        <w:rPr>
          <w:rFonts w:ascii="Times New Roman" w:hAnsi="Times New Roman" w:cs="Times New Roman"/>
          <w:b/>
          <w:bCs/>
          <w:color w:val="222222"/>
          <w:sz w:val="20"/>
          <w:szCs w:val="20"/>
        </w:rPr>
        <w:br/>
      </w:r>
    </w:p>
    <w:p w14:paraId="112D97DE" w14:textId="60AFF91A" w:rsidR="0000619B" w:rsidRPr="00DA40E8" w:rsidRDefault="0000619B">
      <w:pPr>
        <w:rPr>
          <w:rFonts w:ascii="Times New Roman" w:hAnsi="Times New Roman" w:cs="Times New Roman"/>
          <w:color w:val="222222"/>
          <w:sz w:val="20"/>
          <w:szCs w:val="20"/>
          <w:shd w:val="clear" w:color="auto" w:fill="FFFFFF"/>
        </w:rPr>
      </w:pPr>
      <w:r w:rsidRPr="00DA40E8">
        <w:rPr>
          <w:rFonts w:ascii="Times New Roman" w:hAnsi="Times New Roman" w:cs="Times New Roman"/>
          <w:color w:val="222222"/>
          <w:sz w:val="20"/>
          <w:szCs w:val="20"/>
          <w:shd w:val="clear" w:color="auto" w:fill="FFFFFF"/>
        </w:rPr>
        <w:t>Major Comments</w:t>
      </w:r>
      <w:r w:rsidRPr="00DA40E8">
        <w:rPr>
          <w:rFonts w:ascii="Times New Roman" w:hAnsi="Times New Roman" w:cs="Times New Roman"/>
          <w:color w:val="222222"/>
          <w:sz w:val="20"/>
          <w:szCs w:val="20"/>
        </w:rPr>
        <w:br/>
      </w:r>
      <w:r w:rsidRPr="00DA40E8">
        <w:rPr>
          <w:rFonts w:ascii="Times New Roman" w:hAnsi="Times New Roman" w:cs="Times New Roman"/>
          <w:color w:val="222222"/>
          <w:sz w:val="20"/>
          <w:szCs w:val="20"/>
          <w:shd w:val="clear" w:color="auto" w:fill="FFFFFF"/>
        </w:rPr>
        <w:t>Introduction </w:t>
      </w:r>
      <w:r w:rsidRPr="00DA40E8">
        <w:rPr>
          <w:rFonts w:ascii="Times New Roman" w:hAnsi="Times New Roman" w:cs="Times New Roman"/>
          <w:color w:val="222222"/>
          <w:sz w:val="20"/>
          <w:szCs w:val="20"/>
        </w:rPr>
        <w:br/>
      </w:r>
      <w:r w:rsidRPr="00DA40E8">
        <w:rPr>
          <w:rFonts w:ascii="Times New Roman" w:hAnsi="Times New Roman" w:cs="Times New Roman"/>
          <w:color w:val="222222"/>
          <w:sz w:val="20"/>
          <w:szCs w:val="20"/>
          <w:shd w:val="clear" w:color="auto" w:fill="FFFFFF"/>
        </w:rPr>
        <w:t>There is a clear motivation articulated which aligns public</w:t>
      </w:r>
      <w:r w:rsidRPr="00DA40E8">
        <w:rPr>
          <w:rFonts w:ascii="Times New Roman" w:hAnsi="Times New Roman" w:cs="Times New Roman"/>
          <w:color w:val="222222"/>
          <w:sz w:val="20"/>
          <w:szCs w:val="20"/>
          <w:shd w:val="clear" w:color="auto" w:fill="FFFFFF"/>
        </w:rPr>
        <w:noBreakHyphen/>
        <w:t xml:space="preserve">health metrics with political accountability units (city council districts) to inform elected officials and constituents. There is a concise literature positioning with prior work at congressional and state legislative levels; clear gap at city council level. Specific, tractable aim for a brief report to illustrate feasibility and utility with two indicators in Philadelphia. I have several concerns &amp; required improvements. </w:t>
      </w:r>
    </w:p>
    <w:p w14:paraId="1E95C4DF" w14:textId="77777777" w:rsidR="0000619B" w:rsidRPr="00DA40E8" w:rsidRDefault="0000619B">
      <w:pPr>
        <w:rPr>
          <w:rFonts w:ascii="Times New Roman" w:hAnsi="Times New Roman" w:cs="Times New Roman"/>
          <w:color w:val="222222"/>
          <w:sz w:val="20"/>
          <w:szCs w:val="20"/>
          <w:shd w:val="clear" w:color="auto" w:fill="FFFFFF"/>
        </w:rPr>
      </w:pPr>
      <w:r w:rsidRPr="00DA40E8">
        <w:rPr>
          <w:rFonts w:ascii="Times New Roman" w:hAnsi="Times New Roman" w:cs="Times New Roman"/>
          <w:color w:val="222222"/>
          <w:sz w:val="20"/>
          <w:szCs w:val="20"/>
          <w:shd w:val="clear" w:color="auto" w:fill="FFFFFF"/>
        </w:rPr>
        <w:t xml:space="preserve">Claim of novelty ("no studies … using City Council district boundaries") needs careful wording; if based on authors' knowledge, frame as "to our knowledge" and ensure the references sufficiently support the claim. </w:t>
      </w:r>
    </w:p>
    <w:tbl>
      <w:tblPr>
        <w:tblStyle w:val="TableGrid"/>
        <w:tblW w:w="0" w:type="auto"/>
        <w:tblLook w:val="04A0" w:firstRow="1" w:lastRow="0" w:firstColumn="1" w:lastColumn="0" w:noHBand="0" w:noVBand="1"/>
      </w:tblPr>
      <w:tblGrid>
        <w:gridCol w:w="9350"/>
      </w:tblGrid>
      <w:tr w:rsidR="00081467" w:rsidRPr="00DA40E8" w14:paraId="7CB7B4B4" w14:textId="77777777" w:rsidTr="00081467">
        <w:tc>
          <w:tcPr>
            <w:tcW w:w="9350" w:type="dxa"/>
          </w:tcPr>
          <w:p w14:paraId="32466BE0" w14:textId="77777777" w:rsidR="00081467" w:rsidRPr="00DA40E8" w:rsidRDefault="00CA6C49">
            <w:pPr>
              <w:rPr>
                <w:rFonts w:ascii="Times New Roman" w:hAnsi="Times New Roman" w:cs="Times New Roman"/>
                <w:color w:val="000000" w:themeColor="text1"/>
                <w:sz w:val="20"/>
                <w:szCs w:val="20"/>
                <w:shd w:val="clear" w:color="auto" w:fill="FFFFFF"/>
              </w:rPr>
            </w:pPr>
            <w:r w:rsidRPr="00DA40E8">
              <w:rPr>
                <w:rFonts w:ascii="Times New Roman" w:hAnsi="Times New Roman" w:cs="Times New Roman"/>
                <w:b/>
                <w:bCs/>
                <w:color w:val="000000" w:themeColor="text1"/>
                <w:sz w:val="20"/>
                <w:szCs w:val="20"/>
                <w:shd w:val="clear" w:color="auto" w:fill="FFFFFF"/>
              </w:rPr>
              <w:t xml:space="preserve">Response: </w:t>
            </w:r>
            <w:r w:rsidRPr="00DA40E8">
              <w:rPr>
                <w:rFonts w:ascii="Times New Roman" w:hAnsi="Times New Roman" w:cs="Times New Roman"/>
                <w:color w:val="000000" w:themeColor="text1"/>
                <w:sz w:val="20"/>
                <w:szCs w:val="20"/>
                <w:shd w:val="clear" w:color="auto" w:fill="FFFFFF"/>
              </w:rPr>
              <w:t xml:space="preserve">we have revised the sentence </w:t>
            </w:r>
            <w:r w:rsidR="00344582" w:rsidRPr="00DA40E8">
              <w:rPr>
                <w:rFonts w:ascii="Times New Roman" w:hAnsi="Times New Roman" w:cs="Times New Roman"/>
                <w:color w:val="000000" w:themeColor="text1"/>
                <w:sz w:val="20"/>
                <w:szCs w:val="20"/>
                <w:shd w:val="clear" w:color="auto" w:fill="FFFFFF"/>
              </w:rPr>
              <w:t>in the introduction to say:</w:t>
            </w:r>
          </w:p>
          <w:p w14:paraId="47B4C35D" w14:textId="4710F50A" w:rsidR="00344582" w:rsidRPr="00DA40E8" w:rsidRDefault="00344582">
            <w:pPr>
              <w:rPr>
                <w:rFonts w:ascii="Times New Roman" w:hAnsi="Times New Roman" w:cs="Times New Roman"/>
                <w:i/>
                <w:iCs/>
                <w:color w:val="222222"/>
                <w:sz w:val="20"/>
                <w:szCs w:val="20"/>
                <w:shd w:val="clear" w:color="auto" w:fill="FFFFFF"/>
              </w:rPr>
            </w:pPr>
            <w:r w:rsidRPr="00DA40E8">
              <w:rPr>
                <w:rFonts w:ascii="Times New Roman" w:hAnsi="Times New Roman" w:cs="Times New Roman"/>
                <w:i/>
                <w:iCs/>
                <w:color w:val="222222"/>
                <w:sz w:val="20"/>
                <w:szCs w:val="20"/>
                <w:shd w:val="clear" w:color="auto" w:fill="FFFFFF"/>
              </w:rPr>
              <w:t>“</w:t>
            </w:r>
            <w:r w:rsidRPr="00DA40E8">
              <w:rPr>
                <w:rFonts w:ascii="Times New Roman" w:hAnsi="Times New Roman" w:cs="Times New Roman"/>
                <w:i/>
                <w:iCs/>
                <w:sz w:val="20"/>
                <w:szCs w:val="20"/>
              </w:rPr>
              <w:t>However, to our knowledge no studies in the US have reported health metrics using City Council district boundaries as it can be difficult to aggregate data to boundaries outside of those typically used in public health in the US (i.e. census tracts, counties, and zip codes).”</w:t>
            </w:r>
          </w:p>
        </w:tc>
      </w:tr>
    </w:tbl>
    <w:p w14:paraId="0565BB74" w14:textId="77777777" w:rsidR="00081467" w:rsidRPr="00DA40E8" w:rsidRDefault="00081467">
      <w:pPr>
        <w:rPr>
          <w:rFonts w:ascii="Times New Roman" w:hAnsi="Times New Roman" w:cs="Times New Roman"/>
          <w:color w:val="222222"/>
          <w:sz w:val="20"/>
          <w:szCs w:val="20"/>
          <w:shd w:val="clear" w:color="auto" w:fill="FFFFFF"/>
        </w:rPr>
      </w:pPr>
    </w:p>
    <w:p w14:paraId="29B57C80" w14:textId="77777777" w:rsidR="0000619B" w:rsidRPr="00DA40E8" w:rsidRDefault="0000619B">
      <w:pPr>
        <w:rPr>
          <w:rFonts w:ascii="Times New Roman" w:hAnsi="Times New Roman" w:cs="Times New Roman"/>
          <w:color w:val="222222"/>
          <w:sz w:val="20"/>
          <w:szCs w:val="20"/>
          <w:shd w:val="clear" w:color="auto" w:fill="FFFFFF"/>
        </w:rPr>
      </w:pPr>
      <w:r w:rsidRPr="00DA40E8">
        <w:rPr>
          <w:rFonts w:ascii="Times New Roman" w:hAnsi="Times New Roman" w:cs="Times New Roman"/>
          <w:color w:val="222222"/>
          <w:sz w:val="20"/>
          <w:szCs w:val="20"/>
          <w:shd w:val="clear" w:color="auto" w:fill="FFFFFF"/>
        </w:rPr>
        <w:t>Why these two metrics? (tree canopy; health insurance). Provide a one</w:t>
      </w:r>
      <w:r w:rsidRPr="00DA40E8">
        <w:rPr>
          <w:rFonts w:ascii="Times New Roman" w:hAnsi="Times New Roman" w:cs="Times New Roman"/>
          <w:color w:val="222222"/>
          <w:sz w:val="20"/>
          <w:szCs w:val="20"/>
          <w:shd w:val="clear" w:color="auto" w:fill="FFFFFF"/>
        </w:rPr>
        <w:noBreakHyphen/>
        <w:t>sentence, theory</w:t>
      </w:r>
      <w:r w:rsidRPr="00DA40E8">
        <w:rPr>
          <w:rFonts w:ascii="Times New Roman" w:hAnsi="Times New Roman" w:cs="Times New Roman"/>
          <w:color w:val="222222"/>
          <w:sz w:val="20"/>
          <w:szCs w:val="20"/>
          <w:shd w:val="clear" w:color="auto" w:fill="FFFFFF"/>
        </w:rPr>
        <w:noBreakHyphen/>
        <w:t>anchored justification linking each metric to city</w:t>
      </w:r>
      <w:r w:rsidRPr="00DA40E8">
        <w:rPr>
          <w:rFonts w:ascii="Times New Roman" w:hAnsi="Times New Roman" w:cs="Times New Roman"/>
          <w:color w:val="222222"/>
          <w:sz w:val="20"/>
          <w:szCs w:val="20"/>
          <w:shd w:val="clear" w:color="auto" w:fill="FFFFFF"/>
        </w:rPr>
        <w:noBreakHyphen/>
        <w:t>level levers (e.g., greening, heat mitigation; outreach/enrollment partnerships). This will make the choice feel principled rather than ad hoc.</w:t>
      </w:r>
    </w:p>
    <w:tbl>
      <w:tblPr>
        <w:tblStyle w:val="TableGrid"/>
        <w:tblW w:w="0" w:type="auto"/>
        <w:tblLook w:val="04A0" w:firstRow="1" w:lastRow="0" w:firstColumn="1" w:lastColumn="0" w:noHBand="0" w:noVBand="1"/>
      </w:tblPr>
      <w:tblGrid>
        <w:gridCol w:w="9350"/>
      </w:tblGrid>
      <w:tr w:rsidR="00081467" w:rsidRPr="00DA40E8" w14:paraId="4FBA144B" w14:textId="77777777" w:rsidTr="00081467">
        <w:tc>
          <w:tcPr>
            <w:tcW w:w="9350" w:type="dxa"/>
          </w:tcPr>
          <w:p w14:paraId="034CBA57" w14:textId="77777777" w:rsidR="00D8766D" w:rsidRPr="00DA40E8" w:rsidRDefault="00124012">
            <w:pPr>
              <w:rPr>
                <w:rFonts w:ascii="Times New Roman" w:hAnsi="Times New Roman" w:cs="Times New Roman"/>
                <w:b/>
                <w:bCs/>
                <w:color w:val="000000" w:themeColor="text1"/>
                <w:sz w:val="20"/>
                <w:szCs w:val="20"/>
                <w:shd w:val="clear" w:color="auto" w:fill="FFFFFF"/>
              </w:rPr>
            </w:pPr>
            <w:r w:rsidRPr="00DA40E8">
              <w:rPr>
                <w:rFonts w:ascii="Times New Roman" w:hAnsi="Times New Roman" w:cs="Times New Roman"/>
                <w:b/>
                <w:bCs/>
                <w:color w:val="000000" w:themeColor="text1"/>
                <w:sz w:val="20"/>
                <w:szCs w:val="20"/>
                <w:shd w:val="clear" w:color="auto" w:fill="FFFFFF"/>
              </w:rPr>
              <w:t xml:space="preserve">Response: </w:t>
            </w:r>
            <w:r w:rsidRPr="00DA40E8">
              <w:rPr>
                <w:rFonts w:ascii="Times New Roman" w:hAnsi="Times New Roman" w:cs="Times New Roman"/>
                <w:color w:val="000000" w:themeColor="text1"/>
                <w:sz w:val="20"/>
                <w:szCs w:val="20"/>
                <w:shd w:val="clear" w:color="auto" w:fill="FFFFFF"/>
              </w:rPr>
              <w:t>We have moved this sentence from the methods further up into the introduction</w:t>
            </w:r>
            <w:r w:rsidR="00D8766D" w:rsidRPr="00DA40E8">
              <w:rPr>
                <w:rFonts w:ascii="Times New Roman" w:hAnsi="Times New Roman" w:cs="Times New Roman"/>
                <w:color w:val="000000" w:themeColor="text1"/>
                <w:sz w:val="20"/>
                <w:szCs w:val="20"/>
                <w:shd w:val="clear" w:color="auto" w:fill="FFFFFF"/>
              </w:rPr>
              <w:t>.</w:t>
            </w:r>
            <w:r w:rsidR="00D8766D" w:rsidRPr="00DA40E8">
              <w:rPr>
                <w:rFonts w:ascii="Times New Roman" w:hAnsi="Times New Roman" w:cs="Times New Roman"/>
                <w:b/>
                <w:bCs/>
                <w:color w:val="000000" w:themeColor="text1"/>
                <w:sz w:val="20"/>
                <w:szCs w:val="20"/>
                <w:shd w:val="clear" w:color="auto" w:fill="FFFFFF"/>
              </w:rPr>
              <w:t xml:space="preserve"> </w:t>
            </w:r>
          </w:p>
          <w:p w14:paraId="4915DE25" w14:textId="77777777" w:rsidR="00D8766D" w:rsidRPr="00DA40E8" w:rsidRDefault="00D8766D">
            <w:pPr>
              <w:rPr>
                <w:rFonts w:ascii="Times New Roman" w:hAnsi="Times New Roman" w:cs="Times New Roman"/>
                <w:b/>
                <w:bCs/>
                <w:color w:val="EE0000"/>
                <w:sz w:val="20"/>
                <w:szCs w:val="20"/>
                <w:shd w:val="clear" w:color="auto" w:fill="FFFFFF"/>
              </w:rPr>
            </w:pPr>
          </w:p>
          <w:p w14:paraId="50A7644B" w14:textId="77777777" w:rsidR="00722EBE" w:rsidRPr="00722EBE" w:rsidRDefault="00722EBE" w:rsidP="00722EBE">
            <w:pPr>
              <w:rPr>
                <w:rFonts w:ascii="Times New Roman" w:hAnsi="Times New Roman" w:cs="Times New Roman"/>
                <w:i/>
                <w:iCs/>
                <w:sz w:val="20"/>
                <w:szCs w:val="20"/>
              </w:rPr>
            </w:pPr>
            <w:r w:rsidRPr="00722EBE">
              <w:rPr>
                <w:rFonts w:ascii="Times New Roman" w:hAnsi="Times New Roman" w:cs="Times New Roman"/>
                <w:i/>
                <w:iCs/>
                <w:sz w:val="20"/>
                <w:szCs w:val="20"/>
              </w:rPr>
              <w:t xml:space="preserve">These metrics were selected because they are timely and relevant public health metrics that show variation in distributions across City Council Districts and warrant different types of public health responses. They are also associated with improved health outcomes, for example, greater tree canopy coverage is associated with lower odds of gun violence </w:t>
            </w:r>
            <w:r w:rsidRPr="00722EBE">
              <w:rPr>
                <w:rFonts w:ascii="Times New Roman" w:hAnsi="Times New Roman" w:cs="Times New Roman"/>
                <w:i/>
                <w:iCs/>
                <w:sz w:val="20"/>
                <w:szCs w:val="20"/>
              </w:rPr>
              <w:fldChar w:fldCharType="begin"/>
            </w:r>
            <w:r w:rsidRPr="00722EBE">
              <w:rPr>
                <w:rFonts w:ascii="Times New Roman" w:hAnsi="Times New Roman" w:cs="Times New Roman"/>
                <w:i/>
                <w:iCs/>
                <w:sz w:val="20"/>
                <w:szCs w:val="20"/>
              </w:rPr>
              <w:instrText xml:space="preserve"> ADDIN EN.CITE &lt;EndNote&gt;&lt;Cite&gt;&lt;Author&gt;Kondo&lt;/Author&gt;&lt;Year&gt;2017&lt;/Year&gt;&lt;RecNum&gt;356&lt;/RecNum&gt;&lt;DisplayText&gt;(21)&lt;/DisplayText&gt;&lt;record&gt;&lt;rec-number&gt;356&lt;/rec-number&gt;&lt;foreign-keys&gt;&lt;key app="EN" db-id="5ax92wdr7adtz5etxvfxdfr0s5z2etvt2v0z" timestamp="1779724832" guid="0bf4de50-b258-474e-a3f0-d130d4d4b3ad"&gt;356&lt;/key&gt;&lt;/foreign-keys&gt;&lt;ref-type name="Journal Article"&gt;17&lt;/ref-type&gt;&lt;contributors&gt;&lt;authors&gt;&lt;author&gt;Kondo, M. C.&lt;/author&gt;&lt;author&gt;South, E. C.&lt;/author&gt;&lt;author&gt;Branas, C. C.&lt;/author&gt;&lt;author&gt;Richmond, T. S.&lt;/author&gt;&lt;author&gt;Wiebe, D. J.&lt;/author&gt;&lt;/authors&gt;&lt;/contributors&gt;&lt;titles&gt;&lt;title&gt;The Association Between Urban Tree Cover and Gun Assault: A Case-Control and Case-Crossover Study&lt;/title&gt;&lt;secondary-title&gt;Am J Epidemiol&lt;/secondary-title&gt;&lt;/titles&gt;&lt;periodical&gt;&lt;full-title&gt;Am J Epidemiol&lt;/full-title&gt;&lt;/periodical&gt;&lt;pages&gt;289-296&lt;/pages&gt;&lt;volume&gt;186&lt;/volume&gt;&lt;number&gt;3&lt;/number&gt;&lt;keywords&gt;&lt;keyword&gt;Adolescent&lt;/keyword&gt;&lt;keyword&gt;Case-Control Studies&lt;/keyword&gt;&lt;keyword&gt;Child&lt;/keyword&gt;&lt;keyword&gt;Cross-Over Studies&lt;/keyword&gt;&lt;keyword&gt;Firearms/statistics &amp;amp; numerical data&lt;/keyword&gt;&lt;keyword&gt;Humans&lt;/keyword&gt;&lt;keyword&gt;Male&lt;/keyword&gt;&lt;keyword&gt;Philadelphia/epidemiology&lt;/keyword&gt;&lt;keyword&gt;Risk Factors&lt;/keyword&gt;&lt;keyword&gt;*Trees&lt;/keyword&gt;&lt;keyword&gt;Urban Population/*statistics &amp;amp; numerical data&lt;/keyword&gt;&lt;keyword&gt;Wounds, Gunshot/*epidemiology/etiology&lt;/keyword&gt;&lt;keyword&gt;Young Adult&lt;/keyword&gt;&lt;keyword&gt;firearm violence&lt;/keyword&gt;&lt;keyword&gt;green space exposure&lt;/keyword&gt;&lt;keyword&gt;gun assault&lt;/keyword&gt;&lt;keyword&gt;urban tree canopy&lt;/keyword&gt;&lt;/keywords&gt;&lt;dates&gt;&lt;year&gt;2017&lt;/year&gt;&lt;pub-dates&gt;&lt;date&gt;Aug 1&lt;/date&gt;&lt;/pub-dates&gt;&lt;/dates&gt;&lt;isbn&gt;1476-6256 (Electronic)&amp;#xD;0002-9262 (Print)&amp;#xD;0002-9262 (Linking)&lt;/isbn&gt;&lt;accession-num&gt;28481962&lt;/accession-num&gt;&lt;urls&gt;&lt;related-urls&gt;&lt;url&gt;https://www.ncbi.nlm.nih.gov/pubmed/28481962&lt;/url&gt;&lt;/related-urls&gt;&lt;/urls&gt;&lt;custom2&gt;PMC5860224&lt;/custom2&gt;&lt;electronic-resource-num&gt;10.1093/aje/kwx096&lt;/electronic-resource-num&gt;&lt;remote-database-name&gt;Medline&lt;/remote-database-name&gt;&lt;remote-database-provider&gt;NLM&lt;/remote-database-provider&gt;&lt;/record&gt;&lt;/Cite&gt;&lt;/EndNote&gt;</w:instrText>
            </w:r>
            <w:r w:rsidRPr="00722EBE">
              <w:rPr>
                <w:rFonts w:ascii="Times New Roman" w:hAnsi="Times New Roman" w:cs="Times New Roman"/>
                <w:i/>
                <w:iCs/>
                <w:sz w:val="20"/>
                <w:szCs w:val="20"/>
              </w:rPr>
              <w:fldChar w:fldCharType="separate"/>
            </w:r>
            <w:r w:rsidRPr="00722EBE">
              <w:rPr>
                <w:rFonts w:ascii="Times New Roman" w:hAnsi="Times New Roman" w:cs="Times New Roman"/>
                <w:i/>
                <w:iCs/>
                <w:sz w:val="20"/>
                <w:szCs w:val="20"/>
              </w:rPr>
              <w:t>(21)</w:t>
            </w:r>
            <w:r w:rsidRPr="00722EBE">
              <w:rPr>
                <w:rFonts w:ascii="Times New Roman" w:hAnsi="Times New Roman" w:cs="Times New Roman"/>
                <w:i/>
                <w:iCs/>
                <w:sz w:val="20"/>
                <w:szCs w:val="20"/>
              </w:rPr>
              <w:fldChar w:fldCharType="end"/>
            </w:r>
            <w:r w:rsidRPr="00722EBE">
              <w:rPr>
                <w:rFonts w:ascii="Times New Roman" w:hAnsi="Times New Roman" w:cs="Times New Roman"/>
                <w:i/>
                <w:iCs/>
                <w:sz w:val="20"/>
                <w:szCs w:val="20"/>
              </w:rPr>
              <w:t xml:space="preserve"> and lower premature mortality </w:t>
            </w:r>
            <w:r w:rsidRPr="00722EBE">
              <w:rPr>
                <w:rFonts w:ascii="Times New Roman" w:hAnsi="Times New Roman" w:cs="Times New Roman"/>
                <w:i/>
                <w:iCs/>
                <w:sz w:val="20"/>
                <w:szCs w:val="20"/>
              </w:rPr>
              <w:fldChar w:fldCharType="begin">
                <w:fldData xml:space="preserve">PEVuZE5vdGU+PENpdGU+PEF1dGhvcj5Lb25kbzwvQXV0aG9yPjxZZWFyPjIwMjA8L1llYXI+PFJl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</w:fldData>
              </w:fldChar>
            </w:r>
            <w:r w:rsidRPr="00722EBE">
              <w:rPr>
                <w:rFonts w:ascii="Times New Roman" w:hAnsi="Times New Roman" w:cs="Times New Roman"/>
                <w:i/>
                <w:iCs/>
                <w:sz w:val="20"/>
                <w:szCs w:val="20"/>
              </w:rPr>
              <w:instrText xml:space="preserve"> ADDIN EN.CITE </w:instrText>
            </w:r>
            <w:r w:rsidRPr="00722EBE">
              <w:rPr>
                <w:rFonts w:ascii="Times New Roman" w:hAnsi="Times New Roman" w:cs="Times New Roman"/>
                <w:i/>
                <w:iCs/>
                <w:sz w:val="20"/>
                <w:szCs w:val="20"/>
              </w:rPr>
              <w:fldChar w:fldCharType="begin">
                <w:fldData xml:space="preserve">PEVuZE5vdGU+PENpdGU+PEF1dGhvcj5Lb25kbzwvQXV0aG9yPjxZZWFyPjIwMjA8L1llYXI+PFJl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</w:fldData>
              </w:fldChar>
            </w:r>
            <w:r w:rsidRPr="00722EBE">
              <w:rPr>
                <w:rFonts w:ascii="Times New Roman" w:hAnsi="Times New Roman" w:cs="Times New Roman"/>
                <w:i/>
                <w:iCs/>
                <w:sz w:val="20"/>
                <w:szCs w:val="20"/>
              </w:rPr>
              <w:instrText xml:space="preserve"> ADDIN EN.CITE.DATA </w:instrText>
            </w:r>
            <w:r w:rsidRPr="00722EBE">
              <w:rPr>
                <w:rFonts w:ascii="Times New Roman" w:hAnsi="Times New Roman" w:cs="Times New Roman"/>
                <w:i/>
                <w:iCs/>
                <w:sz w:val="20"/>
                <w:szCs w:val="20"/>
              </w:rPr>
            </w:r>
            <w:r w:rsidRPr="00722EBE">
              <w:rPr>
                <w:rFonts w:ascii="Times New Roman" w:hAnsi="Times New Roman" w:cs="Times New Roman"/>
                <w:i/>
                <w:iCs/>
                <w:sz w:val="20"/>
                <w:szCs w:val="20"/>
              </w:rPr>
              <w:fldChar w:fldCharType="end"/>
            </w:r>
            <w:r w:rsidRPr="00722EBE">
              <w:rPr>
                <w:rFonts w:ascii="Times New Roman" w:hAnsi="Times New Roman" w:cs="Times New Roman"/>
                <w:i/>
                <w:iCs/>
                <w:sz w:val="20"/>
                <w:szCs w:val="20"/>
              </w:rPr>
            </w:r>
            <w:r w:rsidRPr="00722EBE">
              <w:rPr>
                <w:rFonts w:ascii="Times New Roman" w:hAnsi="Times New Roman" w:cs="Times New Roman"/>
                <w:i/>
                <w:iCs/>
                <w:sz w:val="20"/>
                <w:szCs w:val="20"/>
              </w:rPr>
              <w:fldChar w:fldCharType="separate"/>
            </w:r>
            <w:r w:rsidRPr="00722EBE">
              <w:rPr>
                <w:rFonts w:ascii="Times New Roman" w:hAnsi="Times New Roman" w:cs="Times New Roman"/>
                <w:i/>
                <w:iCs/>
                <w:sz w:val="20"/>
                <w:szCs w:val="20"/>
              </w:rPr>
              <w:t>(22)</w:t>
            </w:r>
            <w:r w:rsidRPr="00722EBE">
              <w:rPr>
                <w:rFonts w:ascii="Times New Roman" w:hAnsi="Times New Roman" w:cs="Times New Roman"/>
                <w:i/>
                <w:iCs/>
                <w:sz w:val="20"/>
                <w:szCs w:val="20"/>
              </w:rPr>
              <w:fldChar w:fldCharType="end"/>
            </w:r>
            <w:r w:rsidRPr="00722EBE">
              <w:rPr>
                <w:rFonts w:ascii="Times New Roman" w:hAnsi="Times New Roman" w:cs="Times New Roman"/>
                <w:i/>
                <w:iCs/>
                <w:sz w:val="20"/>
                <w:szCs w:val="20"/>
              </w:rPr>
              <w:t xml:space="preserve"> and health insurance has been shown to reduce mortality </w:t>
            </w:r>
            <w:r w:rsidRPr="00722EBE">
              <w:rPr>
                <w:rFonts w:ascii="Times New Roman" w:hAnsi="Times New Roman" w:cs="Times New Roman"/>
                <w:i/>
                <w:iCs/>
                <w:sz w:val="20"/>
                <w:szCs w:val="20"/>
              </w:rPr>
              <w:fldChar w:fldCharType="begin"/>
            </w:r>
            <w:r w:rsidRPr="00722EBE">
              <w:rPr>
                <w:rFonts w:ascii="Times New Roman" w:hAnsi="Times New Roman" w:cs="Times New Roman"/>
                <w:i/>
                <w:iCs/>
                <w:sz w:val="20"/>
                <w:szCs w:val="20"/>
              </w:rPr>
              <w:instrText xml:space="preserve"> ADDIN EN.CITE &lt;EndNote&gt;&lt;Cite&gt;&lt;Author&gt;Levy&lt;/Author&gt;&lt;Year&gt;2025&lt;/Year&gt;&lt;RecNum&gt;708&lt;/RecNum&gt;&lt;DisplayText&gt;(23)&lt;/DisplayText&gt;&lt;record&gt;&lt;rec-number&gt;708&lt;/rec-number&gt;&lt;foreign-keys&gt;&lt;key app="EN" db-id="5ax92wdr7adtz5etxvfxdfr0s5z2etvt2v0z" timestamp="1783384502"&gt;708&lt;/key&gt;&lt;/foreign-keys&gt;&lt;ref-type name="Journal Article"&gt;17&lt;/ref-type&gt;&lt;contributors&gt;&lt;authors&gt;&lt;author&gt;Levy, H.&lt;/author&gt;&lt;author&gt;Buchmueller, T. C.&lt;/author&gt;&lt;/authors&gt;&lt;/contributors&gt;&lt;auth-address&gt;Institute for Social Research, University of Michigan, Ann Arbor, Michigan, USA; email: hlevy@umich.edu.&amp;#xD;Ross School of Business, University of Michigan, Ann Arbor, Michigan, USA.&lt;/auth-address&gt;&lt;titles&gt;&lt;title&gt;The Impact of Health Insurance on Mortality&lt;/title&gt;&lt;secondary-title&gt;Annu Rev Public Health&lt;/secondary-title&gt;&lt;/titles&gt;&lt;periodical&gt;&lt;full-title&gt;Annu Rev Public Health&lt;/full-title&gt;&lt;/periodical&gt;&lt;pages&gt;541-550&lt;/pages&gt;&lt;volume&gt;46&lt;/volume&gt;&lt;number&gt;1&lt;/number&gt;&lt;edition&gt;20250110&lt;/edition&gt;&lt;keywords&gt;&lt;keyword&gt;Humans&lt;/keyword&gt;&lt;keyword&gt;*Insurance, Health/statistics &amp;amp; numerical data&lt;/keyword&gt;&lt;keyword&gt;*Mortality/trends&lt;/keyword&gt;&lt;keyword&gt;Child&lt;/keyword&gt;&lt;keyword&gt;Adult&lt;/keyword&gt;&lt;keyword&gt;*Insurance Coverage/statistics &amp;amp; numerical data&lt;/keyword&gt;&lt;keyword&gt;Middle Aged&lt;/keyword&gt;&lt;keyword&gt;United States/epidemiology&lt;/keyword&gt;&lt;keyword&gt;Aged&lt;/keyword&gt;&lt;keyword&gt;Child, Preschool&lt;/keyword&gt;&lt;keyword&gt;Adolescent&lt;/keyword&gt;&lt;keyword&gt;Medicaid&lt;/keyword&gt;&lt;keyword&gt;Medicare&lt;/keyword&gt;&lt;keyword&gt;health insurance&lt;/keyword&gt;&lt;keyword&gt;mortality&lt;/keyword&gt;&lt;keyword&gt;uninsured&lt;/keyword&gt;&lt;/keywords&gt;&lt;dates&gt;&lt;year&gt;2025&lt;/year&gt;&lt;pub-dates&gt;&lt;date&gt;Apr&lt;/date&gt;&lt;/pub-dates&gt;&lt;/dates&gt;&lt;isbn&gt;1545-2093 (Electronic)&amp;#xD;0163-7525 (Linking)&lt;/isbn&gt;&lt;accession-num&gt;39792985&lt;/accession-num&gt;&lt;urls&gt;&lt;related-urls&gt;&lt;url&gt;https://www.ncbi.nlm.nih.gov/pubmed/39792985&lt;/url&gt;&lt;/related-urls&gt;&lt;/urls&gt;&lt;electronic-resource-num&gt;10.1146/annurev-publhealth-061022-042335&lt;/electronic-resource-num&gt;&lt;remote-database-name&gt;Medline&lt;/remote-database-name&gt;&lt;remote-database-provider&gt;NLM&lt;/remote-database-provider&gt;&lt;/record&gt;&lt;/Cite&gt;&lt;/EndNote&gt;</w:instrText>
            </w:r>
            <w:r w:rsidRPr="00722EBE">
              <w:rPr>
                <w:rFonts w:ascii="Times New Roman" w:hAnsi="Times New Roman" w:cs="Times New Roman"/>
                <w:i/>
                <w:iCs/>
                <w:sz w:val="20"/>
                <w:szCs w:val="20"/>
              </w:rPr>
              <w:fldChar w:fldCharType="separate"/>
            </w:r>
            <w:r w:rsidRPr="00722EBE">
              <w:rPr>
                <w:rFonts w:ascii="Times New Roman" w:hAnsi="Times New Roman" w:cs="Times New Roman"/>
                <w:i/>
                <w:iCs/>
                <w:noProof/>
                <w:sz w:val="20"/>
                <w:szCs w:val="20"/>
              </w:rPr>
              <w:t>(23)</w:t>
            </w:r>
            <w:r w:rsidRPr="00722EBE">
              <w:rPr>
                <w:rFonts w:ascii="Times New Roman" w:hAnsi="Times New Roman" w:cs="Times New Roman"/>
                <w:i/>
                <w:iCs/>
                <w:sz w:val="20"/>
                <w:szCs w:val="20"/>
              </w:rPr>
              <w:fldChar w:fldCharType="end"/>
            </w:r>
            <w:r w:rsidRPr="00722EBE">
              <w:rPr>
                <w:rFonts w:ascii="Times New Roman" w:hAnsi="Times New Roman" w:cs="Times New Roman"/>
                <w:i/>
                <w:iCs/>
                <w:sz w:val="20"/>
                <w:szCs w:val="20"/>
              </w:rPr>
              <w:t>.</w:t>
            </w:r>
          </w:p>
          <w:p w14:paraId="05E57B5B" w14:textId="50CFBB4D" w:rsidR="00081467" w:rsidRPr="00DA40E8" w:rsidRDefault="00081467">
            <w:pPr>
              <w:rPr>
                <w:rFonts w:ascii="Times New Roman" w:hAnsi="Times New Roman" w:cs="Times New Roman"/>
                <w:b/>
                <w:bCs/>
                <w:i/>
                <w:iCs/>
                <w:color w:val="222222"/>
                <w:sz w:val="20"/>
                <w:szCs w:val="20"/>
                <w:shd w:val="clear" w:color="auto" w:fill="FFFFFF"/>
              </w:rPr>
            </w:pPr>
          </w:p>
        </w:tc>
      </w:tr>
    </w:tbl>
    <w:p w14:paraId="731A4BC3" w14:textId="77777777" w:rsidR="0000619B" w:rsidRPr="00DA40E8" w:rsidRDefault="0000619B">
      <w:pPr>
        <w:rPr>
          <w:rFonts w:ascii="Times New Roman" w:hAnsi="Times New Roman" w:cs="Times New Roman"/>
          <w:color w:val="222222"/>
          <w:sz w:val="20"/>
          <w:szCs w:val="20"/>
          <w:shd w:val="clear" w:color="auto" w:fill="FFFFFF"/>
        </w:rPr>
      </w:pPr>
      <w:r w:rsidRPr="00DA40E8">
        <w:rPr>
          <w:rFonts w:ascii="Times New Roman" w:hAnsi="Times New Roman" w:cs="Times New Roman"/>
          <w:color w:val="222222"/>
          <w:sz w:val="20"/>
          <w:szCs w:val="20"/>
        </w:rPr>
        <w:br/>
      </w:r>
      <w:r w:rsidRPr="00DA40E8">
        <w:rPr>
          <w:rFonts w:ascii="Times New Roman" w:hAnsi="Times New Roman" w:cs="Times New Roman"/>
          <w:color w:val="222222"/>
          <w:sz w:val="20"/>
          <w:szCs w:val="20"/>
          <w:shd w:val="clear" w:color="auto" w:fill="FFFFFF"/>
        </w:rPr>
        <w:t>Mechanism of policy impact. I would add a sentence that explains how presenting data at council</w:t>
      </w:r>
      <w:r w:rsidRPr="00DA40E8">
        <w:rPr>
          <w:rFonts w:ascii="Times New Roman" w:hAnsi="Times New Roman" w:cs="Times New Roman"/>
          <w:color w:val="222222"/>
          <w:sz w:val="20"/>
          <w:szCs w:val="20"/>
          <w:shd w:val="clear" w:color="auto" w:fill="FFFFFF"/>
        </w:rPr>
        <w:noBreakHyphen/>
        <w:t>district scale changes decision</w:t>
      </w:r>
      <w:r w:rsidRPr="00DA40E8">
        <w:rPr>
          <w:rFonts w:ascii="Times New Roman" w:hAnsi="Times New Roman" w:cs="Times New Roman"/>
          <w:color w:val="222222"/>
          <w:sz w:val="20"/>
          <w:szCs w:val="20"/>
          <w:shd w:val="clear" w:color="auto" w:fill="FFFFFF"/>
        </w:rPr>
        <w:noBreakHyphen/>
        <w:t xml:space="preserve">making (budgeting, constituent services, targeting programs), not just that it is "useful." </w:t>
      </w:r>
    </w:p>
    <w:tbl>
      <w:tblPr>
        <w:tblStyle w:val="TableGrid"/>
        <w:tblW w:w="0" w:type="auto"/>
        <w:tblLook w:val="04A0" w:firstRow="1" w:lastRow="0" w:firstColumn="1" w:lastColumn="0" w:noHBand="0" w:noVBand="1"/>
      </w:tblPr>
      <w:tblGrid>
        <w:gridCol w:w="9350"/>
      </w:tblGrid>
      <w:tr w:rsidR="004556D0" w:rsidRPr="00DA40E8" w14:paraId="6043C73F" w14:textId="77777777" w:rsidTr="00450BD5">
        <w:trPr>
          <w:trHeight w:val="152"/>
        </w:trPr>
        <w:tc>
          <w:tcPr>
            <w:tcW w:w="9350" w:type="dxa"/>
          </w:tcPr>
          <w:p w14:paraId="1F93DE27" w14:textId="77777777" w:rsidR="004556D0" w:rsidRDefault="00FE1BFD">
            <w:pPr>
              <w:rPr>
                <w:rFonts w:ascii="Times New Roman" w:hAnsi="Times New Roman" w:cs="Times New Roman"/>
                <w:color w:val="222222"/>
                <w:sz w:val="20"/>
                <w:szCs w:val="20"/>
                <w:shd w:val="clear" w:color="auto" w:fill="FFFFFF"/>
              </w:rPr>
            </w:pPr>
            <w:r w:rsidRPr="00DA40E8">
              <w:rPr>
                <w:rFonts w:ascii="Times New Roman" w:hAnsi="Times New Roman" w:cs="Times New Roman"/>
                <w:b/>
                <w:bCs/>
                <w:color w:val="000000" w:themeColor="text1"/>
                <w:sz w:val="20"/>
                <w:szCs w:val="20"/>
                <w:shd w:val="clear" w:color="auto" w:fill="FFFFFF"/>
              </w:rPr>
              <w:t xml:space="preserve">Response: </w:t>
            </w:r>
            <w:r w:rsidR="004556D0" w:rsidRPr="00DA40E8">
              <w:rPr>
                <w:rFonts w:ascii="Times New Roman" w:hAnsi="Times New Roman" w:cs="Times New Roman"/>
                <w:color w:val="222222"/>
                <w:sz w:val="20"/>
                <w:szCs w:val="20"/>
                <w:shd w:val="clear" w:color="auto" w:fill="FFFFFF"/>
              </w:rPr>
              <w:t xml:space="preserve">We have added a citation supporting the idea that politicians use data from their district to make decisions. </w:t>
            </w:r>
          </w:p>
          <w:p w14:paraId="122392A4" w14:textId="77777777" w:rsidR="00815DA6" w:rsidRDefault="00815DA6">
            <w:pPr>
              <w:rPr>
                <w:rFonts w:ascii="Times New Roman" w:hAnsi="Times New Roman" w:cs="Times New Roman"/>
                <w:color w:val="222222"/>
                <w:sz w:val="20"/>
                <w:szCs w:val="20"/>
                <w:shd w:val="clear" w:color="auto" w:fill="FFFFFF"/>
              </w:rPr>
            </w:pPr>
          </w:p>
          <w:p w14:paraId="735007AF" w14:textId="34B552B5" w:rsidR="00815DA6" w:rsidRPr="00815DA6" w:rsidRDefault="00815DA6">
            <w:pPr>
              <w:rPr>
                <w:rFonts w:ascii="Times New Roman" w:hAnsi="Times New Roman" w:cs="Times New Roman"/>
                <w:i/>
                <w:iCs/>
                <w:color w:val="222222"/>
                <w:sz w:val="20"/>
                <w:szCs w:val="20"/>
                <w:shd w:val="clear" w:color="auto" w:fill="FFFFFF"/>
              </w:rPr>
            </w:pPr>
            <w:r w:rsidRPr="00815DA6">
              <w:rPr>
                <w:rFonts w:ascii="Times New Roman" w:eastAsia="Aptos" w:hAnsi="Times New Roman" w:cs="Times New Roman"/>
                <w:i/>
                <w:iCs/>
                <w:sz w:val="20"/>
                <w:szCs w:val="20"/>
              </w:rPr>
              <w:t xml:space="preserve">Understanding district averages is critical for identifying overall district needs and city-wide disparities while investigating within-district variation enables targeting of interventions and equitable resource allocation, particularly because research has shown that data on district conditions influences politician behavior </w:t>
            </w:r>
            <w:r w:rsidRPr="00815DA6">
              <w:rPr>
                <w:rFonts w:ascii="Times New Roman" w:eastAsia="Aptos" w:hAnsi="Times New Roman" w:cs="Times New Roman"/>
                <w:i/>
                <w:iCs/>
                <w:sz w:val="20"/>
                <w:szCs w:val="20"/>
              </w:rPr>
              <w:fldChar w:fldCharType="begin"/>
            </w:r>
            <w:r w:rsidRPr="00815DA6">
              <w:rPr>
                <w:rFonts w:ascii="Times New Roman" w:eastAsia="Aptos" w:hAnsi="Times New Roman" w:cs="Times New Roman"/>
                <w:i/>
                <w:iCs/>
                <w:sz w:val="20"/>
                <w:szCs w:val="20"/>
              </w:rPr>
              <w:instrText xml:space="preserve"> ADDIN EN.CITE &lt;EndNote&gt;&lt;Cite&gt;&lt;Author&gt;Adler&lt;/Author&gt;&lt;Year&gt;2018-03-05&lt;/Year&gt;&lt;RecNum&gt;276&lt;/RecNum&gt;&lt;DisplayText&gt;(32)&lt;/DisplayText&gt;&lt;record&gt;&lt;rec-number&gt;276&lt;/rec-number&gt;&lt;foreign-keys&gt;&lt;key app="EN" db-id="5ax92wdr7adtz5etxvfxdfr0s5z2etvt2v0z" timestamp="1779723816" guid="4966a0ed-dfba-48d1-b5b3-50ffb6bc4bf4"&gt;276&lt;/key&gt;&lt;/foreign-keys&gt;&lt;ref-type name="Journal Article"&gt;17&lt;/ref-type&gt;&lt;contributors&gt;&lt;authors&gt;&lt;author&gt;E. Scott  Adler&lt;/author&gt;&lt;author&gt;Adam F.  Cayton&lt;/author&gt;&lt;author&gt;John D.  Griffin&lt;/author&gt;&lt;author&gt;E. Scott Adler, Adam F. Cayton, John D. Griffin&lt;/author&gt;&lt;/authors&gt;&lt;/contributors&gt;&lt;titles&gt;&lt;title&gt;Representation When Constituent Opinion and District Conditions Collide&lt;/title&gt;&lt;secondary-title&gt;Political Research Quarterly&lt;/secondary-title&gt;&lt;/titles&gt;&lt;periodical&gt;&lt;full-title&gt;Political Research Quarterly&lt;/full-title&gt;&lt;/periodical&gt;&lt;volume&gt;71&lt;/volume&gt;&lt;number&gt;3&lt;/number&gt;&lt;dates&gt;&lt;year&gt;2018-03-05&lt;/year&gt;&lt;/dates&gt;&lt;isbn&gt;1065-9129&lt;/isbn&gt;&lt;urls&gt;&lt;related-urls&gt;&lt;url&gt;https://journals.sagepub.com/doi/10.1177/1065912918755973&lt;/url&gt;&lt;/related-urls&gt;&lt;/urls&gt;&lt;electronic-resource-num&gt;10.1177/1065912918755973&lt;/electronic-resource-num&gt;&lt;/record&gt;&lt;/Cite&gt;&lt;/EndNote&gt;</w:instrText>
            </w:r>
            <w:r w:rsidRPr="00815DA6">
              <w:rPr>
                <w:rFonts w:ascii="Times New Roman" w:eastAsia="Aptos" w:hAnsi="Times New Roman" w:cs="Times New Roman"/>
                <w:i/>
                <w:iCs/>
                <w:sz w:val="20"/>
                <w:szCs w:val="20"/>
              </w:rPr>
              <w:fldChar w:fldCharType="separate"/>
            </w:r>
            <w:r w:rsidRPr="00815DA6">
              <w:rPr>
                <w:rFonts w:ascii="Times New Roman" w:eastAsia="Aptos" w:hAnsi="Times New Roman" w:cs="Times New Roman"/>
                <w:i/>
                <w:iCs/>
                <w:noProof/>
                <w:sz w:val="20"/>
                <w:szCs w:val="20"/>
              </w:rPr>
              <w:t>(32)</w:t>
            </w:r>
            <w:r w:rsidRPr="00815DA6">
              <w:rPr>
                <w:rFonts w:ascii="Times New Roman" w:eastAsia="Aptos" w:hAnsi="Times New Roman" w:cs="Times New Roman"/>
                <w:i/>
                <w:iCs/>
                <w:sz w:val="20"/>
                <w:szCs w:val="20"/>
              </w:rPr>
              <w:fldChar w:fldCharType="end"/>
            </w:r>
            <w:r w:rsidRPr="00815DA6">
              <w:rPr>
                <w:rFonts w:ascii="Times New Roman" w:eastAsia="Aptos" w:hAnsi="Times New Roman" w:cs="Times New Roman"/>
                <w:i/>
                <w:iCs/>
                <w:sz w:val="20"/>
                <w:szCs w:val="20"/>
              </w:rPr>
              <w:t>.</w:t>
            </w:r>
          </w:p>
        </w:tc>
      </w:tr>
    </w:tbl>
    <w:p w14:paraId="7B88D39F" w14:textId="77777777" w:rsidR="0000619B" w:rsidRPr="00DA40E8" w:rsidRDefault="0000619B">
      <w:pPr>
        <w:rPr>
          <w:rFonts w:ascii="Times New Roman" w:hAnsi="Times New Roman" w:cs="Times New Roman"/>
          <w:color w:val="222222"/>
          <w:sz w:val="20"/>
          <w:szCs w:val="20"/>
          <w:shd w:val="clear" w:color="auto" w:fill="FFFFFF"/>
        </w:rPr>
      </w:pPr>
    </w:p>
    <w:p w14:paraId="764BFF61" w14:textId="77777777" w:rsidR="004556D0" w:rsidRPr="00DA40E8" w:rsidRDefault="0000619B">
      <w:pPr>
        <w:rPr>
          <w:rFonts w:ascii="Times New Roman" w:hAnsi="Times New Roman" w:cs="Times New Roman"/>
          <w:color w:val="222222"/>
          <w:sz w:val="20"/>
          <w:szCs w:val="20"/>
          <w:shd w:val="clear" w:color="auto" w:fill="FFFFFF"/>
        </w:rPr>
      </w:pPr>
      <w:r w:rsidRPr="00DA40E8">
        <w:rPr>
          <w:rFonts w:ascii="Times New Roman" w:hAnsi="Times New Roman" w:cs="Times New Roman"/>
          <w:color w:val="222222"/>
          <w:sz w:val="20"/>
          <w:szCs w:val="20"/>
          <w:shd w:val="clear" w:color="auto" w:fill="FFFFFF"/>
        </w:rPr>
        <w:t>You also need to consider one sentence acknowledging the modifiable areal unit problem (MAUP) and why presenting both district and tract views is necessary to avoid the "district</w:t>
      </w:r>
      <w:r w:rsidRPr="00DA40E8">
        <w:rPr>
          <w:rFonts w:ascii="Times New Roman" w:hAnsi="Times New Roman" w:cs="Times New Roman"/>
          <w:color w:val="222222"/>
          <w:sz w:val="20"/>
          <w:szCs w:val="20"/>
          <w:shd w:val="clear" w:color="auto" w:fill="FFFFFF"/>
        </w:rPr>
        <w:noBreakHyphen/>
        <w:t>average fallacy."</w:t>
      </w:r>
      <w:r w:rsidRPr="00DA40E8">
        <w:rPr>
          <w:rFonts w:ascii="Times New Roman" w:hAnsi="Times New Roman" w:cs="Times New Roman"/>
          <w:color w:val="222222"/>
          <w:sz w:val="20"/>
          <w:szCs w:val="20"/>
        </w:rPr>
        <w:br/>
      </w:r>
    </w:p>
    <w:tbl>
      <w:tblPr>
        <w:tblStyle w:val="TableGrid"/>
        <w:tblW w:w="0" w:type="auto"/>
        <w:tblLook w:val="04A0" w:firstRow="1" w:lastRow="0" w:firstColumn="1" w:lastColumn="0" w:noHBand="0" w:noVBand="1"/>
      </w:tblPr>
      <w:tblGrid>
        <w:gridCol w:w="9350"/>
      </w:tblGrid>
      <w:tr w:rsidR="004556D0" w:rsidRPr="00DA40E8" w14:paraId="7D574576" w14:textId="77777777" w:rsidTr="004556D0">
        <w:tc>
          <w:tcPr>
            <w:tcW w:w="9350" w:type="dxa"/>
          </w:tcPr>
          <w:p w14:paraId="545F39A0" w14:textId="67498463" w:rsidR="0028251B" w:rsidRPr="00DA40E8" w:rsidRDefault="0028251B">
            <w:pPr>
              <w:rPr>
                <w:rFonts w:ascii="Times New Roman" w:hAnsi="Times New Roman" w:cs="Times New Roman"/>
                <w:color w:val="222222"/>
                <w:sz w:val="20"/>
                <w:szCs w:val="20"/>
                <w:shd w:val="clear" w:color="auto" w:fill="FFFFFF"/>
              </w:rPr>
            </w:pPr>
            <w:r w:rsidRPr="00DA40E8">
              <w:rPr>
                <w:rFonts w:ascii="Times New Roman" w:hAnsi="Times New Roman" w:cs="Times New Roman"/>
                <w:b/>
                <w:bCs/>
                <w:color w:val="222222"/>
                <w:sz w:val="20"/>
                <w:szCs w:val="20"/>
                <w:shd w:val="clear" w:color="auto" w:fill="FFFFFF"/>
              </w:rPr>
              <w:t xml:space="preserve">Response: </w:t>
            </w:r>
            <w:r w:rsidRPr="00DA40E8">
              <w:rPr>
                <w:rFonts w:ascii="Times New Roman" w:hAnsi="Times New Roman" w:cs="Times New Roman"/>
                <w:color w:val="222222"/>
                <w:sz w:val="20"/>
                <w:szCs w:val="20"/>
                <w:shd w:val="clear" w:color="auto" w:fill="FFFFFF"/>
              </w:rPr>
              <w:t>We added a reference to the MAUP</w:t>
            </w:r>
            <w:r w:rsidR="00050FC2" w:rsidRPr="00DA40E8">
              <w:rPr>
                <w:rFonts w:ascii="Times New Roman" w:hAnsi="Times New Roman" w:cs="Times New Roman"/>
                <w:color w:val="222222"/>
                <w:sz w:val="20"/>
                <w:szCs w:val="20"/>
                <w:shd w:val="clear" w:color="auto" w:fill="FFFFFF"/>
              </w:rPr>
              <w:t xml:space="preserve"> in the discussion</w:t>
            </w:r>
            <w:r w:rsidRPr="00DA40E8">
              <w:rPr>
                <w:rFonts w:ascii="Times New Roman" w:hAnsi="Times New Roman" w:cs="Times New Roman"/>
                <w:color w:val="222222"/>
                <w:sz w:val="20"/>
                <w:szCs w:val="20"/>
                <w:shd w:val="clear" w:color="auto" w:fill="FFFFFF"/>
              </w:rPr>
              <w:t>:</w:t>
            </w:r>
          </w:p>
          <w:p w14:paraId="47AAC513" w14:textId="5DA9EBA5" w:rsidR="0028251B" w:rsidRPr="00DA40E8" w:rsidRDefault="0028251B" w:rsidP="00050FC2">
            <w:pPr>
              <w:spacing w:before="240" w:after="240"/>
              <w:rPr>
                <w:rFonts w:ascii="Times New Roman" w:eastAsia="Aptos" w:hAnsi="Times New Roman" w:cs="Times New Roman"/>
                <w:i/>
                <w:iCs/>
                <w:sz w:val="20"/>
                <w:szCs w:val="20"/>
              </w:rPr>
            </w:pPr>
            <w:r w:rsidRPr="00DA40E8">
              <w:rPr>
                <w:rFonts w:ascii="Times New Roman" w:eastAsia="Aptos" w:hAnsi="Times New Roman" w:cs="Times New Roman"/>
                <w:i/>
                <w:iCs/>
                <w:sz w:val="20"/>
                <w:szCs w:val="20"/>
              </w:rPr>
              <w:t xml:space="preserve">Understanding both district-level averages and within-district variation is essential. While district-level metrics offer a snapshot for comparison across districts, sub-district data (e.g., by census tract) reveal whether needs are evenly distributed or concentrated in specific areas. Political gerrymandering, a strategic use of the Modifiable </w:t>
            </w:r>
            <w:r w:rsidRPr="00DA40E8">
              <w:rPr>
                <w:rFonts w:ascii="Times New Roman" w:eastAsia="Aptos" w:hAnsi="Times New Roman" w:cs="Times New Roman"/>
                <w:i/>
                <w:iCs/>
                <w:sz w:val="20"/>
                <w:szCs w:val="20"/>
              </w:rPr>
              <w:lastRenderedPageBreak/>
              <w:t xml:space="preserve">Areal Unit Problem </w:t>
            </w:r>
            <w:r w:rsidRPr="00DA40E8">
              <w:rPr>
                <w:rFonts w:ascii="Times New Roman" w:eastAsia="Aptos" w:hAnsi="Times New Roman" w:cs="Times New Roman"/>
                <w:i/>
                <w:iCs/>
                <w:sz w:val="20"/>
                <w:szCs w:val="20"/>
              </w:rPr>
              <w:fldChar w:fldCharType="begin"/>
            </w:r>
            <w:r w:rsidRPr="00DA40E8">
              <w:rPr>
                <w:rFonts w:ascii="Times New Roman" w:eastAsia="Aptos" w:hAnsi="Times New Roman" w:cs="Times New Roman"/>
                <w:i/>
                <w:iCs/>
                <w:sz w:val="20"/>
                <w:szCs w:val="20"/>
              </w:rPr>
              <w:instrText xml:space="preserve"> ADDIN EN.CITE &lt;EndNote&gt;&lt;Cite&gt;&lt;Author&gt;Wong&lt;/Author&gt;&lt;Year&gt;2004&lt;/Year&gt;&lt;RecNum&gt;704&lt;/RecNum&gt;&lt;DisplayText&gt;(30)&lt;/DisplayText&gt;&lt;record&gt;&lt;rec-number&gt;704&lt;/rec-number&gt;&lt;foreign-keys&gt;&lt;key app="EN" db-id="5ax92wdr7adtz5etxvfxdfr0s5z2etvt2v0z" timestamp="1780247048"&gt;704&lt;/key&gt;&lt;/foreign-keys&gt;&lt;ref-type name="Book Section"&gt;5&lt;/ref-type&gt;&lt;contributors&gt;&lt;authors&gt;&lt;author&gt;D.W.S. Wong&lt;/author&gt;&lt;/authors&gt;&lt;secondary-authors&gt;&lt;author&gt;Janelle, D.G., Warf, B., Hansen, K.&lt;/author&gt;&lt;/secondary-authors&gt;&lt;/contributors&gt;&lt;titles&gt;&lt;title&gt;The Modifiable Areal Unit Problem (MAUP)&lt;/title&gt;&lt;secondary-title&gt;WorldMinds: Geographical Perspectives on 100 Problems&lt;/secondary-title&gt;&lt;/titles&gt;&lt;dates&gt;&lt;year&gt;2004&lt;/year&gt;&lt;/dates&gt;&lt;pub-location&gt;Dordrecht&lt;/pub-location&gt;&lt;publisher&gt;Springer&lt;/publisher&gt;&lt;isbn&gt;978-1-4020-2352-1&lt;/isbn&gt;&lt;urls&gt;&lt;/urls&gt;&lt;electronic-resource-num&gt;https://doi.org/10.1007/978-1-4020-2352-1_93&lt;/electronic-resource-num&gt;&lt;/record&gt;&lt;/Cite&gt;&lt;/EndNote&gt;</w:instrText>
            </w:r>
            <w:r w:rsidRPr="00DA40E8">
              <w:rPr>
                <w:rFonts w:ascii="Times New Roman" w:eastAsia="Aptos" w:hAnsi="Times New Roman" w:cs="Times New Roman"/>
                <w:i/>
                <w:iCs/>
                <w:sz w:val="20"/>
                <w:szCs w:val="20"/>
              </w:rPr>
              <w:fldChar w:fldCharType="separate"/>
            </w:r>
            <w:r w:rsidRPr="00DA40E8">
              <w:rPr>
                <w:rFonts w:ascii="Times New Roman" w:eastAsia="Aptos" w:hAnsi="Times New Roman" w:cs="Times New Roman"/>
                <w:i/>
                <w:iCs/>
                <w:noProof/>
                <w:sz w:val="20"/>
                <w:szCs w:val="20"/>
              </w:rPr>
              <w:t>(30)</w:t>
            </w:r>
            <w:r w:rsidRPr="00DA40E8">
              <w:rPr>
                <w:rFonts w:ascii="Times New Roman" w:eastAsia="Aptos" w:hAnsi="Times New Roman" w:cs="Times New Roman"/>
                <w:i/>
                <w:iCs/>
                <w:sz w:val="20"/>
                <w:szCs w:val="20"/>
              </w:rPr>
              <w:fldChar w:fldCharType="end"/>
            </w:r>
            <w:r w:rsidRPr="00DA40E8">
              <w:rPr>
                <w:rFonts w:ascii="Times New Roman" w:hAnsi="Times New Roman" w:cs="Times New Roman"/>
                <w:i/>
                <w:iCs/>
                <w:sz w:val="20"/>
                <w:szCs w:val="20"/>
              </w:rPr>
              <w:t>, is when politicians draw district boundaries for their own (or their political parties) benefit. It</w:t>
            </w:r>
            <w:r w:rsidRPr="00DA40E8">
              <w:rPr>
                <w:rFonts w:ascii="Times New Roman" w:eastAsia="Aptos" w:hAnsi="Times New Roman" w:cs="Times New Roman"/>
                <w:i/>
                <w:iCs/>
                <w:sz w:val="20"/>
                <w:szCs w:val="20"/>
              </w:rPr>
              <w:t xml:space="preserve"> has been shown to exacerbate disparities by creating districts with </w:t>
            </w:r>
            <w:r w:rsidRPr="00DA40E8">
              <w:rPr>
                <w:rFonts w:ascii="Times New Roman" w:hAnsi="Times New Roman" w:cs="Times New Roman"/>
                <w:i/>
                <w:iCs/>
                <w:sz w:val="20"/>
                <w:szCs w:val="20"/>
              </w:rPr>
              <w:t xml:space="preserve">higher internal and or between district variation </w:t>
            </w:r>
            <w:r w:rsidRPr="00DA40E8">
              <w:rPr>
                <w:rFonts w:ascii="Times New Roman" w:eastAsia="Aptos" w:hAnsi="Times New Roman" w:cs="Times New Roman"/>
                <w:i/>
                <w:iCs/>
                <w:sz w:val="20"/>
                <w:szCs w:val="20"/>
              </w:rPr>
              <w:fldChar w:fldCharType="begin">
                <w:fldData xml:space="preserve">PEVuZE5vdGU+PENpdGU+PEF1dGhvcj5SdXNob3ZpY2g8L0F1dGhvcj48WWVhcj4yMDI0PC9ZZWFy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</w:fldData>
              </w:fldChar>
            </w:r>
            <w:r w:rsidRPr="00DA40E8">
              <w:rPr>
                <w:rFonts w:ascii="Times New Roman" w:eastAsia="Aptos" w:hAnsi="Times New Roman" w:cs="Times New Roman"/>
                <w:i/>
                <w:iCs/>
                <w:sz w:val="20"/>
                <w:szCs w:val="20"/>
              </w:rPr>
              <w:instrText xml:space="preserve"> ADDIN EN.CITE </w:instrText>
            </w:r>
            <w:r w:rsidRPr="00DA40E8">
              <w:rPr>
                <w:rFonts w:ascii="Times New Roman" w:eastAsia="Aptos" w:hAnsi="Times New Roman" w:cs="Times New Roman"/>
                <w:i/>
                <w:iCs/>
                <w:sz w:val="20"/>
                <w:szCs w:val="20"/>
              </w:rPr>
              <w:fldChar w:fldCharType="begin">
                <w:fldData xml:space="preserve">PEVuZE5vdGU+PENpdGU+PEF1dGhvcj5SdXNob3ZpY2g8L0F1dGhvcj48WWVhcj4yMDI0PC9ZZWFy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</w:fldData>
              </w:fldChar>
            </w:r>
            <w:r w:rsidRPr="00DA40E8">
              <w:rPr>
                <w:rFonts w:ascii="Times New Roman" w:eastAsia="Aptos" w:hAnsi="Times New Roman" w:cs="Times New Roman"/>
                <w:i/>
                <w:iCs/>
                <w:sz w:val="20"/>
                <w:szCs w:val="20"/>
              </w:rPr>
              <w:instrText xml:space="preserve"> ADDIN EN.CITE.DATA </w:instrText>
            </w:r>
            <w:r w:rsidRPr="00DA40E8">
              <w:rPr>
                <w:rFonts w:ascii="Times New Roman" w:eastAsia="Aptos" w:hAnsi="Times New Roman" w:cs="Times New Roman"/>
                <w:i/>
                <w:iCs/>
                <w:sz w:val="20"/>
                <w:szCs w:val="20"/>
              </w:rPr>
            </w:r>
            <w:r w:rsidRPr="00DA40E8">
              <w:rPr>
                <w:rFonts w:ascii="Times New Roman" w:eastAsia="Aptos" w:hAnsi="Times New Roman" w:cs="Times New Roman"/>
                <w:i/>
                <w:iCs/>
                <w:sz w:val="20"/>
                <w:szCs w:val="20"/>
              </w:rPr>
              <w:fldChar w:fldCharType="end"/>
            </w:r>
            <w:r w:rsidRPr="00DA40E8">
              <w:rPr>
                <w:rFonts w:ascii="Times New Roman" w:eastAsia="Aptos" w:hAnsi="Times New Roman" w:cs="Times New Roman"/>
                <w:i/>
                <w:iCs/>
                <w:sz w:val="20"/>
                <w:szCs w:val="20"/>
              </w:rPr>
            </w:r>
            <w:r w:rsidRPr="00DA40E8">
              <w:rPr>
                <w:rFonts w:ascii="Times New Roman" w:eastAsia="Aptos" w:hAnsi="Times New Roman" w:cs="Times New Roman"/>
                <w:i/>
                <w:iCs/>
                <w:sz w:val="20"/>
                <w:szCs w:val="20"/>
              </w:rPr>
              <w:fldChar w:fldCharType="separate"/>
            </w:r>
            <w:r w:rsidRPr="00DA40E8">
              <w:rPr>
                <w:rFonts w:ascii="Times New Roman" w:eastAsia="Aptos" w:hAnsi="Times New Roman" w:cs="Times New Roman"/>
                <w:i/>
                <w:iCs/>
                <w:sz w:val="20"/>
                <w:szCs w:val="20"/>
              </w:rPr>
              <w:t>(1, 2)</w:t>
            </w:r>
            <w:r w:rsidRPr="00DA40E8">
              <w:rPr>
                <w:rFonts w:ascii="Times New Roman" w:eastAsia="Aptos" w:hAnsi="Times New Roman" w:cs="Times New Roman"/>
                <w:i/>
                <w:iCs/>
                <w:sz w:val="20"/>
                <w:szCs w:val="20"/>
              </w:rPr>
              <w:fldChar w:fldCharType="end"/>
            </w:r>
            <w:r w:rsidRPr="00DA40E8">
              <w:rPr>
                <w:rFonts w:ascii="Times New Roman" w:eastAsia="Aptos" w:hAnsi="Times New Roman" w:cs="Times New Roman"/>
                <w:i/>
                <w:iCs/>
                <w:sz w:val="20"/>
                <w:szCs w:val="20"/>
              </w:rPr>
              <w:t xml:space="preserve">. </w:t>
            </w:r>
            <w:r w:rsidR="003E4347" w:rsidRPr="00DA40E8">
              <w:rPr>
                <w:rFonts w:ascii="Times New Roman" w:eastAsia="Aptos" w:hAnsi="Times New Roman" w:cs="Times New Roman"/>
                <w:i/>
                <w:iCs/>
                <w:sz w:val="20"/>
                <w:szCs w:val="20"/>
              </w:rPr>
              <w:t>Examining health metrics at both the tract and district levels alleviates MAUP issues, and can uncover shared burdens across district lines, encouraging cross-district collaboration to address common challenges.</w:t>
            </w:r>
          </w:p>
        </w:tc>
      </w:tr>
    </w:tbl>
    <w:p w14:paraId="5A9B2F9F" w14:textId="1562470A" w:rsidR="0000619B" w:rsidRPr="00DA40E8" w:rsidRDefault="0000619B">
      <w:pPr>
        <w:rPr>
          <w:rFonts w:ascii="Times New Roman" w:hAnsi="Times New Roman" w:cs="Times New Roman"/>
          <w:color w:val="222222"/>
          <w:sz w:val="20"/>
          <w:szCs w:val="20"/>
          <w:shd w:val="clear" w:color="auto" w:fill="FFFFFF"/>
        </w:rPr>
      </w:pPr>
    </w:p>
    <w:p w14:paraId="31F72B5D" w14:textId="77777777" w:rsidR="0000619B" w:rsidRPr="00DA40E8" w:rsidRDefault="0000619B">
      <w:pPr>
        <w:rPr>
          <w:rFonts w:ascii="Times New Roman" w:hAnsi="Times New Roman" w:cs="Times New Roman"/>
          <w:color w:val="222222"/>
          <w:sz w:val="20"/>
          <w:szCs w:val="20"/>
          <w:shd w:val="clear" w:color="auto" w:fill="FFFFFF"/>
        </w:rPr>
      </w:pPr>
      <w:r w:rsidRPr="00DA40E8">
        <w:rPr>
          <w:rFonts w:ascii="Times New Roman" w:hAnsi="Times New Roman" w:cs="Times New Roman"/>
          <w:color w:val="222222"/>
          <w:sz w:val="20"/>
          <w:szCs w:val="20"/>
          <w:shd w:val="clear" w:color="auto" w:fill="FFFFFF"/>
        </w:rPr>
        <w:t>Methods</w:t>
      </w:r>
      <w:r w:rsidRPr="00DA40E8">
        <w:rPr>
          <w:rFonts w:ascii="Times New Roman" w:hAnsi="Times New Roman" w:cs="Times New Roman"/>
          <w:color w:val="222222"/>
          <w:sz w:val="20"/>
          <w:szCs w:val="20"/>
        </w:rPr>
        <w:br/>
      </w:r>
      <w:r w:rsidRPr="00DA40E8">
        <w:rPr>
          <w:rFonts w:ascii="Times New Roman" w:hAnsi="Times New Roman" w:cs="Times New Roman"/>
          <w:color w:val="222222"/>
          <w:sz w:val="20"/>
          <w:szCs w:val="20"/>
          <w:shd w:val="clear" w:color="auto" w:fill="FFFFFF"/>
        </w:rPr>
        <w:t>Timely boundary set (2023 redistricting) and transparent citation of sources (ACS 2018-2022; tract</w:t>
      </w:r>
      <w:r w:rsidRPr="00DA40E8">
        <w:rPr>
          <w:rFonts w:ascii="Times New Roman" w:hAnsi="Times New Roman" w:cs="Times New Roman"/>
          <w:color w:val="222222"/>
          <w:sz w:val="20"/>
          <w:szCs w:val="20"/>
          <w:shd w:val="clear" w:color="auto" w:fill="FFFFFF"/>
        </w:rPr>
        <w:noBreakHyphen/>
        <w:t>level canopy 2019). Clear description of the aggregation workflow (tract → district via block</w:t>
      </w:r>
      <w:r w:rsidRPr="00DA40E8">
        <w:rPr>
          <w:rFonts w:ascii="Times New Roman" w:hAnsi="Times New Roman" w:cs="Times New Roman"/>
          <w:color w:val="222222"/>
          <w:sz w:val="20"/>
          <w:szCs w:val="20"/>
          <w:shd w:val="clear" w:color="auto" w:fill="FFFFFF"/>
        </w:rPr>
        <w:noBreakHyphen/>
        <w:t>level weighting), which is appropriate for a brief report. Attempt to quantify between</w:t>
      </w:r>
      <w:r w:rsidRPr="00DA40E8">
        <w:rPr>
          <w:rFonts w:ascii="Times New Roman" w:hAnsi="Times New Roman" w:cs="Times New Roman"/>
          <w:color w:val="222222"/>
          <w:sz w:val="20"/>
          <w:szCs w:val="20"/>
          <w:shd w:val="clear" w:color="auto" w:fill="FFFFFF"/>
        </w:rPr>
        <w:noBreakHyphen/>
        <w:t xml:space="preserve"> and within</w:t>
      </w:r>
      <w:r w:rsidRPr="00DA40E8">
        <w:rPr>
          <w:rFonts w:ascii="Times New Roman" w:hAnsi="Times New Roman" w:cs="Times New Roman"/>
          <w:color w:val="222222"/>
          <w:sz w:val="20"/>
          <w:szCs w:val="20"/>
          <w:shd w:val="clear" w:color="auto" w:fill="FFFFFF"/>
        </w:rPr>
        <w:noBreakHyphen/>
        <w:t xml:space="preserve">district heterogeneity. Good stuff. </w:t>
      </w:r>
    </w:p>
    <w:tbl>
      <w:tblPr>
        <w:tblStyle w:val="TableGrid"/>
        <w:tblW w:w="0" w:type="auto"/>
        <w:tblLook w:val="04A0" w:firstRow="1" w:lastRow="0" w:firstColumn="1" w:lastColumn="0" w:noHBand="0" w:noVBand="1"/>
      </w:tblPr>
      <w:tblGrid>
        <w:gridCol w:w="9350"/>
      </w:tblGrid>
      <w:tr w:rsidR="00F26477" w:rsidRPr="00DA40E8" w14:paraId="303A5E62" w14:textId="77777777" w:rsidTr="00F26477">
        <w:tc>
          <w:tcPr>
            <w:tcW w:w="9350" w:type="dxa"/>
          </w:tcPr>
          <w:p w14:paraId="4D9D8D16" w14:textId="5D652341" w:rsidR="00F26477" w:rsidRPr="00DA40E8" w:rsidRDefault="00D41E50">
            <w:pPr>
              <w:rPr>
                <w:rFonts w:ascii="Times New Roman" w:hAnsi="Times New Roman" w:cs="Times New Roman"/>
                <w:color w:val="222222"/>
                <w:sz w:val="20"/>
                <w:szCs w:val="20"/>
                <w:shd w:val="clear" w:color="auto" w:fill="FFFFFF"/>
              </w:rPr>
            </w:pPr>
            <w:r w:rsidRPr="00DA40E8">
              <w:rPr>
                <w:rFonts w:ascii="Times New Roman" w:hAnsi="Times New Roman" w:cs="Times New Roman"/>
                <w:b/>
                <w:bCs/>
                <w:color w:val="222222"/>
                <w:sz w:val="20"/>
                <w:szCs w:val="20"/>
                <w:shd w:val="clear" w:color="auto" w:fill="FFFFFF"/>
              </w:rPr>
              <w:t>Response:</w:t>
            </w:r>
            <w:r w:rsidRPr="00DA40E8">
              <w:rPr>
                <w:rFonts w:ascii="Times New Roman" w:hAnsi="Times New Roman" w:cs="Times New Roman"/>
                <w:color w:val="222222"/>
                <w:sz w:val="20"/>
                <w:szCs w:val="20"/>
                <w:shd w:val="clear" w:color="auto" w:fill="FFFFFF"/>
              </w:rPr>
              <w:t xml:space="preserve"> </w:t>
            </w:r>
            <w:r w:rsidR="00050FC2" w:rsidRPr="00DA40E8">
              <w:rPr>
                <w:rFonts w:ascii="Times New Roman" w:hAnsi="Times New Roman" w:cs="Times New Roman"/>
                <w:color w:val="222222"/>
                <w:sz w:val="20"/>
                <w:szCs w:val="20"/>
                <w:shd w:val="clear" w:color="auto" w:fill="FFFFFF"/>
              </w:rPr>
              <w:t>Thank you!</w:t>
            </w:r>
          </w:p>
        </w:tc>
      </w:tr>
    </w:tbl>
    <w:p w14:paraId="3990E7C5" w14:textId="77777777" w:rsidR="0000619B" w:rsidRPr="00DA40E8" w:rsidRDefault="0000619B">
      <w:pPr>
        <w:rPr>
          <w:rFonts w:ascii="Times New Roman" w:hAnsi="Times New Roman" w:cs="Times New Roman"/>
          <w:color w:val="222222"/>
          <w:sz w:val="20"/>
          <w:szCs w:val="20"/>
          <w:shd w:val="clear" w:color="auto" w:fill="FFFFFF"/>
        </w:rPr>
      </w:pPr>
    </w:p>
    <w:p w14:paraId="49EB4974" w14:textId="77777777" w:rsidR="0000619B" w:rsidRPr="00DA40E8" w:rsidRDefault="0000619B">
      <w:pPr>
        <w:rPr>
          <w:rFonts w:ascii="Times New Roman" w:hAnsi="Times New Roman" w:cs="Times New Roman"/>
          <w:color w:val="222222"/>
          <w:sz w:val="20"/>
          <w:szCs w:val="20"/>
          <w:shd w:val="clear" w:color="auto" w:fill="FFFFFF"/>
        </w:rPr>
      </w:pPr>
      <w:r w:rsidRPr="00DA40E8">
        <w:rPr>
          <w:rFonts w:ascii="Times New Roman" w:hAnsi="Times New Roman" w:cs="Times New Roman"/>
          <w:color w:val="222222"/>
          <w:sz w:val="20"/>
          <w:szCs w:val="20"/>
          <w:shd w:val="clear" w:color="auto" w:fill="FFFFFF"/>
        </w:rPr>
        <w:t>Some further concerns to consider. Your aggregation specifics need one more sentence. For insurance (a person</w:t>
      </w:r>
      <w:r w:rsidRPr="00DA40E8">
        <w:rPr>
          <w:rFonts w:ascii="Times New Roman" w:hAnsi="Times New Roman" w:cs="Times New Roman"/>
          <w:color w:val="222222"/>
          <w:sz w:val="20"/>
          <w:szCs w:val="20"/>
          <w:shd w:val="clear" w:color="auto" w:fill="FFFFFF"/>
        </w:rPr>
        <w:noBreakHyphen/>
        <w:t>based measure), confirm you used population</w:t>
      </w:r>
      <w:r w:rsidRPr="00DA40E8">
        <w:rPr>
          <w:rFonts w:ascii="Times New Roman" w:hAnsi="Times New Roman" w:cs="Times New Roman"/>
          <w:color w:val="222222"/>
          <w:sz w:val="20"/>
          <w:szCs w:val="20"/>
          <w:shd w:val="clear" w:color="auto" w:fill="FFFFFF"/>
        </w:rPr>
        <w:noBreakHyphen/>
        <w:t>weighted aggregation with block population to apportion tract pieces crossing district lines. For tree canopy (an area</w:t>
      </w:r>
      <w:r w:rsidRPr="00DA40E8">
        <w:rPr>
          <w:rFonts w:ascii="Times New Roman" w:hAnsi="Times New Roman" w:cs="Times New Roman"/>
          <w:color w:val="222222"/>
          <w:sz w:val="20"/>
          <w:szCs w:val="20"/>
          <w:shd w:val="clear" w:color="auto" w:fill="FFFFFF"/>
        </w:rPr>
        <w:noBreakHyphen/>
        <w:t>based measure), justify area</w:t>
      </w:r>
      <w:r w:rsidRPr="00DA40E8">
        <w:rPr>
          <w:rFonts w:ascii="Times New Roman" w:hAnsi="Times New Roman" w:cs="Times New Roman"/>
          <w:color w:val="222222"/>
          <w:sz w:val="20"/>
          <w:szCs w:val="20"/>
          <w:shd w:val="clear" w:color="auto" w:fill="FFFFFF"/>
        </w:rPr>
        <w:noBreakHyphen/>
        <w:t xml:space="preserve">weighting and indicate whether parks/water were included or masked (this matters for districts containing large parks). </w:t>
      </w:r>
    </w:p>
    <w:tbl>
      <w:tblPr>
        <w:tblStyle w:val="TableGrid"/>
        <w:tblW w:w="0" w:type="auto"/>
        <w:tblLook w:val="04A0" w:firstRow="1" w:lastRow="0" w:firstColumn="1" w:lastColumn="0" w:noHBand="0" w:noVBand="1"/>
      </w:tblPr>
      <w:tblGrid>
        <w:gridCol w:w="9350"/>
      </w:tblGrid>
      <w:tr w:rsidR="00F26477" w:rsidRPr="00DA40E8" w14:paraId="4496C3A9" w14:textId="77777777" w:rsidTr="00F26477">
        <w:tc>
          <w:tcPr>
            <w:tcW w:w="9350" w:type="dxa"/>
          </w:tcPr>
          <w:p w14:paraId="0DBF2DA8" w14:textId="77777777" w:rsidR="00F26477" w:rsidRPr="00DA40E8" w:rsidRDefault="00DE5730">
            <w:pPr>
              <w:rPr>
                <w:rFonts w:ascii="Times New Roman" w:hAnsi="Times New Roman" w:cs="Times New Roman"/>
                <w:color w:val="222222"/>
                <w:sz w:val="20"/>
                <w:szCs w:val="20"/>
                <w:shd w:val="clear" w:color="auto" w:fill="FFFFFF"/>
              </w:rPr>
            </w:pPr>
            <w:r w:rsidRPr="00DA40E8">
              <w:rPr>
                <w:rFonts w:ascii="Times New Roman" w:hAnsi="Times New Roman" w:cs="Times New Roman"/>
                <w:b/>
                <w:bCs/>
                <w:color w:val="222222"/>
                <w:sz w:val="20"/>
                <w:szCs w:val="20"/>
                <w:shd w:val="clear" w:color="auto" w:fill="FFFFFF"/>
              </w:rPr>
              <w:t xml:space="preserve">Response: </w:t>
            </w:r>
            <w:r w:rsidRPr="00DA40E8">
              <w:rPr>
                <w:rFonts w:ascii="Times New Roman" w:hAnsi="Times New Roman" w:cs="Times New Roman"/>
                <w:color w:val="222222"/>
                <w:sz w:val="20"/>
                <w:szCs w:val="20"/>
                <w:shd w:val="clear" w:color="auto" w:fill="FFFFFF"/>
              </w:rPr>
              <w:t xml:space="preserve">yes, that is correct. We </w:t>
            </w:r>
            <w:r w:rsidR="00385B32" w:rsidRPr="00DA40E8">
              <w:rPr>
                <w:rFonts w:ascii="Times New Roman" w:hAnsi="Times New Roman" w:cs="Times New Roman"/>
                <w:color w:val="222222"/>
                <w:sz w:val="20"/>
                <w:szCs w:val="20"/>
                <w:shd w:val="clear" w:color="auto" w:fill="FFFFFF"/>
              </w:rPr>
              <w:t xml:space="preserve">added language detailing that </w:t>
            </w:r>
            <w:r w:rsidRPr="00DA40E8">
              <w:rPr>
                <w:rFonts w:ascii="Times New Roman" w:hAnsi="Times New Roman" w:cs="Times New Roman"/>
                <w:color w:val="222222"/>
                <w:sz w:val="20"/>
                <w:szCs w:val="20"/>
                <w:shd w:val="clear" w:color="auto" w:fill="FFFFFF"/>
              </w:rPr>
              <w:t xml:space="preserve">used population weighted aggregation (using the block population). </w:t>
            </w:r>
            <w:r w:rsidR="003008DB" w:rsidRPr="00DA40E8">
              <w:rPr>
                <w:rFonts w:ascii="Times New Roman" w:hAnsi="Times New Roman" w:cs="Times New Roman"/>
                <w:color w:val="222222"/>
                <w:sz w:val="20"/>
                <w:szCs w:val="20"/>
                <w:shd w:val="clear" w:color="auto" w:fill="FFFFFF"/>
              </w:rPr>
              <w:t>For the tree canopy, we used area weighting and parks were included</w:t>
            </w:r>
            <w:r w:rsidR="00F733CF" w:rsidRPr="00DA40E8">
              <w:rPr>
                <w:rFonts w:ascii="Times New Roman" w:hAnsi="Times New Roman" w:cs="Times New Roman"/>
                <w:color w:val="222222"/>
                <w:sz w:val="20"/>
                <w:szCs w:val="20"/>
                <w:shd w:val="clear" w:color="auto" w:fill="FFFFFF"/>
              </w:rPr>
              <w:t xml:space="preserve">. </w:t>
            </w:r>
          </w:p>
          <w:p w14:paraId="1BCBE700" w14:textId="77777777" w:rsidR="00D71421" w:rsidRPr="00DA40E8" w:rsidRDefault="00D71421">
            <w:pPr>
              <w:rPr>
                <w:rFonts w:ascii="Times New Roman" w:hAnsi="Times New Roman" w:cs="Times New Roman"/>
                <w:color w:val="222222"/>
                <w:sz w:val="20"/>
                <w:szCs w:val="20"/>
                <w:shd w:val="clear" w:color="auto" w:fill="FFFFFF"/>
              </w:rPr>
            </w:pPr>
          </w:p>
          <w:p w14:paraId="60735BD4" w14:textId="52967205" w:rsidR="00D71421" w:rsidRPr="00DA40E8" w:rsidRDefault="00D71421">
            <w:pPr>
              <w:rPr>
                <w:rFonts w:ascii="Times New Roman" w:hAnsi="Times New Roman" w:cs="Times New Roman"/>
                <w:i/>
                <w:iCs/>
                <w:color w:val="222222"/>
                <w:sz w:val="20"/>
                <w:szCs w:val="20"/>
                <w:shd w:val="clear" w:color="auto" w:fill="FFFFFF"/>
              </w:rPr>
            </w:pPr>
            <w:r w:rsidRPr="00DA40E8">
              <w:rPr>
                <w:rFonts w:ascii="Times New Roman" w:hAnsi="Times New Roman" w:cs="Times New Roman"/>
                <w:i/>
                <w:iCs/>
                <w:color w:val="222222"/>
                <w:sz w:val="20"/>
                <w:szCs w:val="20"/>
                <w:shd w:val="clear" w:color="auto" w:fill="FFFFFF"/>
              </w:rPr>
              <w:t>“</w:t>
            </w:r>
            <w:r w:rsidRPr="00DA40E8">
              <w:rPr>
                <w:rFonts w:ascii="Times New Roman" w:hAnsi="Times New Roman" w:cs="Times New Roman"/>
                <w:i/>
                <w:iCs/>
                <w:sz w:val="20"/>
                <w:szCs w:val="20"/>
              </w:rPr>
              <w:t>We weighted census tract data by census block area for tree canopy coverage (an area-based measure) and by census block population for health insurance coverage (a person-based measure). Additionally, census tracts with parks were included in the analysis.”</w:t>
            </w:r>
          </w:p>
        </w:tc>
      </w:tr>
    </w:tbl>
    <w:p w14:paraId="1A113552" w14:textId="77777777" w:rsidR="00F26477" w:rsidRPr="00DA40E8" w:rsidRDefault="00F26477">
      <w:pPr>
        <w:rPr>
          <w:rFonts w:ascii="Times New Roman" w:hAnsi="Times New Roman" w:cs="Times New Roman"/>
          <w:color w:val="222222"/>
          <w:sz w:val="20"/>
          <w:szCs w:val="20"/>
          <w:shd w:val="clear" w:color="auto" w:fill="FFFFFF"/>
        </w:rPr>
      </w:pPr>
    </w:p>
    <w:p w14:paraId="277FEFA2" w14:textId="7EEB4251" w:rsidR="0000619B" w:rsidRPr="00DA40E8" w:rsidRDefault="0000619B">
      <w:pPr>
        <w:rPr>
          <w:rFonts w:ascii="Times New Roman" w:hAnsi="Times New Roman" w:cs="Times New Roman"/>
          <w:color w:val="222222"/>
          <w:sz w:val="20"/>
          <w:szCs w:val="20"/>
          <w:shd w:val="clear" w:color="auto" w:fill="FFFFFF"/>
        </w:rPr>
      </w:pPr>
      <w:r w:rsidRPr="00DA40E8">
        <w:rPr>
          <w:rFonts w:ascii="Times New Roman" w:hAnsi="Times New Roman" w:cs="Times New Roman"/>
          <w:color w:val="222222"/>
          <w:sz w:val="20"/>
          <w:szCs w:val="20"/>
          <w:shd w:val="clear" w:color="auto" w:fill="FFFFFF"/>
        </w:rPr>
        <w:t>Uncertainty/precision: even a brief report should mention variance estimation (e.g., propagation of ACS MOEs to district estimates, or a note that precision is not shown and is a limitation). Year mismatch: ACS (2018-22) vs canopy (2019).</w:t>
      </w:r>
      <w:r w:rsidR="00D06F40" w:rsidRPr="00DA40E8">
        <w:rPr>
          <w:rFonts w:ascii="Times New Roman" w:hAnsi="Times New Roman" w:cs="Times New Roman"/>
          <w:color w:val="222222"/>
          <w:sz w:val="20"/>
          <w:szCs w:val="20"/>
          <w:shd w:val="clear" w:color="auto" w:fill="FFFFFF"/>
        </w:rPr>
        <w:t xml:space="preserve"> Add a one</w:t>
      </w:r>
      <w:r w:rsidR="00D06F40" w:rsidRPr="00DA40E8">
        <w:rPr>
          <w:rFonts w:ascii="Times New Roman" w:hAnsi="Times New Roman" w:cs="Times New Roman"/>
          <w:color w:val="222222"/>
          <w:sz w:val="20"/>
          <w:szCs w:val="20"/>
          <w:shd w:val="clear" w:color="auto" w:fill="FFFFFF"/>
        </w:rPr>
        <w:noBreakHyphen/>
        <w:t>line caveat that indicators come from different years and are descriptive (not causal or concurrent trends).</w:t>
      </w:r>
    </w:p>
    <w:tbl>
      <w:tblPr>
        <w:tblStyle w:val="TableGrid"/>
        <w:tblW w:w="0" w:type="auto"/>
        <w:tblLook w:val="04A0" w:firstRow="1" w:lastRow="0" w:firstColumn="1" w:lastColumn="0" w:noHBand="0" w:noVBand="1"/>
      </w:tblPr>
      <w:tblGrid>
        <w:gridCol w:w="9350"/>
      </w:tblGrid>
      <w:tr w:rsidR="00F26477" w:rsidRPr="00DA40E8" w14:paraId="13000940" w14:textId="77777777" w:rsidTr="00F26477">
        <w:tc>
          <w:tcPr>
            <w:tcW w:w="9350" w:type="dxa"/>
          </w:tcPr>
          <w:p w14:paraId="4BA67AE6" w14:textId="77777777" w:rsidR="00F26477" w:rsidRPr="00DA40E8" w:rsidRDefault="006A32DB">
            <w:pPr>
              <w:rPr>
                <w:rFonts w:ascii="Times New Roman" w:hAnsi="Times New Roman" w:cs="Times New Roman"/>
                <w:color w:val="222222"/>
                <w:sz w:val="20"/>
                <w:szCs w:val="20"/>
              </w:rPr>
            </w:pPr>
            <w:r w:rsidRPr="00DA40E8">
              <w:rPr>
                <w:rFonts w:ascii="Times New Roman" w:hAnsi="Times New Roman" w:cs="Times New Roman"/>
                <w:b/>
                <w:bCs/>
                <w:color w:val="222222"/>
                <w:sz w:val="20"/>
                <w:szCs w:val="20"/>
              </w:rPr>
              <w:t xml:space="preserve">Response: </w:t>
            </w:r>
            <w:r w:rsidRPr="00DA40E8">
              <w:rPr>
                <w:rFonts w:ascii="Times New Roman" w:hAnsi="Times New Roman" w:cs="Times New Roman"/>
                <w:color w:val="222222"/>
                <w:sz w:val="20"/>
                <w:szCs w:val="20"/>
              </w:rPr>
              <w:t xml:space="preserve">We have added in the MOEs from the ACS for the health insurance variable. </w:t>
            </w:r>
            <w:r w:rsidR="00F438AE" w:rsidRPr="00DA40E8">
              <w:rPr>
                <w:rFonts w:ascii="Times New Roman" w:hAnsi="Times New Roman" w:cs="Times New Roman"/>
                <w:color w:val="222222"/>
                <w:sz w:val="20"/>
                <w:szCs w:val="20"/>
              </w:rPr>
              <w:t xml:space="preserve">The years are not the same because the tree canopy data were only available for 2019. Because we are not directly comparing them, it is ok that they years are mismatched. </w:t>
            </w:r>
            <w:r w:rsidR="00CC7D35" w:rsidRPr="00DA40E8">
              <w:rPr>
                <w:rFonts w:ascii="Times New Roman" w:hAnsi="Times New Roman" w:cs="Times New Roman"/>
                <w:color w:val="222222"/>
                <w:sz w:val="20"/>
                <w:szCs w:val="20"/>
              </w:rPr>
              <w:t xml:space="preserve"> </w:t>
            </w:r>
          </w:p>
          <w:p w14:paraId="550BCC02" w14:textId="77777777" w:rsidR="00CC7D35" w:rsidRPr="00DA40E8" w:rsidRDefault="00CC7D35">
            <w:pPr>
              <w:rPr>
                <w:rFonts w:ascii="Times New Roman" w:hAnsi="Times New Roman" w:cs="Times New Roman"/>
                <w:color w:val="222222"/>
                <w:sz w:val="20"/>
                <w:szCs w:val="20"/>
              </w:rPr>
            </w:pPr>
          </w:p>
          <w:p w14:paraId="6E546C92" w14:textId="77777777" w:rsidR="00CC7D35" w:rsidRPr="00DA40E8" w:rsidRDefault="00CC7D35">
            <w:pPr>
              <w:rPr>
                <w:rFonts w:ascii="Times New Roman" w:hAnsi="Times New Roman" w:cs="Times New Roman"/>
                <w:color w:val="222222"/>
                <w:sz w:val="20"/>
                <w:szCs w:val="20"/>
              </w:rPr>
            </w:pPr>
            <w:r w:rsidRPr="00DA40E8">
              <w:rPr>
                <w:rFonts w:ascii="Times New Roman" w:hAnsi="Times New Roman" w:cs="Times New Roman"/>
                <w:color w:val="222222"/>
                <w:sz w:val="20"/>
                <w:szCs w:val="20"/>
              </w:rPr>
              <w:t>We have added the following sentence:</w:t>
            </w:r>
          </w:p>
          <w:p w14:paraId="77D3CA2D" w14:textId="776FD1D1" w:rsidR="00CC7D35" w:rsidRPr="00DA40E8" w:rsidRDefault="00D6477F">
            <w:pPr>
              <w:rPr>
                <w:rFonts w:ascii="Times New Roman" w:hAnsi="Times New Roman" w:cs="Times New Roman"/>
                <w:i/>
                <w:iCs/>
                <w:color w:val="222222"/>
                <w:sz w:val="20"/>
                <w:szCs w:val="20"/>
              </w:rPr>
            </w:pPr>
            <w:r>
              <w:rPr>
                <w:rFonts w:ascii="Times New Roman" w:hAnsi="Times New Roman" w:cs="Times New Roman"/>
                <w:i/>
                <w:iCs/>
                <w:sz w:val="20"/>
                <w:szCs w:val="20"/>
              </w:rPr>
              <w:t>“</w:t>
            </w:r>
            <w:r w:rsidR="00BB0B0C" w:rsidRPr="00DA40E8">
              <w:rPr>
                <w:rFonts w:ascii="Times New Roman" w:hAnsi="Times New Roman" w:cs="Times New Roman"/>
                <w:i/>
                <w:iCs/>
                <w:sz w:val="20"/>
                <w:szCs w:val="20"/>
              </w:rPr>
              <w:t>Because of data availability restrictions, we use different years for the two metrics; we caution against direct comparison given this limitation.</w:t>
            </w:r>
            <w:r>
              <w:rPr>
                <w:rFonts w:ascii="Times New Roman" w:hAnsi="Times New Roman" w:cs="Times New Roman"/>
                <w:i/>
                <w:iCs/>
                <w:sz w:val="20"/>
                <w:szCs w:val="20"/>
              </w:rPr>
              <w:t>”</w:t>
            </w:r>
          </w:p>
        </w:tc>
      </w:tr>
    </w:tbl>
    <w:p w14:paraId="39A06975" w14:textId="43F68462" w:rsidR="0000619B" w:rsidRPr="00DA40E8" w:rsidRDefault="0000619B">
      <w:pPr>
        <w:rPr>
          <w:rFonts w:ascii="Times New Roman" w:hAnsi="Times New Roman" w:cs="Times New Roman"/>
          <w:color w:val="222222"/>
          <w:sz w:val="20"/>
          <w:szCs w:val="20"/>
          <w:shd w:val="clear" w:color="auto" w:fill="FFFFFF"/>
        </w:rPr>
      </w:pPr>
    </w:p>
    <w:p w14:paraId="7B2CCC61" w14:textId="77777777" w:rsidR="0000619B" w:rsidRPr="00DA40E8" w:rsidRDefault="0000619B">
      <w:pPr>
        <w:rPr>
          <w:rFonts w:ascii="Times New Roman" w:hAnsi="Times New Roman" w:cs="Times New Roman"/>
          <w:color w:val="222222"/>
          <w:sz w:val="20"/>
          <w:szCs w:val="20"/>
          <w:shd w:val="clear" w:color="auto" w:fill="FFFFFF"/>
        </w:rPr>
      </w:pPr>
      <w:r w:rsidRPr="00DA40E8">
        <w:rPr>
          <w:rFonts w:ascii="Times New Roman" w:hAnsi="Times New Roman" w:cs="Times New Roman"/>
          <w:color w:val="222222"/>
          <w:sz w:val="20"/>
          <w:szCs w:val="20"/>
          <w:shd w:val="clear" w:color="auto" w:fill="FFFFFF"/>
        </w:rPr>
        <w:t xml:space="preserve">Heterogeneity metric: you use standard deviation within and between districts. That's acceptable but perhaps add a sentence explaining why SD (vs IQR, coefficient of variation, ICC) was chosen, and that it's used here to illustrate dispersion rather than to support inferential claims. </w:t>
      </w:r>
    </w:p>
    <w:tbl>
      <w:tblPr>
        <w:tblStyle w:val="TableGrid"/>
        <w:tblW w:w="0" w:type="auto"/>
        <w:tblLook w:val="04A0" w:firstRow="1" w:lastRow="0" w:firstColumn="1" w:lastColumn="0" w:noHBand="0" w:noVBand="1"/>
      </w:tblPr>
      <w:tblGrid>
        <w:gridCol w:w="9350"/>
      </w:tblGrid>
      <w:tr w:rsidR="00F26477" w:rsidRPr="00DA40E8" w14:paraId="2D04790B" w14:textId="77777777" w:rsidTr="00F26477">
        <w:tc>
          <w:tcPr>
            <w:tcW w:w="9350" w:type="dxa"/>
          </w:tcPr>
          <w:p w14:paraId="3FEC9608" w14:textId="44EDF5F8" w:rsidR="00F26477" w:rsidRPr="00DA40E8" w:rsidRDefault="003415BD">
            <w:pPr>
              <w:rPr>
                <w:rFonts w:ascii="Times New Roman" w:hAnsi="Times New Roman" w:cs="Times New Roman"/>
                <w:color w:val="222222"/>
                <w:sz w:val="20"/>
                <w:szCs w:val="20"/>
                <w:shd w:val="clear" w:color="auto" w:fill="FFFFFF"/>
              </w:rPr>
            </w:pPr>
            <w:r w:rsidRPr="00DA40E8">
              <w:rPr>
                <w:rFonts w:ascii="Times New Roman" w:hAnsi="Times New Roman" w:cs="Times New Roman"/>
                <w:b/>
                <w:bCs/>
                <w:color w:val="000000" w:themeColor="text1"/>
                <w:sz w:val="20"/>
                <w:szCs w:val="20"/>
              </w:rPr>
              <w:t xml:space="preserve">Response: </w:t>
            </w:r>
            <w:r w:rsidR="00360F65" w:rsidRPr="00DA40E8">
              <w:rPr>
                <w:rFonts w:ascii="Times New Roman" w:hAnsi="Times New Roman" w:cs="Times New Roman"/>
                <w:color w:val="222222"/>
                <w:sz w:val="20"/>
                <w:szCs w:val="20"/>
                <w:shd w:val="clear" w:color="auto" w:fill="FFFFFF"/>
              </w:rPr>
              <w:t>We include the following sentence:</w:t>
            </w:r>
          </w:p>
          <w:p w14:paraId="4C7FBC8E" w14:textId="77777777" w:rsidR="00360F65" w:rsidRPr="00DA40E8" w:rsidRDefault="00360F65">
            <w:pPr>
              <w:rPr>
                <w:rFonts w:ascii="Times New Roman" w:hAnsi="Times New Roman" w:cs="Times New Roman"/>
                <w:color w:val="222222"/>
                <w:sz w:val="20"/>
                <w:szCs w:val="20"/>
                <w:shd w:val="clear" w:color="auto" w:fill="FFFFFF"/>
              </w:rPr>
            </w:pPr>
          </w:p>
          <w:p w14:paraId="78197027" w14:textId="77777777" w:rsidR="00360F65" w:rsidRDefault="00360F65">
            <w:pPr>
              <w:rPr>
                <w:rFonts w:ascii="Times New Roman" w:hAnsi="Times New Roman" w:cs="Times New Roman"/>
                <w:i/>
                <w:iCs/>
                <w:sz w:val="20"/>
                <w:szCs w:val="20"/>
              </w:rPr>
            </w:pPr>
            <w:r w:rsidRPr="00DA40E8">
              <w:rPr>
                <w:rFonts w:ascii="Times New Roman" w:hAnsi="Times New Roman" w:cs="Times New Roman"/>
                <w:i/>
                <w:iCs/>
                <w:color w:val="222222"/>
                <w:sz w:val="20"/>
                <w:szCs w:val="20"/>
                <w:shd w:val="clear" w:color="auto" w:fill="FFFFFF"/>
              </w:rPr>
              <w:t>“</w:t>
            </w:r>
            <w:r w:rsidRPr="00DA40E8">
              <w:rPr>
                <w:rFonts w:ascii="Times New Roman" w:hAnsi="Times New Roman" w:cs="Times New Roman"/>
                <w:i/>
                <w:iCs/>
                <w:sz w:val="20"/>
                <w:szCs w:val="20"/>
              </w:rPr>
              <w:t>Then, to understand the degree of heterogeneity both between and within districts, we calculated and reported the standard deviation of the census tract values within each district and the city-wide value for the standard deviation between district level values.”</w:t>
            </w:r>
          </w:p>
          <w:p w14:paraId="4BDE5F8D" w14:textId="7E7B87E2" w:rsidR="005113D7" w:rsidRPr="00DA40E8" w:rsidRDefault="005113D7">
            <w:pPr>
              <w:rPr>
                <w:rFonts w:ascii="Times New Roman" w:hAnsi="Times New Roman" w:cs="Times New Roman"/>
                <w:i/>
                <w:iCs/>
                <w:color w:val="222222"/>
                <w:sz w:val="20"/>
                <w:szCs w:val="20"/>
                <w:shd w:val="clear" w:color="auto" w:fill="FFFFFF"/>
              </w:rPr>
            </w:pPr>
          </w:p>
        </w:tc>
      </w:tr>
    </w:tbl>
    <w:p w14:paraId="05EF40CE" w14:textId="77777777" w:rsidR="0000619B" w:rsidRPr="00DA40E8" w:rsidRDefault="0000619B">
      <w:pPr>
        <w:rPr>
          <w:rFonts w:ascii="Times New Roman" w:hAnsi="Times New Roman" w:cs="Times New Roman"/>
          <w:color w:val="222222"/>
          <w:sz w:val="20"/>
          <w:szCs w:val="20"/>
          <w:shd w:val="clear" w:color="auto" w:fill="FFFFFF"/>
        </w:rPr>
      </w:pPr>
    </w:p>
    <w:p w14:paraId="7A92DCAD" w14:textId="77777777" w:rsidR="0000619B" w:rsidRPr="00DA40E8" w:rsidRDefault="0000619B">
      <w:pPr>
        <w:rPr>
          <w:rFonts w:ascii="Times New Roman" w:hAnsi="Times New Roman" w:cs="Times New Roman"/>
          <w:color w:val="222222"/>
          <w:sz w:val="20"/>
          <w:szCs w:val="20"/>
          <w:shd w:val="clear" w:color="auto" w:fill="FFFFFF"/>
        </w:rPr>
      </w:pPr>
      <w:r w:rsidRPr="00DA40E8">
        <w:rPr>
          <w:rFonts w:ascii="Times New Roman" w:hAnsi="Times New Roman" w:cs="Times New Roman"/>
          <w:color w:val="222222"/>
          <w:sz w:val="20"/>
          <w:szCs w:val="20"/>
          <w:shd w:val="clear" w:color="auto" w:fill="FFFFFF"/>
        </w:rPr>
        <w:lastRenderedPageBreak/>
        <w:t xml:space="preserve">Could you provide the projection/CRS, software version for spatial ops (sf, </w:t>
      </w:r>
      <w:proofErr w:type="spellStart"/>
      <w:r w:rsidRPr="00DA40E8">
        <w:rPr>
          <w:rFonts w:ascii="Times New Roman" w:hAnsi="Times New Roman" w:cs="Times New Roman"/>
          <w:color w:val="222222"/>
          <w:sz w:val="20"/>
          <w:szCs w:val="20"/>
          <w:shd w:val="clear" w:color="auto" w:fill="FFFFFF"/>
        </w:rPr>
        <w:t>exactextractr</w:t>
      </w:r>
      <w:proofErr w:type="spellEnd"/>
      <w:r w:rsidRPr="00DA40E8">
        <w:rPr>
          <w:rFonts w:ascii="Times New Roman" w:hAnsi="Times New Roman" w:cs="Times New Roman"/>
          <w:color w:val="222222"/>
          <w:sz w:val="20"/>
          <w:szCs w:val="20"/>
          <w:shd w:val="clear" w:color="auto" w:fill="FFFFFF"/>
        </w:rPr>
        <w:t xml:space="preserve"> or similar if used), and the Shiny link already included; if possible, add a short data &amp; code availability statement??</w:t>
      </w:r>
    </w:p>
    <w:tbl>
      <w:tblPr>
        <w:tblStyle w:val="TableGrid"/>
        <w:tblW w:w="0" w:type="auto"/>
        <w:tblLook w:val="04A0" w:firstRow="1" w:lastRow="0" w:firstColumn="1" w:lastColumn="0" w:noHBand="0" w:noVBand="1"/>
      </w:tblPr>
      <w:tblGrid>
        <w:gridCol w:w="9350"/>
      </w:tblGrid>
      <w:tr w:rsidR="009C44FB" w:rsidRPr="00DA40E8" w14:paraId="3F17AA82" w14:textId="77777777" w:rsidTr="009C44FB">
        <w:tc>
          <w:tcPr>
            <w:tcW w:w="9350" w:type="dxa"/>
          </w:tcPr>
          <w:p w14:paraId="0A0953C1" w14:textId="2D5E7F25" w:rsidR="009C44FB" w:rsidRPr="00DA40E8" w:rsidRDefault="003415BD">
            <w:pPr>
              <w:rPr>
                <w:rFonts w:ascii="Times New Roman" w:hAnsi="Times New Roman" w:cs="Times New Roman"/>
                <w:color w:val="000000" w:themeColor="text1"/>
                <w:sz w:val="20"/>
                <w:szCs w:val="20"/>
              </w:rPr>
            </w:pPr>
            <w:r w:rsidRPr="00DA40E8">
              <w:rPr>
                <w:rFonts w:ascii="Times New Roman" w:hAnsi="Times New Roman" w:cs="Times New Roman"/>
                <w:b/>
                <w:bCs/>
                <w:color w:val="000000" w:themeColor="text1"/>
                <w:sz w:val="20"/>
                <w:szCs w:val="20"/>
              </w:rPr>
              <w:t xml:space="preserve">Response: </w:t>
            </w:r>
            <w:r w:rsidR="005A12EE" w:rsidRPr="005A12EE">
              <w:rPr>
                <w:rFonts w:ascii="Times New Roman" w:hAnsi="Times New Roman" w:cs="Times New Roman"/>
                <w:color w:val="000000" w:themeColor="text1"/>
                <w:sz w:val="20"/>
                <w:szCs w:val="20"/>
              </w:rPr>
              <w:t>We used the sf package in R</w:t>
            </w:r>
            <w:r w:rsidR="005A12EE">
              <w:rPr>
                <w:rFonts w:ascii="Times New Roman" w:hAnsi="Times New Roman" w:cs="Times New Roman"/>
                <w:color w:val="000000" w:themeColor="text1"/>
                <w:sz w:val="20"/>
                <w:szCs w:val="20"/>
              </w:rPr>
              <w:t xml:space="preserve">. </w:t>
            </w:r>
            <w:r w:rsidR="00254113" w:rsidRPr="005A12EE">
              <w:rPr>
                <w:rFonts w:ascii="Times New Roman" w:hAnsi="Times New Roman" w:cs="Times New Roman"/>
                <w:color w:val="000000" w:themeColor="text1"/>
                <w:sz w:val="20"/>
                <w:szCs w:val="20"/>
              </w:rPr>
              <w:t>The</w:t>
            </w:r>
            <w:r w:rsidR="00254113" w:rsidRPr="00DA40E8">
              <w:rPr>
                <w:rFonts w:ascii="Times New Roman" w:hAnsi="Times New Roman" w:cs="Times New Roman"/>
                <w:color w:val="000000" w:themeColor="text1"/>
                <w:sz w:val="20"/>
                <w:szCs w:val="20"/>
              </w:rPr>
              <w:t xml:space="preserve"> data</w:t>
            </w:r>
            <w:r w:rsidR="00653C03" w:rsidRPr="00DA40E8">
              <w:rPr>
                <w:rFonts w:ascii="Times New Roman" w:hAnsi="Times New Roman" w:cs="Times New Roman"/>
                <w:color w:val="000000" w:themeColor="text1"/>
                <w:sz w:val="20"/>
                <w:szCs w:val="20"/>
              </w:rPr>
              <w:t xml:space="preserve"> </w:t>
            </w:r>
            <w:r w:rsidRPr="00DA40E8">
              <w:rPr>
                <w:rFonts w:ascii="Times New Roman" w:hAnsi="Times New Roman" w:cs="Times New Roman"/>
                <w:color w:val="000000" w:themeColor="text1"/>
                <w:sz w:val="20"/>
                <w:szCs w:val="20"/>
              </w:rPr>
              <w:t xml:space="preserve">and code </w:t>
            </w:r>
            <w:r w:rsidR="00653C03" w:rsidRPr="00DA40E8">
              <w:rPr>
                <w:rFonts w:ascii="Times New Roman" w:hAnsi="Times New Roman" w:cs="Times New Roman"/>
                <w:color w:val="000000" w:themeColor="text1"/>
                <w:sz w:val="20"/>
                <w:szCs w:val="20"/>
              </w:rPr>
              <w:t xml:space="preserve">are available through the dashboard, </w:t>
            </w:r>
            <w:r w:rsidRPr="00DA40E8">
              <w:rPr>
                <w:rFonts w:ascii="Times New Roman" w:hAnsi="Times New Roman" w:cs="Times New Roman"/>
                <w:color w:val="000000" w:themeColor="text1"/>
                <w:sz w:val="20"/>
                <w:szCs w:val="20"/>
              </w:rPr>
              <w:t xml:space="preserve">which is linked in the paper. </w:t>
            </w:r>
            <w:r w:rsidR="00F277AC">
              <w:rPr>
                <w:rFonts w:ascii="Times New Roman" w:hAnsi="Times New Roman" w:cs="Times New Roman"/>
                <w:color w:val="000000" w:themeColor="text1"/>
                <w:sz w:val="20"/>
                <w:szCs w:val="20"/>
              </w:rPr>
              <w:t xml:space="preserve">We have added a data availability statement to the supplement. </w:t>
            </w:r>
          </w:p>
          <w:p w14:paraId="5A919CB4" w14:textId="77777777" w:rsidR="00697144" w:rsidRPr="00DA40E8" w:rsidRDefault="00697144">
            <w:pPr>
              <w:rPr>
                <w:rFonts w:ascii="Times New Roman" w:hAnsi="Times New Roman" w:cs="Times New Roman"/>
                <w:i/>
                <w:iCs/>
                <w:color w:val="000000" w:themeColor="text1"/>
                <w:sz w:val="20"/>
                <w:szCs w:val="20"/>
              </w:rPr>
            </w:pPr>
          </w:p>
          <w:p w14:paraId="0457B26C" w14:textId="2A4AE8BB" w:rsidR="00697144" w:rsidRDefault="00AE02BD">
            <w:pPr>
              <w:rPr>
                <w:rFonts w:ascii="Times New Roman" w:hAnsi="Times New Roman" w:cs="Times New Roman"/>
                <w:i/>
                <w:iCs/>
                <w:sz w:val="20"/>
                <w:szCs w:val="20"/>
              </w:rPr>
            </w:pPr>
            <w:r w:rsidRPr="00DA40E8">
              <w:rPr>
                <w:rFonts w:ascii="Times New Roman" w:hAnsi="Times New Roman" w:cs="Times New Roman"/>
                <w:i/>
                <w:iCs/>
                <w:color w:val="222222"/>
                <w:sz w:val="20"/>
                <w:szCs w:val="20"/>
              </w:rPr>
              <w:t>“</w:t>
            </w:r>
            <w:r w:rsidRPr="00DA40E8">
              <w:rPr>
                <w:rFonts w:ascii="Times New Roman" w:hAnsi="Times New Roman" w:cs="Times New Roman"/>
                <w:i/>
                <w:iCs/>
                <w:sz w:val="20"/>
                <w:szCs w:val="20"/>
              </w:rPr>
              <w:t>To both understand the health status and existing inequities in Philadelphia and to aid Council members and constituents, we created a dashboard that displays 28 health and related metrics by district (</w:t>
            </w:r>
            <w:hyperlink r:id="rId5" w:history="1">
              <w:r w:rsidR="005113D7" w:rsidRPr="0082582B">
                <w:rPr>
                  <w:rStyle w:val="Hyperlink"/>
                  <w:rFonts w:ascii="Times New Roman" w:hAnsi="Times New Roman" w:cs="Times New Roman"/>
                  <w:i/>
                  <w:iCs/>
                  <w:sz w:val="20"/>
                  <w:szCs w:val="20"/>
                </w:rPr>
                <w:t>https://drexel-uhc.github.io/philadelphia-council-districts-and-health/?metric=hs_grad_pct)</w:t>
              </w:r>
            </w:hyperlink>
            <w:r w:rsidRPr="00DA40E8">
              <w:rPr>
                <w:rFonts w:ascii="Times New Roman" w:hAnsi="Times New Roman" w:cs="Times New Roman"/>
                <w:i/>
                <w:iCs/>
                <w:sz w:val="20"/>
                <w:szCs w:val="20"/>
              </w:rPr>
              <w:t>.”</w:t>
            </w:r>
          </w:p>
          <w:p w14:paraId="6F08C919" w14:textId="112F4529" w:rsidR="005113D7" w:rsidRPr="00DA40E8" w:rsidRDefault="005113D7">
            <w:pPr>
              <w:rPr>
                <w:rFonts w:ascii="Times New Roman" w:hAnsi="Times New Roman" w:cs="Times New Roman"/>
                <w:color w:val="222222"/>
                <w:sz w:val="20"/>
                <w:szCs w:val="20"/>
              </w:rPr>
            </w:pPr>
          </w:p>
        </w:tc>
      </w:tr>
    </w:tbl>
    <w:p w14:paraId="0B3B8EFF" w14:textId="77777777" w:rsidR="0000619B" w:rsidRPr="00DA40E8" w:rsidRDefault="0000619B">
      <w:pPr>
        <w:rPr>
          <w:rFonts w:ascii="Times New Roman" w:hAnsi="Times New Roman" w:cs="Times New Roman"/>
          <w:color w:val="222222"/>
          <w:sz w:val="20"/>
          <w:szCs w:val="20"/>
          <w:shd w:val="clear" w:color="auto" w:fill="FFFFFF"/>
        </w:rPr>
      </w:pPr>
      <w:r w:rsidRPr="00DA40E8">
        <w:rPr>
          <w:rFonts w:ascii="Times New Roman" w:hAnsi="Times New Roman" w:cs="Times New Roman"/>
          <w:color w:val="222222"/>
          <w:sz w:val="20"/>
          <w:szCs w:val="20"/>
        </w:rPr>
        <w:br/>
      </w:r>
      <w:r w:rsidRPr="00DA40E8">
        <w:rPr>
          <w:rFonts w:ascii="Times New Roman" w:hAnsi="Times New Roman" w:cs="Times New Roman"/>
          <w:color w:val="222222"/>
          <w:sz w:val="20"/>
          <w:szCs w:val="20"/>
          <w:shd w:val="clear" w:color="auto" w:fill="FFFFFF"/>
        </w:rPr>
        <w:t>Results. Largely delivers what the brief report promises: ranges by district plus within</w:t>
      </w:r>
      <w:r w:rsidRPr="00DA40E8">
        <w:rPr>
          <w:rFonts w:ascii="Times New Roman" w:hAnsi="Times New Roman" w:cs="Times New Roman"/>
          <w:color w:val="222222"/>
          <w:sz w:val="20"/>
          <w:szCs w:val="20"/>
          <w:shd w:val="clear" w:color="auto" w:fill="FFFFFF"/>
        </w:rPr>
        <w:noBreakHyphen/>
        <w:t xml:space="preserve">district variation for each metric. Good use of a clear headline contrast (e.g., uninsured 4.9% to 11.7%; canopy city </w:t>
      </w:r>
      <w:proofErr w:type="gramStart"/>
      <w:r w:rsidRPr="00DA40E8">
        <w:rPr>
          <w:rFonts w:ascii="Times New Roman" w:hAnsi="Times New Roman" w:cs="Times New Roman"/>
          <w:color w:val="222222"/>
          <w:sz w:val="20"/>
          <w:szCs w:val="20"/>
          <w:shd w:val="clear" w:color="auto" w:fill="FFFFFF"/>
        </w:rPr>
        <w:t>mean</w:t>
      </w:r>
      <w:proofErr w:type="gramEnd"/>
      <w:r w:rsidRPr="00DA40E8">
        <w:rPr>
          <w:rFonts w:ascii="Times New Roman" w:hAnsi="Times New Roman" w:cs="Times New Roman"/>
          <w:color w:val="222222"/>
          <w:sz w:val="20"/>
          <w:szCs w:val="20"/>
          <w:shd w:val="clear" w:color="auto" w:fill="FFFFFF"/>
        </w:rPr>
        <w:t xml:space="preserve"> 9.8% with extremes by district).  </w:t>
      </w:r>
    </w:p>
    <w:tbl>
      <w:tblPr>
        <w:tblStyle w:val="TableGrid"/>
        <w:tblW w:w="0" w:type="auto"/>
        <w:tblLook w:val="04A0" w:firstRow="1" w:lastRow="0" w:firstColumn="1" w:lastColumn="0" w:noHBand="0" w:noVBand="1"/>
      </w:tblPr>
      <w:tblGrid>
        <w:gridCol w:w="9350"/>
      </w:tblGrid>
      <w:tr w:rsidR="009C44FB" w:rsidRPr="00DA40E8" w14:paraId="1AD1E2FB" w14:textId="77777777" w:rsidTr="009C44FB">
        <w:tc>
          <w:tcPr>
            <w:tcW w:w="9350" w:type="dxa"/>
          </w:tcPr>
          <w:p w14:paraId="5548BAC2" w14:textId="77777777" w:rsidR="009C44FB" w:rsidRDefault="009B70D5">
            <w:pPr>
              <w:rPr>
                <w:rFonts w:ascii="Times New Roman" w:hAnsi="Times New Roman" w:cs="Times New Roman"/>
                <w:color w:val="222222"/>
                <w:sz w:val="20"/>
                <w:szCs w:val="20"/>
                <w:shd w:val="clear" w:color="auto" w:fill="FFFFFF"/>
              </w:rPr>
            </w:pPr>
            <w:r w:rsidRPr="00DA40E8">
              <w:rPr>
                <w:rFonts w:ascii="Times New Roman" w:hAnsi="Times New Roman" w:cs="Times New Roman"/>
                <w:b/>
                <w:bCs/>
                <w:color w:val="222222"/>
                <w:sz w:val="20"/>
                <w:szCs w:val="20"/>
                <w:shd w:val="clear" w:color="auto" w:fill="FFFFFF"/>
              </w:rPr>
              <w:t xml:space="preserve">Response: </w:t>
            </w:r>
            <w:r w:rsidR="00D44089" w:rsidRPr="00DA40E8">
              <w:rPr>
                <w:rFonts w:ascii="Times New Roman" w:hAnsi="Times New Roman" w:cs="Times New Roman"/>
                <w:color w:val="222222"/>
                <w:sz w:val="20"/>
                <w:szCs w:val="20"/>
                <w:shd w:val="clear" w:color="auto" w:fill="FFFFFF"/>
              </w:rPr>
              <w:t>Thank you!</w:t>
            </w:r>
          </w:p>
          <w:p w14:paraId="3136B531" w14:textId="1EE2809D" w:rsidR="005113D7" w:rsidRPr="00DA40E8" w:rsidRDefault="005113D7">
            <w:pPr>
              <w:rPr>
                <w:rFonts w:ascii="Times New Roman" w:hAnsi="Times New Roman" w:cs="Times New Roman"/>
                <w:color w:val="222222"/>
                <w:sz w:val="20"/>
                <w:szCs w:val="20"/>
                <w:shd w:val="clear" w:color="auto" w:fill="FFFFFF"/>
              </w:rPr>
            </w:pPr>
          </w:p>
        </w:tc>
      </w:tr>
    </w:tbl>
    <w:p w14:paraId="467D2EDD" w14:textId="77777777" w:rsidR="0000619B" w:rsidRPr="00DA40E8" w:rsidRDefault="0000619B">
      <w:pPr>
        <w:rPr>
          <w:rFonts w:ascii="Times New Roman" w:hAnsi="Times New Roman" w:cs="Times New Roman"/>
          <w:color w:val="222222"/>
          <w:sz w:val="20"/>
          <w:szCs w:val="20"/>
          <w:shd w:val="clear" w:color="auto" w:fill="FFFFFF"/>
        </w:rPr>
      </w:pPr>
    </w:p>
    <w:p w14:paraId="61FF1CDD" w14:textId="77777777" w:rsidR="0000619B" w:rsidRPr="00DA40E8" w:rsidRDefault="0000619B">
      <w:pPr>
        <w:rPr>
          <w:rFonts w:ascii="Times New Roman" w:hAnsi="Times New Roman" w:cs="Times New Roman"/>
          <w:color w:val="222222"/>
          <w:sz w:val="20"/>
          <w:szCs w:val="20"/>
          <w:shd w:val="clear" w:color="auto" w:fill="FFFFFF"/>
        </w:rPr>
      </w:pPr>
      <w:r w:rsidRPr="00DA40E8">
        <w:rPr>
          <w:rFonts w:ascii="Times New Roman" w:hAnsi="Times New Roman" w:cs="Times New Roman"/>
          <w:color w:val="222222"/>
          <w:sz w:val="20"/>
          <w:szCs w:val="20"/>
          <w:shd w:val="clear" w:color="auto" w:fill="FFFFFF"/>
        </w:rPr>
        <w:t xml:space="preserve">Several areas require improvements. Contextual baselines - you need to add one citywide reference for each metric (you do for canopy; do the same explicitly for uninsured beyond the 7.2% average mentioned earlier) so readers can gauge magnitude. </w:t>
      </w:r>
    </w:p>
    <w:tbl>
      <w:tblPr>
        <w:tblStyle w:val="TableGrid"/>
        <w:tblW w:w="0" w:type="auto"/>
        <w:tblLook w:val="04A0" w:firstRow="1" w:lastRow="0" w:firstColumn="1" w:lastColumn="0" w:noHBand="0" w:noVBand="1"/>
      </w:tblPr>
      <w:tblGrid>
        <w:gridCol w:w="9350"/>
      </w:tblGrid>
      <w:tr w:rsidR="009C44FB" w:rsidRPr="00DA40E8" w14:paraId="2C4072AB" w14:textId="77777777" w:rsidTr="009C44FB">
        <w:tc>
          <w:tcPr>
            <w:tcW w:w="9350" w:type="dxa"/>
          </w:tcPr>
          <w:p w14:paraId="35E06CA8" w14:textId="0F7EDC83" w:rsidR="009C44FB" w:rsidRPr="00DA40E8" w:rsidRDefault="00CC31F3">
            <w:pPr>
              <w:rPr>
                <w:rFonts w:ascii="Times New Roman" w:hAnsi="Times New Roman" w:cs="Times New Roman"/>
                <w:color w:val="222222"/>
                <w:sz w:val="20"/>
                <w:szCs w:val="20"/>
                <w:shd w:val="clear" w:color="auto" w:fill="FFFFFF"/>
              </w:rPr>
            </w:pPr>
            <w:r w:rsidRPr="00DA40E8">
              <w:rPr>
                <w:rFonts w:ascii="Times New Roman" w:hAnsi="Times New Roman" w:cs="Times New Roman"/>
                <w:b/>
                <w:bCs/>
                <w:color w:val="222222"/>
                <w:sz w:val="20"/>
                <w:szCs w:val="20"/>
                <w:shd w:val="clear" w:color="auto" w:fill="FFFFFF"/>
              </w:rPr>
              <w:t xml:space="preserve">Response: </w:t>
            </w:r>
            <w:r w:rsidR="004877B4" w:rsidRPr="00DA40E8">
              <w:rPr>
                <w:rFonts w:ascii="Times New Roman" w:hAnsi="Times New Roman" w:cs="Times New Roman"/>
                <w:color w:val="222222"/>
                <w:sz w:val="20"/>
                <w:szCs w:val="20"/>
                <w:shd w:val="clear" w:color="auto" w:fill="FFFFFF"/>
              </w:rPr>
              <w:t>W</w:t>
            </w:r>
            <w:r w:rsidRPr="00DA40E8">
              <w:rPr>
                <w:rFonts w:ascii="Times New Roman" w:hAnsi="Times New Roman" w:cs="Times New Roman"/>
                <w:color w:val="222222"/>
                <w:sz w:val="20"/>
                <w:szCs w:val="20"/>
                <w:shd w:val="clear" w:color="auto" w:fill="FFFFFF"/>
              </w:rPr>
              <w:t xml:space="preserve">e have added in the citywide average for the uninsurance metric. </w:t>
            </w:r>
          </w:p>
          <w:p w14:paraId="7F00BC0B" w14:textId="77777777" w:rsidR="004877B4" w:rsidRPr="00DA40E8" w:rsidRDefault="004877B4">
            <w:pPr>
              <w:rPr>
                <w:rFonts w:ascii="Times New Roman" w:hAnsi="Times New Roman" w:cs="Times New Roman"/>
                <w:color w:val="222222"/>
                <w:sz w:val="20"/>
                <w:szCs w:val="20"/>
                <w:shd w:val="clear" w:color="auto" w:fill="FFFFFF"/>
              </w:rPr>
            </w:pPr>
          </w:p>
          <w:p w14:paraId="07CBDED8" w14:textId="77777777" w:rsidR="00EA2A17" w:rsidRPr="00DA40E8" w:rsidRDefault="00EA2A17">
            <w:pPr>
              <w:rPr>
                <w:rFonts w:ascii="Times New Roman" w:hAnsi="Times New Roman" w:cs="Times New Roman"/>
                <w:color w:val="222222"/>
                <w:sz w:val="20"/>
                <w:szCs w:val="20"/>
                <w:shd w:val="clear" w:color="auto" w:fill="FFFFFF"/>
              </w:rPr>
            </w:pPr>
          </w:p>
          <w:p w14:paraId="49FDD7A6" w14:textId="77777777" w:rsidR="00EA2A17" w:rsidRDefault="00EA2A17">
            <w:pPr>
              <w:rPr>
                <w:rFonts w:ascii="Times New Roman" w:hAnsi="Times New Roman" w:cs="Times New Roman"/>
                <w:i/>
                <w:iCs/>
                <w:sz w:val="20"/>
                <w:szCs w:val="20"/>
              </w:rPr>
            </w:pPr>
            <w:r w:rsidRPr="00DA40E8">
              <w:rPr>
                <w:rFonts w:ascii="Times New Roman" w:hAnsi="Times New Roman" w:cs="Times New Roman"/>
                <w:i/>
                <w:iCs/>
                <w:sz w:val="20"/>
                <w:szCs w:val="20"/>
              </w:rPr>
              <w:t>“The city average percentage of residents that lack health insurance was 7.2% (90% margin of error: 0.1%)  and ranged from 4.9% (</w:t>
            </w:r>
            <w:proofErr w:type="spellStart"/>
            <w:r w:rsidRPr="00DA40E8">
              <w:rPr>
                <w:rFonts w:ascii="Times New Roman" w:hAnsi="Times New Roman" w:cs="Times New Roman"/>
                <w:i/>
                <w:iCs/>
                <w:sz w:val="20"/>
                <w:szCs w:val="20"/>
              </w:rPr>
              <w:t>moe</w:t>
            </w:r>
            <w:proofErr w:type="spellEnd"/>
            <w:r w:rsidRPr="00DA40E8">
              <w:rPr>
                <w:rFonts w:ascii="Times New Roman" w:hAnsi="Times New Roman" w:cs="Times New Roman"/>
                <w:i/>
                <w:iCs/>
                <w:sz w:val="20"/>
                <w:szCs w:val="20"/>
              </w:rPr>
              <w:t>: 0.2%) in district 4 to 11.7% (</w:t>
            </w:r>
            <w:proofErr w:type="spellStart"/>
            <w:r w:rsidRPr="00DA40E8">
              <w:rPr>
                <w:rFonts w:ascii="Times New Roman" w:hAnsi="Times New Roman" w:cs="Times New Roman"/>
                <w:i/>
                <w:iCs/>
                <w:sz w:val="20"/>
                <w:szCs w:val="20"/>
              </w:rPr>
              <w:t>moe</w:t>
            </w:r>
            <w:proofErr w:type="spellEnd"/>
            <w:r w:rsidRPr="00DA40E8">
              <w:rPr>
                <w:rFonts w:ascii="Times New Roman" w:hAnsi="Times New Roman" w:cs="Times New Roman"/>
                <w:i/>
                <w:iCs/>
                <w:sz w:val="20"/>
                <w:szCs w:val="20"/>
              </w:rPr>
              <w:t xml:space="preserve">: 0.2%) in district 7 (Appendix </w:t>
            </w:r>
            <w:proofErr w:type="spellStart"/>
            <w:r w:rsidRPr="00DA40E8">
              <w:rPr>
                <w:rFonts w:ascii="Times New Roman" w:hAnsi="Times New Roman" w:cs="Times New Roman"/>
                <w:i/>
                <w:iCs/>
                <w:sz w:val="20"/>
                <w:szCs w:val="20"/>
              </w:rPr>
              <w:t>eTable</w:t>
            </w:r>
            <w:proofErr w:type="spellEnd"/>
            <w:r w:rsidRPr="00DA40E8">
              <w:rPr>
                <w:rFonts w:ascii="Times New Roman" w:hAnsi="Times New Roman" w:cs="Times New Roman"/>
                <w:i/>
                <w:iCs/>
                <w:sz w:val="20"/>
                <w:szCs w:val="20"/>
              </w:rPr>
              <w:t xml:space="preserve"> 1).”</w:t>
            </w:r>
          </w:p>
          <w:p w14:paraId="76837585" w14:textId="134A6B62" w:rsidR="005113D7" w:rsidRPr="00DA40E8" w:rsidRDefault="005113D7">
            <w:pPr>
              <w:rPr>
                <w:rFonts w:ascii="Times New Roman" w:hAnsi="Times New Roman" w:cs="Times New Roman"/>
                <w:i/>
                <w:iCs/>
                <w:color w:val="222222"/>
                <w:sz w:val="20"/>
                <w:szCs w:val="20"/>
                <w:shd w:val="clear" w:color="auto" w:fill="FFFFFF"/>
              </w:rPr>
            </w:pPr>
          </w:p>
        </w:tc>
      </w:tr>
    </w:tbl>
    <w:p w14:paraId="7FF17338" w14:textId="77777777" w:rsidR="0000619B" w:rsidRPr="00DA40E8" w:rsidRDefault="0000619B">
      <w:pPr>
        <w:rPr>
          <w:rFonts w:ascii="Times New Roman" w:hAnsi="Times New Roman" w:cs="Times New Roman"/>
          <w:color w:val="222222"/>
          <w:sz w:val="20"/>
          <w:szCs w:val="20"/>
          <w:shd w:val="clear" w:color="auto" w:fill="FFFFFF"/>
        </w:rPr>
      </w:pPr>
    </w:p>
    <w:p w14:paraId="2192A37C" w14:textId="77777777" w:rsidR="0000619B" w:rsidRPr="00DA40E8" w:rsidRDefault="0000619B">
      <w:pPr>
        <w:rPr>
          <w:rFonts w:ascii="Times New Roman" w:hAnsi="Times New Roman" w:cs="Times New Roman"/>
          <w:color w:val="222222"/>
          <w:sz w:val="20"/>
          <w:szCs w:val="20"/>
          <w:shd w:val="clear" w:color="auto" w:fill="FFFFFF"/>
        </w:rPr>
      </w:pPr>
      <w:r w:rsidRPr="00DA40E8">
        <w:rPr>
          <w:rFonts w:ascii="Times New Roman" w:hAnsi="Times New Roman" w:cs="Times New Roman"/>
          <w:color w:val="222222"/>
          <w:sz w:val="20"/>
          <w:szCs w:val="20"/>
          <w:shd w:val="clear" w:color="auto" w:fill="FFFFFF"/>
        </w:rPr>
        <w:t>Within</w:t>
      </w:r>
      <w:r w:rsidRPr="00DA40E8">
        <w:rPr>
          <w:rFonts w:ascii="Times New Roman" w:hAnsi="Times New Roman" w:cs="Times New Roman"/>
          <w:color w:val="222222"/>
          <w:sz w:val="20"/>
          <w:szCs w:val="20"/>
          <w:shd w:val="clear" w:color="auto" w:fill="FFFFFF"/>
        </w:rPr>
        <w:noBreakHyphen/>
        <w:t xml:space="preserve"> vs between</w:t>
      </w:r>
      <w:r w:rsidRPr="00DA40E8">
        <w:rPr>
          <w:rFonts w:ascii="Times New Roman" w:hAnsi="Times New Roman" w:cs="Times New Roman"/>
          <w:color w:val="222222"/>
          <w:sz w:val="20"/>
          <w:szCs w:val="20"/>
          <w:shd w:val="clear" w:color="auto" w:fill="FFFFFF"/>
        </w:rPr>
        <w:noBreakHyphen/>
        <w:t>district dispersion: after reporting SDs, add one interpretive sentence (e.g., "Within</w:t>
      </w:r>
      <w:r w:rsidRPr="00DA40E8">
        <w:rPr>
          <w:rFonts w:ascii="Times New Roman" w:hAnsi="Times New Roman" w:cs="Times New Roman"/>
          <w:color w:val="222222"/>
          <w:sz w:val="20"/>
          <w:szCs w:val="20"/>
          <w:shd w:val="clear" w:color="auto" w:fill="FFFFFF"/>
        </w:rPr>
        <w:noBreakHyphen/>
        <w:t>district variability in insurance was greater than between</w:t>
      </w:r>
      <w:r w:rsidRPr="00DA40E8">
        <w:rPr>
          <w:rFonts w:ascii="Times New Roman" w:hAnsi="Times New Roman" w:cs="Times New Roman"/>
          <w:color w:val="222222"/>
          <w:sz w:val="20"/>
          <w:szCs w:val="20"/>
          <w:shd w:val="clear" w:color="auto" w:fill="FFFFFF"/>
        </w:rPr>
        <w:noBreakHyphen/>
        <w:t>district variability in X of Y districts"), so the heterogeneity point is numerically clear. Park influence: you mention in discussion that large parks drive canopy; consider flagging here that the highest</w:t>
      </w:r>
      <w:r w:rsidRPr="00DA40E8">
        <w:rPr>
          <w:rFonts w:ascii="Times New Roman" w:hAnsi="Times New Roman" w:cs="Times New Roman"/>
          <w:color w:val="222222"/>
          <w:sz w:val="20"/>
          <w:szCs w:val="20"/>
          <w:shd w:val="clear" w:color="auto" w:fill="FFFFFF"/>
        </w:rPr>
        <w:noBreakHyphen/>
        <w:t>canopy districts include major park area, to connect results and interpretation seamlessly. Ensure the single figure (four</w:t>
      </w:r>
      <w:r w:rsidRPr="00DA40E8">
        <w:rPr>
          <w:rFonts w:ascii="Times New Roman" w:hAnsi="Times New Roman" w:cs="Times New Roman"/>
          <w:color w:val="222222"/>
          <w:sz w:val="20"/>
          <w:szCs w:val="20"/>
        </w:rPr>
        <w:t xml:space="preserve"> </w:t>
      </w:r>
      <w:r w:rsidRPr="00DA40E8">
        <w:rPr>
          <w:rFonts w:ascii="Times New Roman" w:hAnsi="Times New Roman" w:cs="Times New Roman"/>
          <w:color w:val="222222"/>
          <w:sz w:val="20"/>
          <w:szCs w:val="20"/>
          <w:shd w:val="clear" w:color="auto" w:fill="FFFFFF"/>
        </w:rPr>
        <w:t>panes) is readable at journal scale (legends, consistent color scales for tract vs district, clear labels). If not, prioritize legibility over density.</w:t>
      </w:r>
    </w:p>
    <w:tbl>
      <w:tblPr>
        <w:tblStyle w:val="TableGrid"/>
        <w:tblW w:w="0" w:type="auto"/>
        <w:tblLook w:val="04A0" w:firstRow="1" w:lastRow="0" w:firstColumn="1" w:lastColumn="0" w:noHBand="0" w:noVBand="1"/>
      </w:tblPr>
      <w:tblGrid>
        <w:gridCol w:w="9350"/>
      </w:tblGrid>
      <w:tr w:rsidR="009C44FB" w:rsidRPr="00DA40E8" w14:paraId="66D24EBD" w14:textId="77777777" w:rsidTr="009C44FB">
        <w:tc>
          <w:tcPr>
            <w:tcW w:w="9350" w:type="dxa"/>
          </w:tcPr>
          <w:p w14:paraId="3059E434" w14:textId="5DCC9B5E" w:rsidR="009C44FB" w:rsidRPr="00DA40E8" w:rsidRDefault="00E44A93">
            <w:pPr>
              <w:rPr>
                <w:rFonts w:ascii="Times New Roman" w:hAnsi="Times New Roman" w:cs="Times New Roman"/>
                <w:color w:val="222222"/>
                <w:sz w:val="20"/>
                <w:szCs w:val="20"/>
              </w:rPr>
            </w:pPr>
            <w:r w:rsidRPr="00DA40E8">
              <w:rPr>
                <w:rFonts w:ascii="Times New Roman" w:hAnsi="Times New Roman" w:cs="Times New Roman"/>
                <w:b/>
                <w:bCs/>
                <w:color w:val="222222"/>
                <w:sz w:val="20"/>
                <w:szCs w:val="20"/>
              </w:rPr>
              <w:t xml:space="preserve">Response: </w:t>
            </w:r>
            <w:r w:rsidR="00FE220E" w:rsidRPr="00DA40E8">
              <w:rPr>
                <w:rFonts w:ascii="Times New Roman" w:hAnsi="Times New Roman" w:cs="Times New Roman"/>
                <w:color w:val="222222"/>
                <w:sz w:val="20"/>
                <w:szCs w:val="20"/>
              </w:rPr>
              <w:t>W</w:t>
            </w:r>
            <w:r w:rsidRPr="00DA40E8">
              <w:rPr>
                <w:rFonts w:ascii="Times New Roman" w:hAnsi="Times New Roman" w:cs="Times New Roman"/>
                <w:color w:val="222222"/>
                <w:sz w:val="20"/>
                <w:szCs w:val="20"/>
              </w:rPr>
              <w:t>e</w:t>
            </w:r>
            <w:r w:rsidR="00FE220E" w:rsidRPr="00DA40E8">
              <w:rPr>
                <w:rFonts w:ascii="Times New Roman" w:hAnsi="Times New Roman" w:cs="Times New Roman"/>
                <w:color w:val="222222"/>
                <w:sz w:val="20"/>
                <w:szCs w:val="20"/>
              </w:rPr>
              <w:t xml:space="preserve"> have </w:t>
            </w:r>
            <w:r w:rsidR="00072890" w:rsidRPr="00DA40E8">
              <w:rPr>
                <w:rFonts w:ascii="Times New Roman" w:hAnsi="Times New Roman" w:cs="Times New Roman"/>
                <w:color w:val="222222"/>
                <w:sz w:val="20"/>
                <w:szCs w:val="20"/>
              </w:rPr>
              <w:t xml:space="preserve">ensured the figures are readable and consistent. We have </w:t>
            </w:r>
            <w:r w:rsidR="00FE220E" w:rsidRPr="00DA40E8">
              <w:rPr>
                <w:rFonts w:ascii="Times New Roman" w:hAnsi="Times New Roman" w:cs="Times New Roman"/>
                <w:color w:val="222222"/>
                <w:sz w:val="20"/>
                <w:szCs w:val="20"/>
              </w:rPr>
              <w:t xml:space="preserve">added a sentence comparing the within and between district variations. </w:t>
            </w:r>
          </w:p>
          <w:p w14:paraId="7164358D" w14:textId="77777777" w:rsidR="00E44A93" w:rsidRPr="00DA40E8" w:rsidRDefault="00E44A93">
            <w:pPr>
              <w:rPr>
                <w:rFonts w:ascii="Times New Roman" w:hAnsi="Times New Roman" w:cs="Times New Roman"/>
                <w:color w:val="222222"/>
                <w:sz w:val="20"/>
                <w:szCs w:val="20"/>
              </w:rPr>
            </w:pPr>
          </w:p>
          <w:p w14:paraId="2C675FBB" w14:textId="0C59DF31" w:rsidR="00E44A93" w:rsidRPr="00DA40E8" w:rsidRDefault="00E44A93" w:rsidP="00E44A93">
            <w:pPr>
              <w:rPr>
                <w:rFonts w:ascii="Times New Roman" w:hAnsi="Times New Roman" w:cs="Times New Roman"/>
                <w:i/>
                <w:iCs/>
                <w:sz w:val="20"/>
                <w:szCs w:val="20"/>
              </w:rPr>
            </w:pPr>
            <w:r w:rsidRPr="00DA40E8">
              <w:rPr>
                <w:rFonts w:ascii="Times New Roman" w:hAnsi="Times New Roman" w:cs="Times New Roman"/>
                <w:i/>
                <w:iCs/>
                <w:sz w:val="20"/>
                <w:szCs w:val="20"/>
              </w:rPr>
              <w:t>However, within districts variation was greater than between district variation for all districts. The district with the highest internal variation was district 6, which had a standard deviation of 5.5 and the district with the lowest was district 4, which had a standard deviation of 2.8.</w:t>
            </w:r>
          </w:p>
          <w:p w14:paraId="3B70EF2C" w14:textId="77777777" w:rsidR="00E44A93" w:rsidRPr="00DA40E8" w:rsidRDefault="00E44A93" w:rsidP="00E44A93">
            <w:pPr>
              <w:rPr>
                <w:rFonts w:ascii="Times New Roman" w:hAnsi="Times New Roman" w:cs="Times New Roman"/>
                <w:i/>
                <w:iCs/>
                <w:sz w:val="20"/>
                <w:szCs w:val="20"/>
              </w:rPr>
            </w:pPr>
          </w:p>
          <w:p w14:paraId="14D04601" w14:textId="50D3A49C" w:rsidR="00E44A93" w:rsidRPr="00DA40E8" w:rsidRDefault="00E44A93" w:rsidP="00E44A93">
            <w:pPr>
              <w:rPr>
                <w:rFonts w:ascii="Times New Roman" w:hAnsi="Times New Roman" w:cs="Times New Roman"/>
                <w:i/>
                <w:iCs/>
                <w:sz w:val="20"/>
                <w:szCs w:val="20"/>
              </w:rPr>
            </w:pPr>
            <w:r w:rsidRPr="00DA40E8">
              <w:rPr>
                <w:rFonts w:ascii="Times New Roman" w:hAnsi="Times New Roman" w:cs="Times New Roman"/>
                <w:i/>
                <w:iCs/>
                <w:sz w:val="20"/>
                <w:szCs w:val="20"/>
              </w:rPr>
              <w:t xml:space="preserve"> The within districts variation was greater than between district variation for all but two districts (#1 and #5). The maps in Panels C and D of Figure 1 contain a visual representation. </w:t>
            </w:r>
          </w:p>
          <w:p w14:paraId="1A666F8E" w14:textId="6553F79D" w:rsidR="00E44A93" w:rsidRPr="00DA40E8" w:rsidRDefault="00E44A93">
            <w:pPr>
              <w:rPr>
                <w:rFonts w:ascii="Times New Roman" w:hAnsi="Times New Roman" w:cs="Times New Roman"/>
                <w:color w:val="222222"/>
                <w:sz w:val="20"/>
                <w:szCs w:val="20"/>
              </w:rPr>
            </w:pPr>
          </w:p>
        </w:tc>
      </w:tr>
    </w:tbl>
    <w:p w14:paraId="14D9F4C0" w14:textId="77777777" w:rsidR="00201FAD" w:rsidRPr="00DA40E8" w:rsidRDefault="0000619B">
      <w:pPr>
        <w:rPr>
          <w:rFonts w:ascii="Times New Roman" w:hAnsi="Times New Roman" w:cs="Times New Roman"/>
          <w:color w:val="222222"/>
          <w:sz w:val="20"/>
          <w:szCs w:val="20"/>
          <w:shd w:val="clear" w:color="auto" w:fill="FFFFFF"/>
        </w:rPr>
      </w:pPr>
      <w:r w:rsidRPr="00DA40E8">
        <w:rPr>
          <w:rFonts w:ascii="Times New Roman" w:hAnsi="Times New Roman" w:cs="Times New Roman"/>
          <w:color w:val="222222"/>
          <w:sz w:val="20"/>
          <w:szCs w:val="20"/>
        </w:rPr>
        <w:br/>
      </w:r>
      <w:r w:rsidRPr="00DA40E8">
        <w:rPr>
          <w:rFonts w:ascii="Times New Roman" w:hAnsi="Times New Roman" w:cs="Times New Roman"/>
          <w:color w:val="222222"/>
          <w:sz w:val="20"/>
          <w:szCs w:val="20"/>
          <w:shd w:val="clear" w:color="auto" w:fill="FFFFFF"/>
        </w:rPr>
        <w:t>Discussion. Nice policy</w:t>
      </w:r>
      <w:r w:rsidRPr="00DA40E8">
        <w:rPr>
          <w:rFonts w:ascii="Times New Roman" w:hAnsi="Times New Roman" w:cs="Times New Roman"/>
          <w:color w:val="222222"/>
          <w:sz w:val="20"/>
          <w:szCs w:val="20"/>
          <w:shd w:val="clear" w:color="auto" w:fill="FFFFFF"/>
        </w:rPr>
        <w:noBreakHyphen/>
        <w:t>facing interpretation that connects metrics to actionable levers (tree planting, cooling centers, enrollment/outreach). Highlights within</w:t>
      </w:r>
      <w:r w:rsidRPr="00DA40E8">
        <w:rPr>
          <w:rFonts w:ascii="Times New Roman" w:hAnsi="Times New Roman" w:cs="Times New Roman"/>
          <w:color w:val="222222"/>
          <w:sz w:val="20"/>
          <w:szCs w:val="20"/>
          <w:shd w:val="clear" w:color="auto" w:fill="FFFFFF"/>
        </w:rPr>
        <w:noBreakHyphen/>
        <w:t>district heterogeneity and the risk of relying on district averages alone—this is the key insight to justify political</w:t>
      </w:r>
      <w:r w:rsidRPr="00DA40E8">
        <w:rPr>
          <w:rFonts w:ascii="Times New Roman" w:hAnsi="Times New Roman" w:cs="Times New Roman"/>
          <w:color w:val="222222"/>
          <w:sz w:val="20"/>
          <w:szCs w:val="20"/>
          <w:shd w:val="clear" w:color="auto" w:fill="FFFFFF"/>
        </w:rPr>
        <w:noBreakHyphen/>
        <w:t>district reporting with tract drill</w:t>
      </w:r>
      <w:r w:rsidRPr="00DA40E8">
        <w:rPr>
          <w:rFonts w:ascii="Times New Roman" w:hAnsi="Times New Roman" w:cs="Times New Roman"/>
          <w:color w:val="222222"/>
          <w:sz w:val="20"/>
          <w:szCs w:val="20"/>
          <w:shd w:val="clear" w:color="auto" w:fill="FFFFFF"/>
        </w:rPr>
        <w:noBreakHyphen/>
        <w:t>downs. Notes the potential role of gerrymandering in shaping heterogeneity—relevant and thought</w:t>
      </w:r>
      <w:r w:rsidRPr="00DA40E8">
        <w:rPr>
          <w:rFonts w:ascii="Times New Roman" w:hAnsi="Times New Roman" w:cs="Times New Roman"/>
          <w:color w:val="222222"/>
          <w:sz w:val="20"/>
          <w:szCs w:val="20"/>
          <w:shd w:val="clear" w:color="auto" w:fill="FFFFFF"/>
        </w:rPr>
        <w:noBreakHyphen/>
        <w:t xml:space="preserve">provoking. </w:t>
      </w:r>
    </w:p>
    <w:p w14:paraId="1AAF95B3" w14:textId="77777777" w:rsidR="00201FAD" w:rsidRPr="00DA40E8" w:rsidRDefault="0000619B">
      <w:pPr>
        <w:rPr>
          <w:rFonts w:ascii="Times New Roman" w:hAnsi="Times New Roman" w:cs="Times New Roman"/>
          <w:color w:val="222222"/>
          <w:sz w:val="20"/>
          <w:szCs w:val="20"/>
          <w:shd w:val="clear" w:color="auto" w:fill="FFFFFF"/>
        </w:rPr>
      </w:pPr>
      <w:r w:rsidRPr="00DA40E8">
        <w:rPr>
          <w:rFonts w:ascii="Times New Roman" w:hAnsi="Times New Roman" w:cs="Times New Roman"/>
          <w:color w:val="222222"/>
          <w:sz w:val="20"/>
          <w:szCs w:val="20"/>
          <w:shd w:val="clear" w:color="auto" w:fill="FFFFFF"/>
        </w:rPr>
        <w:lastRenderedPageBreak/>
        <w:t xml:space="preserve">Concerns: causal language: keep strictly associational and descriptive. Avoid phrasing that implies causal effects or responsibility beyond descriptive scope. </w:t>
      </w:r>
    </w:p>
    <w:tbl>
      <w:tblPr>
        <w:tblStyle w:val="TableGrid"/>
        <w:tblW w:w="0" w:type="auto"/>
        <w:tblLook w:val="04A0" w:firstRow="1" w:lastRow="0" w:firstColumn="1" w:lastColumn="0" w:noHBand="0" w:noVBand="1"/>
      </w:tblPr>
      <w:tblGrid>
        <w:gridCol w:w="9350"/>
      </w:tblGrid>
      <w:tr w:rsidR="009C44FB" w:rsidRPr="00DA40E8" w14:paraId="61B50C1E" w14:textId="77777777" w:rsidTr="009C44FB">
        <w:tc>
          <w:tcPr>
            <w:tcW w:w="9350" w:type="dxa"/>
          </w:tcPr>
          <w:p w14:paraId="0E888E61" w14:textId="77777777" w:rsidR="009C44FB" w:rsidRDefault="00894292">
            <w:pPr>
              <w:rPr>
                <w:rFonts w:ascii="Times New Roman" w:hAnsi="Times New Roman" w:cs="Times New Roman"/>
                <w:color w:val="222222"/>
                <w:sz w:val="20"/>
                <w:szCs w:val="20"/>
                <w:shd w:val="clear" w:color="auto" w:fill="FFFFFF"/>
              </w:rPr>
            </w:pPr>
            <w:r w:rsidRPr="00DA40E8">
              <w:rPr>
                <w:rFonts w:ascii="Times New Roman" w:hAnsi="Times New Roman" w:cs="Times New Roman"/>
                <w:b/>
                <w:bCs/>
                <w:color w:val="222222"/>
                <w:sz w:val="20"/>
                <w:szCs w:val="20"/>
                <w:shd w:val="clear" w:color="auto" w:fill="FFFFFF"/>
              </w:rPr>
              <w:t>Response</w:t>
            </w:r>
            <w:r w:rsidR="007F2887" w:rsidRPr="00DA40E8">
              <w:rPr>
                <w:rFonts w:ascii="Times New Roman" w:hAnsi="Times New Roman" w:cs="Times New Roman"/>
                <w:b/>
                <w:bCs/>
                <w:color w:val="222222"/>
                <w:sz w:val="20"/>
                <w:szCs w:val="20"/>
                <w:shd w:val="clear" w:color="auto" w:fill="FFFFFF"/>
              </w:rPr>
              <w:t xml:space="preserve">: </w:t>
            </w:r>
            <w:r w:rsidR="007F2887" w:rsidRPr="00DA40E8">
              <w:rPr>
                <w:rFonts w:ascii="Times New Roman" w:hAnsi="Times New Roman" w:cs="Times New Roman"/>
                <w:color w:val="222222"/>
                <w:sz w:val="20"/>
                <w:szCs w:val="20"/>
                <w:shd w:val="clear" w:color="auto" w:fill="FFFFFF"/>
              </w:rPr>
              <w:t xml:space="preserve">Thank you, we have </w:t>
            </w:r>
            <w:r w:rsidR="007C0244" w:rsidRPr="00DA40E8">
              <w:rPr>
                <w:rFonts w:ascii="Times New Roman" w:hAnsi="Times New Roman" w:cs="Times New Roman"/>
                <w:color w:val="222222"/>
                <w:sz w:val="20"/>
                <w:szCs w:val="20"/>
                <w:shd w:val="clear" w:color="auto" w:fill="FFFFFF"/>
              </w:rPr>
              <w:t>edited</w:t>
            </w:r>
            <w:r w:rsidRPr="00DA40E8">
              <w:rPr>
                <w:rFonts w:ascii="Times New Roman" w:hAnsi="Times New Roman" w:cs="Times New Roman"/>
                <w:color w:val="222222"/>
                <w:sz w:val="20"/>
                <w:szCs w:val="20"/>
                <w:shd w:val="clear" w:color="auto" w:fill="FFFFFF"/>
              </w:rPr>
              <w:t xml:space="preserve"> to avoid any causal language, because</w:t>
            </w:r>
            <w:r w:rsidR="007C0244" w:rsidRPr="00DA40E8">
              <w:rPr>
                <w:rFonts w:ascii="Times New Roman" w:hAnsi="Times New Roman" w:cs="Times New Roman"/>
                <w:color w:val="222222"/>
                <w:sz w:val="20"/>
                <w:szCs w:val="20"/>
                <w:shd w:val="clear" w:color="auto" w:fill="FFFFFF"/>
              </w:rPr>
              <w:t xml:space="preserve">, yes, </w:t>
            </w:r>
            <w:r w:rsidRPr="00DA40E8">
              <w:rPr>
                <w:rFonts w:ascii="Times New Roman" w:hAnsi="Times New Roman" w:cs="Times New Roman"/>
                <w:color w:val="222222"/>
                <w:sz w:val="20"/>
                <w:szCs w:val="20"/>
                <w:shd w:val="clear" w:color="auto" w:fill="FFFFFF"/>
              </w:rPr>
              <w:t xml:space="preserve">this is a descriptive paper. </w:t>
            </w:r>
          </w:p>
          <w:p w14:paraId="739CCEC3" w14:textId="7552E0BD" w:rsidR="005113D7" w:rsidRPr="00DA40E8" w:rsidRDefault="005113D7">
            <w:pPr>
              <w:rPr>
                <w:rFonts w:ascii="Times New Roman" w:hAnsi="Times New Roman" w:cs="Times New Roman"/>
                <w:color w:val="222222"/>
                <w:sz w:val="20"/>
                <w:szCs w:val="20"/>
                <w:shd w:val="clear" w:color="auto" w:fill="FFFFFF"/>
              </w:rPr>
            </w:pPr>
          </w:p>
        </w:tc>
      </w:tr>
    </w:tbl>
    <w:p w14:paraId="190B7135" w14:textId="77777777" w:rsidR="00201FAD" w:rsidRPr="00DA40E8" w:rsidRDefault="00201FAD">
      <w:pPr>
        <w:rPr>
          <w:rFonts w:ascii="Times New Roman" w:hAnsi="Times New Roman" w:cs="Times New Roman"/>
          <w:color w:val="222222"/>
          <w:sz w:val="20"/>
          <w:szCs w:val="20"/>
          <w:shd w:val="clear" w:color="auto" w:fill="FFFFFF"/>
        </w:rPr>
      </w:pPr>
    </w:p>
    <w:p w14:paraId="6E2C9BCF" w14:textId="77777777" w:rsidR="00201FAD" w:rsidRPr="00DA40E8" w:rsidRDefault="0000619B">
      <w:pPr>
        <w:rPr>
          <w:rFonts w:ascii="Times New Roman" w:hAnsi="Times New Roman" w:cs="Times New Roman"/>
          <w:color w:val="222222"/>
          <w:sz w:val="20"/>
          <w:szCs w:val="20"/>
          <w:shd w:val="clear" w:color="auto" w:fill="FFFFFF"/>
        </w:rPr>
      </w:pPr>
      <w:r w:rsidRPr="00DA40E8">
        <w:rPr>
          <w:rFonts w:ascii="Times New Roman" w:hAnsi="Times New Roman" w:cs="Times New Roman"/>
          <w:color w:val="222222"/>
          <w:sz w:val="20"/>
          <w:szCs w:val="20"/>
          <w:shd w:val="clear" w:color="auto" w:fill="FFFFFF"/>
        </w:rPr>
        <w:t>Scope &amp; limits please add two explicit limitations: MAUP and aggregation error, district values inherit artifacts of boundary changes and tract</w:t>
      </w:r>
      <w:r w:rsidRPr="00DA40E8">
        <w:rPr>
          <w:rFonts w:ascii="Times New Roman" w:hAnsi="Times New Roman" w:cs="Times New Roman"/>
          <w:color w:val="222222"/>
          <w:sz w:val="20"/>
          <w:szCs w:val="20"/>
          <w:shd w:val="clear" w:color="auto" w:fill="FFFFFF"/>
        </w:rPr>
        <w:noBreakHyphen/>
        <w:t>to</w:t>
      </w:r>
      <w:r w:rsidRPr="00DA40E8">
        <w:rPr>
          <w:rFonts w:ascii="Times New Roman" w:hAnsi="Times New Roman" w:cs="Times New Roman"/>
          <w:color w:val="222222"/>
          <w:sz w:val="20"/>
          <w:szCs w:val="20"/>
          <w:shd w:val="clear" w:color="auto" w:fill="FFFFFF"/>
        </w:rPr>
        <w:noBreakHyphen/>
        <w:t xml:space="preserve">district apportionment. Uncertainty—ACS sampling error not propagated; canopy year mismatch and inability to include more indicators due to brief format; dashboard provides extended set. </w:t>
      </w:r>
    </w:p>
    <w:tbl>
      <w:tblPr>
        <w:tblStyle w:val="TableGrid"/>
        <w:tblW w:w="0" w:type="auto"/>
        <w:tblLook w:val="04A0" w:firstRow="1" w:lastRow="0" w:firstColumn="1" w:lastColumn="0" w:noHBand="0" w:noVBand="1"/>
      </w:tblPr>
      <w:tblGrid>
        <w:gridCol w:w="9350"/>
      </w:tblGrid>
      <w:tr w:rsidR="00894292" w:rsidRPr="00DA40E8" w14:paraId="0C590DC7" w14:textId="77777777" w:rsidTr="00894292">
        <w:tc>
          <w:tcPr>
            <w:tcW w:w="9350" w:type="dxa"/>
          </w:tcPr>
          <w:p w14:paraId="3CFC8E14" w14:textId="77777777" w:rsidR="00894292" w:rsidRPr="00DA40E8" w:rsidRDefault="00511510">
            <w:pPr>
              <w:rPr>
                <w:rFonts w:ascii="Times New Roman" w:hAnsi="Times New Roman" w:cs="Times New Roman"/>
                <w:color w:val="222222"/>
                <w:sz w:val="20"/>
                <w:szCs w:val="20"/>
                <w:shd w:val="clear" w:color="auto" w:fill="FFFFFF"/>
              </w:rPr>
            </w:pPr>
            <w:r w:rsidRPr="00DA40E8">
              <w:rPr>
                <w:rFonts w:ascii="Times New Roman" w:hAnsi="Times New Roman" w:cs="Times New Roman"/>
                <w:b/>
                <w:bCs/>
                <w:color w:val="222222"/>
                <w:sz w:val="20"/>
                <w:szCs w:val="20"/>
                <w:shd w:val="clear" w:color="auto" w:fill="FFFFFF"/>
              </w:rPr>
              <w:t xml:space="preserve">Response: </w:t>
            </w:r>
            <w:r w:rsidRPr="00DA40E8">
              <w:rPr>
                <w:rFonts w:ascii="Times New Roman" w:hAnsi="Times New Roman" w:cs="Times New Roman"/>
                <w:color w:val="222222"/>
                <w:sz w:val="20"/>
                <w:szCs w:val="20"/>
                <w:shd w:val="clear" w:color="auto" w:fill="FFFFFF"/>
              </w:rPr>
              <w:t xml:space="preserve">We have added in the MOE for the ACS insurance metric and have added a sentence about the year mismatch in the methods section. </w:t>
            </w:r>
          </w:p>
          <w:p w14:paraId="0180C702" w14:textId="77777777" w:rsidR="00C62840" w:rsidRPr="00DA40E8" w:rsidRDefault="00C62840">
            <w:pPr>
              <w:rPr>
                <w:rFonts w:ascii="Times New Roman" w:hAnsi="Times New Roman" w:cs="Times New Roman"/>
                <w:color w:val="222222"/>
                <w:sz w:val="20"/>
                <w:szCs w:val="20"/>
                <w:shd w:val="clear" w:color="auto" w:fill="FFFFFF"/>
              </w:rPr>
            </w:pPr>
          </w:p>
          <w:p w14:paraId="23659D87" w14:textId="1E1F616E" w:rsidR="00C62840" w:rsidRPr="00DA40E8" w:rsidRDefault="00C62840" w:rsidP="00C62840">
            <w:pPr>
              <w:spacing w:before="240" w:after="240"/>
              <w:rPr>
                <w:rFonts w:ascii="Aptos" w:eastAsia="Aptos" w:hAnsi="Aptos" w:cs="Aptos"/>
                <w:sz w:val="21"/>
                <w:szCs w:val="21"/>
              </w:rPr>
            </w:pPr>
            <w:r w:rsidRPr="00DA40E8">
              <w:rPr>
                <w:rFonts w:ascii="Times New Roman" w:eastAsia="Aptos" w:hAnsi="Times New Roman" w:cs="Times New Roman"/>
                <w:i/>
                <w:iCs/>
                <w:sz w:val="20"/>
                <w:szCs w:val="20"/>
              </w:rPr>
              <w:t>“One important limitation to this study is that data errors introduced during the aggregation process. Future work could utilize raster tree coverage data and a more granular measure of health insurance coverage that can be more accurately aggregated to the council district level. Another limitation is the limited selection of health-related metrics available. Future work should incorporate other measures of health to create a more full and nuanced understanding council district health.”</w:t>
            </w:r>
          </w:p>
        </w:tc>
      </w:tr>
    </w:tbl>
    <w:p w14:paraId="30669FF8" w14:textId="77777777" w:rsidR="00894292" w:rsidRPr="00DA40E8" w:rsidRDefault="00894292">
      <w:pPr>
        <w:rPr>
          <w:rFonts w:ascii="Times New Roman" w:hAnsi="Times New Roman" w:cs="Times New Roman"/>
          <w:color w:val="222222"/>
          <w:sz w:val="20"/>
          <w:szCs w:val="20"/>
          <w:shd w:val="clear" w:color="auto" w:fill="FFFFFF"/>
        </w:rPr>
      </w:pPr>
    </w:p>
    <w:p w14:paraId="25616D8A" w14:textId="7A0338CF" w:rsidR="009C44FB" w:rsidRPr="00DA40E8" w:rsidRDefault="0000619B">
      <w:pPr>
        <w:rPr>
          <w:rFonts w:ascii="Times New Roman" w:hAnsi="Times New Roman" w:cs="Times New Roman"/>
          <w:color w:val="222222"/>
          <w:sz w:val="20"/>
          <w:szCs w:val="20"/>
          <w:shd w:val="clear" w:color="auto" w:fill="FFFFFF"/>
        </w:rPr>
      </w:pPr>
      <w:r w:rsidRPr="00DA40E8">
        <w:rPr>
          <w:rFonts w:ascii="Times New Roman" w:hAnsi="Times New Roman" w:cs="Times New Roman"/>
          <w:color w:val="222222"/>
          <w:sz w:val="20"/>
          <w:szCs w:val="20"/>
          <w:shd w:val="clear" w:color="auto" w:fill="FFFFFF"/>
        </w:rPr>
        <w:t>Strengthen one sentence that explains how council offices might use both</w:t>
      </w:r>
      <w:r w:rsidR="00511510" w:rsidRPr="00DA40E8">
        <w:rPr>
          <w:rFonts w:ascii="Times New Roman" w:hAnsi="Times New Roman" w:cs="Times New Roman"/>
          <w:color w:val="222222"/>
          <w:sz w:val="20"/>
          <w:szCs w:val="20"/>
          <w:shd w:val="clear" w:color="auto" w:fill="FFFFFF"/>
        </w:rPr>
        <w:t xml:space="preserve"> </w:t>
      </w:r>
      <w:r w:rsidRPr="00DA40E8">
        <w:rPr>
          <w:rFonts w:ascii="Times New Roman" w:hAnsi="Times New Roman" w:cs="Times New Roman"/>
          <w:color w:val="222222"/>
          <w:sz w:val="20"/>
          <w:szCs w:val="20"/>
          <w:shd w:val="clear" w:color="auto" w:fill="FFFFFF"/>
        </w:rPr>
        <w:t>views: district average for budget framing and tract detail for site selection (e.g., which tracts to prioritize for greening or enrollment events). A brief nod to targeting resources where tract</w:t>
      </w:r>
      <w:r w:rsidRPr="00DA40E8">
        <w:rPr>
          <w:rFonts w:ascii="Times New Roman" w:hAnsi="Times New Roman" w:cs="Times New Roman"/>
          <w:color w:val="222222"/>
          <w:sz w:val="20"/>
          <w:szCs w:val="20"/>
          <w:shd w:val="clear" w:color="auto" w:fill="FFFFFF"/>
        </w:rPr>
        <w:noBreakHyphen/>
        <w:t>level need is high within otherwise "average" districts ties heterogeneity to practical equity action.</w:t>
      </w:r>
    </w:p>
    <w:tbl>
      <w:tblPr>
        <w:tblStyle w:val="TableGrid"/>
        <w:tblW w:w="0" w:type="auto"/>
        <w:tblLook w:val="04A0" w:firstRow="1" w:lastRow="0" w:firstColumn="1" w:lastColumn="0" w:noHBand="0" w:noVBand="1"/>
      </w:tblPr>
      <w:tblGrid>
        <w:gridCol w:w="9350"/>
      </w:tblGrid>
      <w:tr w:rsidR="009C44FB" w:rsidRPr="00DA40E8" w14:paraId="7BE78DA3" w14:textId="77777777" w:rsidTr="009C44FB">
        <w:tc>
          <w:tcPr>
            <w:tcW w:w="9350" w:type="dxa"/>
          </w:tcPr>
          <w:p w14:paraId="46799F83" w14:textId="4B13D679" w:rsidR="009C44FB" w:rsidRPr="00DA40E8" w:rsidRDefault="009038CB">
            <w:pPr>
              <w:rPr>
                <w:rFonts w:ascii="Times New Roman" w:hAnsi="Times New Roman" w:cs="Times New Roman"/>
                <w:color w:val="222222"/>
                <w:sz w:val="20"/>
                <w:szCs w:val="20"/>
                <w:shd w:val="clear" w:color="auto" w:fill="FFFFFF"/>
              </w:rPr>
            </w:pPr>
            <w:r w:rsidRPr="00DA40E8">
              <w:rPr>
                <w:rFonts w:ascii="Times New Roman" w:hAnsi="Times New Roman" w:cs="Times New Roman"/>
                <w:b/>
                <w:bCs/>
                <w:color w:val="222222"/>
                <w:sz w:val="20"/>
                <w:szCs w:val="20"/>
                <w:shd w:val="clear" w:color="auto" w:fill="FFFFFF"/>
              </w:rPr>
              <w:t xml:space="preserve">Response: </w:t>
            </w:r>
            <w:r w:rsidRPr="00DA40E8">
              <w:rPr>
                <w:rFonts w:ascii="Times New Roman" w:hAnsi="Times New Roman" w:cs="Times New Roman"/>
                <w:color w:val="222222"/>
                <w:sz w:val="20"/>
                <w:szCs w:val="20"/>
                <w:shd w:val="clear" w:color="auto" w:fill="FFFFFF"/>
              </w:rPr>
              <w:t>We have edited the following sentence</w:t>
            </w:r>
            <w:r w:rsidR="005408BA" w:rsidRPr="00DA40E8">
              <w:rPr>
                <w:rFonts w:ascii="Times New Roman" w:hAnsi="Times New Roman" w:cs="Times New Roman"/>
                <w:color w:val="222222"/>
                <w:sz w:val="20"/>
                <w:szCs w:val="20"/>
                <w:shd w:val="clear" w:color="auto" w:fill="FFFFFF"/>
              </w:rPr>
              <w:t>:</w:t>
            </w:r>
          </w:p>
          <w:p w14:paraId="42E944F3" w14:textId="6F68735D" w:rsidR="005408BA" w:rsidRPr="00DA40E8" w:rsidRDefault="00C253BC" w:rsidP="005408BA">
            <w:pPr>
              <w:spacing w:before="240" w:after="240"/>
              <w:rPr>
                <w:rFonts w:ascii="Times New Roman" w:eastAsia="Aptos" w:hAnsi="Times New Roman" w:cs="Times New Roman"/>
                <w:i/>
                <w:iCs/>
                <w:sz w:val="20"/>
                <w:szCs w:val="20"/>
              </w:rPr>
            </w:pPr>
            <w:r>
              <w:rPr>
                <w:rFonts w:ascii="Times New Roman" w:eastAsia="Aptos" w:hAnsi="Times New Roman" w:cs="Times New Roman"/>
                <w:i/>
                <w:iCs/>
                <w:sz w:val="20"/>
                <w:szCs w:val="20"/>
              </w:rPr>
              <w:t>“</w:t>
            </w:r>
            <w:r w:rsidR="005408BA" w:rsidRPr="00DA40E8">
              <w:rPr>
                <w:rFonts w:ascii="Times New Roman" w:eastAsia="Aptos" w:hAnsi="Times New Roman" w:cs="Times New Roman"/>
                <w:i/>
                <w:iCs/>
                <w:sz w:val="20"/>
                <w:szCs w:val="20"/>
              </w:rPr>
              <w:t>Moreover, district-level averages are often used in policymaking, budgeting, and performance evaluation. Understanding district averages is critical for identifying overall district needs and city-wide disparities while investigating within-district variation enables targeting of interventions and equitable resource allocation. Combining granular and aggregate data provides a fuller picture of health inequities and supports more targeted, effective interventions.</w:t>
            </w:r>
            <w:r>
              <w:rPr>
                <w:rFonts w:ascii="Times New Roman" w:eastAsia="Aptos" w:hAnsi="Times New Roman" w:cs="Times New Roman"/>
                <w:i/>
                <w:iCs/>
                <w:sz w:val="20"/>
                <w:szCs w:val="20"/>
              </w:rPr>
              <w:t>”</w:t>
            </w:r>
          </w:p>
          <w:p w14:paraId="0503BFF3" w14:textId="12DDCCD1" w:rsidR="005408BA" w:rsidRPr="00DA40E8" w:rsidRDefault="005408BA">
            <w:pPr>
              <w:rPr>
                <w:rFonts w:ascii="Times New Roman" w:hAnsi="Times New Roman" w:cs="Times New Roman"/>
                <w:color w:val="222222"/>
                <w:sz w:val="20"/>
                <w:szCs w:val="20"/>
                <w:shd w:val="clear" w:color="auto" w:fill="FFFFFF"/>
              </w:rPr>
            </w:pPr>
          </w:p>
        </w:tc>
      </w:tr>
    </w:tbl>
    <w:p w14:paraId="2EA5BA54" w14:textId="6D27A7E8" w:rsidR="00201FAD" w:rsidRPr="00DA40E8" w:rsidRDefault="00201FAD">
      <w:pPr>
        <w:rPr>
          <w:rFonts w:ascii="Times New Roman" w:hAnsi="Times New Roman" w:cs="Times New Roman"/>
          <w:color w:val="222222"/>
          <w:sz w:val="20"/>
          <w:szCs w:val="20"/>
          <w:shd w:val="clear" w:color="auto" w:fill="FFFFFF"/>
        </w:rPr>
      </w:pPr>
    </w:p>
    <w:p w14:paraId="3251DD48" w14:textId="77777777" w:rsidR="00E97EF8" w:rsidRPr="00DA40E8" w:rsidRDefault="0000619B">
      <w:pPr>
        <w:rPr>
          <w:rFonts w:ascii="Times New Roman" w:hAnsi="Times New Roman" w:cs="Times New Roman"/>
          <w:color w:val="222222"/>
          <w:sz w:val="20"/>
          <w:szCs w:val="20"/>
        </w:rPr>
      </w:pPr>
      <w:r w:rsidRPr="00DA40E8">
        <w:rPr>
          <w:rFonts w:ascii="Times New Roman" w:hAnsi="Times New Roman" w:cs="Times New Roman"/>
          <w:color w:val="222222"/>
          <w:sz w:val="20"/>
          <w:szCs w:val="20"/>
          <w:shd w:val="clear" w:color="auto" w:fill="FFFFFF"/>
        </w:rPr>
        <w:t>Conclusion is clear with portable take</w:t>
      </w:r>
      <w:r w:rsidRPr="00DA40E8">
        <w:rPr>
          <w:rFonts w:ascii="Times New Roman" w:hAnsi="Times New Roman" w:cs="Times New Roman"/>
          <w:color w:val="222222"/>
          <w:sz w:val="20"/>
          <w:szCs w:val="20"/>
          <w:shd w:val="clear" w:color="auto" w:fill="FFFFFF"/>
        </w:rPr>
        <w:noBreakHyphen/>
        <w:t>home messages: feasible with public data; politically relevant units; scalable to other cities.  Please add one phrase that reiterates the two</w:t>
      </w:r>
      <w:r w:rsidRPr="00DA40E8">
        <w:rPr>
          <w:rFonts w:ascii="Times New Roman" w:hAnsi="Times New Roman" w:cs="Times New Roman"/>
          <w:color w:val="222222"/>
          <w:sz w:val="20"/>
          <w:szCs w:val="20"/>
          <w:shd w:val="clear" w:color="auto" w:fill="FFFFFF"/>
        </w:rPr>
        <w:noBreakHyphen/>
        <w:t>level viewing principle (district and tract) as the safeguard against misinterpretation and the bridge from accountability to targeted implementation.</w:t>
      </w:r>
      <w:r w:rsidRPr="00DA40E8">
        <w:rPr>
          <w:rFonts w:ascii="Times New Roman" w:hAnsi="Times New Roman" w:cs="Times New Roman"/>
          <w:color w:val="222222"/>
          <w:sz w:val="20"/>
          <w:szCs w:val="20"/>
        </w:rPr>
        <w:br/>
      </w:r>
    </w:p>
    <w:tbl>
      <w:tblPr>
        <w:tblStyle w:val="TableGrid"/>
        <w:tblW w:w="0" w:type="auto"/>
        <w:tblLook w:val="04A0" w:firstRow="1" w:lastRow="0" w:firstColumn="1" w:lastColumn="0" w:noHBand="0" w:noVBand="1"/>
      </w:tblPr>
      <w:tblGrid>
        <w:gridCol w:w="9350"/>
      </w:tblGrid>
      <w:tr w:rsidR="00E97EF8" w:rsidRPr="00DA40E8" w14:paraId="41F95876" w14:textId="77777777" w:rsidTr="00E97EF8">
        <w:tc>
          <w:tcPr>
            <w:tcW w:w="9350" w:type="dxa"/>
          </w:tcPr>
          <w:p w14:paraId="53985E92" w14:textId="77777777" w:rsidR="00E97EF8" w:rsidRPr="00DA40E8" w:rsidRDefault="00E97EF8">
            <w:pPr>
              <w:rPr>
                <w:rFonts w:ascii="Times New Roman" w:hAnsi="Times New Roman" w:cs="Times New Roman"/>
                <w:color w:val="222222"/>
                <w:sz w:val="20"/>
                <w:szCs w:val="20"/>
              </w:rPr>
            </w:pPr>
            <w:r w:rsidRPr="00DA40E8">
              <w:rPr>
                <w:rFonts w:ascii="Times New Roman" w:hAnsi="Times New Roman" w:cs="Times New Roman"/>
                <w:b/>
                <w:bCs/>
                <w:color w:val="222222"/>
                <w:sz w:val="20"/>
                <w:szCs w:val="20"/>
              </w:rPr>
              <w:t>Response</w:t>
            </w:r>
            <w:r w:rsidRPr="00DA40E8">
              <w:rPr>
                <w:rFonts w:ascii="Times New Roman" w:hAnsi="Times New Roman" w:cs="Times New Roman"/>
                <w:color w:val="222222"/>
                <w:sz w:val="20"/>
                <w:szCs w:val="20"/>
              </w:rPr>
              <w:t xml:space="preserve">: We added the following sentence: </w:t>
            </w:r>
          </w:p>
          <w:p w14:paraId="49E5C5A0" w14:textId="77777777" w:rsidR="0020556C" w:rsidRDefault="0020556C">
            <w:pPr>
              <w:rPr>
                <w:rFonts w:ascii="Times New Roman" w:eastAsia="Aptos" w:hAnsi="Times New Roman" w:cs="Times New Roman"/>
                <w:i/>
                <w:iCs/>
                <w:sz w:val="20"/>
                <w:szCs w:val="20"/>
              </w:rPr>
            </w:pPr>
            <w:r w:rsidRPr="00DA40E8">
              <w:rPr>
                <w:rFonts w:ascii="Times New Roman" w:hAnsi="Times New Roman" w:cs="Times New Roman"/>
                <w:i/>
                <w:iCs/>
                <w:color w:val="222222"/>
                <w:sz w:val="20"/>
                <w:szCs w:val="20"/>
              </w:rPr>
              <w:t>“</w:t>
            </w:r>
            <w:r w:rsidRPr="00DA40E8">
              <w:rPr>
                <w:rFonts w:ascii="Times New Roman" w:eastAsia="Aptos" w:hAnsi="Times New Roman" w:cs="Times New Roman"/>
                <w:i/>
                <w:iCs/>
                <w:sz w:val="20"/>
                <w:szCs w:val="20"/>
              </w:rPr>
              <w:t>Furthermore, we show the importance of analyzing both council district and sub-district (e.g. census tract) units to get the most accurate and actionable understanding of distribution of need across a city.”</w:t>
            </w:r>
          </w:p>
          <w:p w14:paraId="49F7C97B" w14:textId="22908422" w:rsidR="005F7E9E" w:rsidRPr="00DA40E8" w:rsidRDefault="005F7E9E">
            <w:pPr>
              <w:rPr>
                <w:rFonts w:ascii="Times New Roman" w:hAnsi="Times New Roman" w:cs="Times New Roman"/>
                <w:color w:val="222222"/>
                <w:sz w:val="20"/>
                <w:szCs w:val="20"/>
              </w:rPr>
            </w:pPr>
          </w:p>
        </w:tc>
      </w:tr>
    </w:tbl>
    <w:p w14:paraId="6ADAEF8E" w14:textId="7CA3C88E" w:rsidR="00FA33CC" w:rsidRDefault="0000619B">
      <w:pPr>
        <w:rPr>
          <w:rFonts w:ascii="Times New Roman" w:hAnsi="Times New Roman" w:cs="Times New Roman"/>
          <w:color w:val="222222"/>
          <w:sz w:val="20"/>
          <w:szCs w:val="20"/>
          <w:shd w:val="clear" w:color="auto" w:fill="FFFFFF"/>
        </w:rPr>
      </w:pPr>
      <w:r w:rsidRPr="00DA40E8">
        <w:rPr>
          <w:rFonts w:ascii="Times New Roman" w:hAnsi="Times New Roman" w:cs="Times New Roman"/>
          <w:color w:val="222222"/>
          <w:sz w:val="20"/>
          <w:szCs w:val="20"/>
        </w:rPr>
        <w:br/>
      </w:r>
      <w:r w:rsidRPr="00DA40E8">
        <w:rPr>
          <w:rFonts w:ascii="Times New Roman" w:hAnsi="Times New Roman" w:cs="Times New Roman"/>
          <w:color w:val="222222"/>
          <w:sz w:val="20"/>
          <w:szCs w:val="20"/>
          <w:shd w:val="clear" w:color="auto" w:fill="FFFFFF"/>
        </w:rPr>
        <w:t>Overall, the manuscript's aim and format fit a Brief Report well; the methods are appropriate, and the contribution, operationalizing health metrics at city council district scale with tract drill</w:t>
      </w:r>
      <w:r w:rsidRPr="00DA40E8">
        <w:rPr>
          <w:rFonts w:ascii="Times New Roman" w:hAnsi="Times New Roman" w:cs="Times New Roman"/>
          <w:color w:val="222222"/>
          <w:sz w:val="20"/>
          <w:szCs w:val="20"/>
          <w:shd w:val="clear" w:color="auto" w:fill="FFFFFF"/>
        </w:rPr>
        <w:noBreakHyphen/>
        <w:t>downs, is policy</w:t>
      </w:r>
      <w:r w:rsidRPr="00DA40E8">
        <w:rPr>
          <w:rFonts w:ascii="Times New Roman" w:hAnsi="Times New Roman" w:cs="Times New Roman"/>
          <w:color w:val="222222"/>
          <w:sz w:val="20"/>
          <w:szCs w:val="20"/>
          <w:shd w:val="clear" w:color="auto" w:fill="FFFFFF"/>
        </w:rPr>
        <w:noBreakHyphen/>
        <w:t>relevant and timely.</w:t>
      </w:r>
      <w:r w:rsidRPr="00DA40E8">
        <w:rPr>
          <w:rFonts w:ascii="Times New Roman" w:hAnsi="Times New Roman" w:cs="Times New Roman"/>
          <w:color w:val="222222"/>
          <w:sz w:val="20"/>
          <w:szCs w:val="20"/>
        </w:rPr>
        <w:br/>
      </w:r>
      <w:r w:rsidRPr="00DA40E8">
        <w:rPr>
          <w:rFonts w:ascii="Times New Roman" w:hAnsi="Times New Roman" w:cs="Times New Roman"/>
          <w:color w:val="222222"/>
          <w:sz w:val="20"/>
          <w:szCs w:val="20"/>
          <w:shd w:val="clear" w:color="auto" w:fill="FFFFFF"/>
        </w:rPr>
        <w:t>The paper chiefly needs clarifications rather than new analyses: (</w:t>
      </w:r>
      <w:proofErr w:type="spellStart"/>
      <w:r w:rsidRPr="00DA40E8">
        <w:rPr>
          <w:rFonts w:ascii="Times New Roman" w:hAnsi="Times New Roman" w:cs="Times New Roman"/>
          <w:color w:val="222222"/>
          <w:sz w:val="20"/>
          <w:szCs w:val="20"/>
          <w:shd w:val="clear" w:color="auto" w:fill="FFFFFF"/>
        </w:rPr>
        <w:t>i</w:t>
      </w:r>
      <w:proofErr w:type="spellEnd"/>
      <w:r w:rsidRPr="00DA40E8">
        <w:rPr>
          <w:rFonts w:ascii="Times New Roman" w:hAnsi="Times New Roman" w:cs="Times New Roman"/>
          <w:color w:val="222222"/>
          <w:sz w:val="20"/>
          <w:szCs w:val="20"/>
          <w:shd w:val="clear" w:color="auto" w:fill="FFFFFF"/>
        </w:rPr>
        <w:t>) one</w:t>
      </w:r>
      <w:r w:rsidRPr="00DA40E8">
        <w:rPr>
          <w:rFonts w:ascii="Times New Roman" w:hAnsi="Times New Roman" w:cs="Times New Roman"/>
          <w:color w:val="222222"/>
          <w:sz w:val="20"/>
          <w:szCs w:val="20"/>
          <w:shd w:val="clear" w:color="auto" w:fill="FFFFFF"/>
        </w:rPr>
        <w:noBreakHyphen/>
        <w:t>sentence justifications for metric choices and policy mechanisms; (ii) one</w:t>
      </w:r>
      <w:r w:rsidRPr="00DA40E8">
        <w:rPr>
          <w:rFonts w:ascii="Times New Roman" w:hAnsi="Times New Roman" w:cs="Times New Roman"/>
          <w:color w:val="222222"/>
          <w:sz w:val="20"/>
          <w:szCs w:val="20"/>
          <w:shd w:val="clear" w:color="auto" w:fill="FFFFFF"/>
        </w:rPr>
        <w:noBreakHyphen/>
        <w:t>to</w:t>
      </w:r>
      <w:r w:rsidRPr="00DA40E8">
        <w:rPr>
          <w:rFonts w:ascii="Times New Roman" w:hAnsi="Times New Roman" w:cs="Times New Roman"/>
          <w:color w:val="222222"/>
          <w:sz w:val="20"/>
          <w:szCs w:val="20"/>
          <w:shd w:val="clear" w:color="auto" w:fill="FFFFFF"/>
        </w:rPr>
        <w:noBreakHyphen/>
        <w:t>two sentences adding aggregation detail and uncertainty caveats; (iii) slightly stronger exposition of within</w:t>
      </w:r>
      <w:r w:rsidRPr="00DA40E8">
        <w:rPr>
          <w:rFonts w:ascii="Times New Roman" w:hAnsi="Times New Roman" w:cs="Times New Roman"/>
          <w:color w:val="222222"/>
          <w:sz w:val="20"/>
          <w:szCs w:val="20"/>
          <w:shd w:val="clear" w:color="auto" w:fill="FFFFFF"/>
        </w:rPr>
        <w:noBreakHyphen/>
        <w:t xml:space="preserve"> vs between</w:t>
      </w:r>
      <w:r w:rsidRPr="00DA40E8">
        <w:rPr>
          <w:rFonts w:ascii="Times New Roman" w:hAnsi="Times New Roman" w:cs="Times New Roman"/>
          <w:color w:val="222222"/>
          <w:sz w:val="20"/>
          <w:szCs w:val="20"/>
          <w:shd w:val="clear" w:color="auto" w:fill="FFFFFF"/>
        </w:rPr>
        <w:noBreakHyphen/>
        <w:t xml:space="preserve">district heterogeneity; and (iv) a concise limitations paragraph (MAUP, </w:t>
      </w:r>
      <w:r w:rsidRPr="00DA40E8">
        <w:rPr>
          <w:rFonts w:ascii="Times New Roman" w:hAnsi="Times New Roman" w:cs="Times New Roman"/>
          <w:color w:val="222222"/>
          <w:sz w:val="20"/>
          <w:szCs w:val="20"/>
          <w:shd w:val="clear" w:color="auto" w:fill="FFFFFF"/>
        </w:rPr>
        <w:lastRenderedPageBreak/>
        <w:t>ACS MOE, year mismatch). With these adjustments, the piece will provide a crisp, credible exemplar likely to stimulate further work and uptake by urban policymakers and advocates.</w:t>
      </w:r>
    </w:p>
    <w:p w14:paraId="14C527D4" w14:textId="77777777" w:rsidR="009C44FB" w:rsidRPr="0000619B" w:rsidRDefault="009C44FB">
      <w:pPr>
        <w:rPr>
          <w:rFonts w:ascii="Times New Roman" w:hAnsi="Times New Roman" w:cs="Times New Roman"/>
          <w:color w:val="222222"/>
          <w:sz w:val="20"/>
          <w:szCs w:val="20"/>
          <w:shd w:val="clear" w:color="auto" w:fill="FFFFFF"/>
        </w:rPr>
      </w:pPr>
    </w:p>
    <w:sectPr w:rsidR="009C44FB" w:rsidRPr="000061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593193"/>
    <w:multiLevelType w:val="hybridMultilevel"/>
    <w:tmpl w:val="268ABE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D70CDF"/>
    <w:multiLevelType w:val="hybridMultilevel"/>
    <w:tmpl w:val="D15899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899512826">
    <w:abstractNumId w:val="0"/>
  </w:num>
  <w:num w:numId="2" w16cid:durableId="73597432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Schnake-Mahl,Alina">
    <w15:presenceInfo w15:providerId="AD" w15:userId="S::as5494@drexel.edu::bf334678-cb8f-4bd7-809d-a20efc2104af"/>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619B"/>
    <w:rsid w:val="0000619B"/>
    <w:rsid w:val="00013DDA"/>
    <w:rsid w:val="000216C9"/>
    <w:rsid w:val="0003011D"/>
    <w:rsid w:val="00031106"/>
    <w:rsid w:val="00040331"/>
    <w:rsid w:val="00050FC2"/>
    <w:rsid w:val="0005592E"/>
    <w:rsid w:val="00064D52"/>
    <w:rsid w:val="00070B8F"/>
    <w:rsid w:val="00072890"/>
    <w:rsid w:val="00080466"/>
    <w:rsid w:val="00081467"/>
    <w:rsid w:val="00087550"/>
    <w:rsid w:val="000A3F27"/>
    <w:rsid w:val="000A4121"/>
    <w:rsid w:val="000D6A72"/>
    <w:rsid w:val="000E1DB0"/>
    <w:rsid w:val="0010143E"/>
    <w:rsid w:val="0010479A"/>
    <w:rsid w:val="001048A7"/>
    <w:rsid w:val="00107BD9"/>
    <w:rsid w:val="00122128"/>
    <w:rsid w:val="00124012"/>
    <w:rsid w:val="00144FE7"/>
    <w:rsid w:val="00146D76"/>
    <w:rsid w:val="00154D75"/>
    <w:rsid w:val="001635DB"/>
    <w:rsid w:val="0016468F"/>
    <w:rsid w:val="001706A5"/>
    <w:rsid w:val="00193BB0"/>
    <w:rsid w:val="001A567C"/>
    <w:rsid w:val="001C1A65"/>
    <w:rsid w:val="001D450E"/>
    <w:rsid w:val="00201FAD"/>
    <w:rsid w:val="00202919"/>
    <w:rsid w:val="0020556C"/>
    <w:rsid w:val="00216905"/>
    <w:rsid w:val="00217BFE"/>
    <w:rsid w:val="002316FF"/>
    <w:rsid w:val="00244A74"/>
    <w:rsid w:val="00254113"/>
    <w:rsid w:val="0028251B"/>
    <w:rsid w:val="002879C4"/>
    <w:rsid w:val="002A2B7B"/>
    <w:rsid w:val="002C1D88"/>
    <w:rsid w:val="002C33D6"/>
    <w:rsid w:val="002F487F"/>
    <w:rsid w:val="003008DB"/>
    <w:rsid w:val="00301C50"/>
    <w:rsid w:val="00326D5C"/>
    <w:rsid w:val="00330006"/>
    <w:rsid w:val="003415BD"/>
    <w:rsid w:val="00344582"/>
    <w:rsid w:val="00355FEC"/>
    <w:rsid w:val="00360F65"/>
    <w:rsid w:val="00385B32"/>
    <w:rsid w:val="0039349A"/>
    <w:rsid w:val="003A2B33"/>
    <w:rsid w:val="003C106E"/>
    <w:rsid w:val="003E2F7D"/>
    <w:rsid w:val="003E4347"/>
    <w:rsid w:val="003F3839"/>
    <w:rsid w:val="003F6AB8"/>
    <w:rsid w:val="003F7A5C"/>
    <w:rsid w:val="00411068"/>
    <w:rsid w:val="00432A88"/>
    <w:rsid w:val="00450BD5"/>
    <w:rsid w:val="004556D0"/>
    <w:rsid w:val="00460C21"/>
    <w:rsid w:val="004621A2"/>
    <w:rsid w:val="00470B52"/>
    <w:rsid w:val="00472917"/>
    <w:rsid w:val="00481410"/>
    <w:rsid w:val="004877B4"/>
    <w:rsid w:val="004E5D2B"/>
    <w:rsid w:val="004F26C8"/>
    <w:rsid w:val="004F4102"/>
    <w:rsid w:val="005074BC"/>
    <w:rsid w:val="005113D7"/>
    <w:rsid w:val="00511510"/>
    <w:rsid w:val="00516979"/>
    <w:rsid w:val="00525153"/>
    <w:rsid w:val="005375E5"/>
    <w:rsid w:val="005408BA"/>
    <w:rsid w:val="00542701"/>
    <w:rsid w:val="00562A8B"/>
    <w:rsid w:val="0057619D"/>
    <w:rsid w:val="00584B81"/>
    <w:rsid w:val="005875B5"/>
    <w:rsid w:val="00587AFE"/>
    <w:rsid w:val="005A12EE"/>
    <w:rsid w:val="005A469A"/>
    <w:rsid w:val="005B2674"/>
    <w:rsid w:val="005D0E0F"/>
    <w:rsid w:val="005D1730"/>
    <w:rsid w:val="005E2C33"/>
    <w:rsid w:val="005E5BC2"/>
    <w:rsid w:val="005F7E9E"/>
    <w:rsid w:val="00610DCA"/>
    <w:rsid w:val="0061590B"/>
    <w:rsid w:val="00652CCF"/>
    <w:rsid w:val="00653C03"/>
    <w:rsid w:val="0067421E"/>
    <w:rsid w:val="0068545D"/>
    <w:rsid w:val="00697144"/>
    <w:rsid w:val="006A0C91"/>
    <w:rsid w:val="006A32DB"/>
    <w:rsid w:val="006A41E4"/>
    <w:rsid w:val="006D2496"/>
    <w:rsid w:val="006D6C31"/>
    <w:rsid w:val="006F2393"/>
    <w:rsid w:val="00700D82"/>
    <w:rsid w:val="00722EBE"/>
    <w:rsid w:val="00740FCA"/>
    <w:rsid w:val="0074237E"/>
    <w:rsid w:val="007718B2"/>
    <w:rsid w:val="0077531A"/>
    <w:rsid w:val="007C0244"/>
    <w:rsid w:val="007E7C98"/>
    <w:rsid w:val="007F2887"/>
    <w:rsid w:val="00802E6F"/>
    <w:rsid w:val="00802EE1"/>
    <w:rsid w:val="008039E2"/>
    <w:rsid w:val="008045F7"/>
    <w:rsid w:val="00815DA6"/>
    <w:rsid w:val="0082223D"/>
    <w:rsid w:val="00823F63"/>
    <w:rsid w:val="0085364B"/>
    <w:rsid w:val="00867EC5"/>
    <w:rsid w:val="008938C7"/>
    <w:rsid w:val="00894292"/>
    <w:rsid w:val="008A298D"/>
    <w:rsid w:val="008A7822"/>
    <w:rsid w:val="008B19E3"/>
    <w:rsid w:val="008B2B1A"/>
    <w:rsid w:val="008C482A"/>
    <w:rsid w:val="008F7155"/>
    <w:rsid w:val="009038CB"/>
    <w:rsid w:val="009155BC"/>
    <w:rsid w:val="00976C1F"/>
    <w:rsid w:val="009846C5"/>
    <w:rsid w:val="009901FD"/>
    <w:rsid w:val="00994849"/>
    <w:rsid w:val="009962DE"/>
    <w:rsid w:val="009A48FD"/>
    <w:rsid w:val="009B70D5"/>
    <w:rsid w:val="009B79CD"/>
    <w:rsid w:val="009C44FB"/>
    <w:rsid w:val="009C76F3"/>
    <w:rsid w:val="009E2B45"/>
    <w:rsid w:val="00A34F2F"/>
    <w:rsid w:val="00A35A59"/>
    <w:rsid w:val="00A42B2B"/>
    <w:rsid w:val="00A43D2F"/>
    <w:rsid w:val="00A46ECC"/>
    <w:rsid w:val="00A51CDE"/>
    <w:rsid w:val="00A82953"/>
    <w:rsid w:val="00A97EBE"/>
    <w:rsid w:val="00AC4367"/>
    <w:rsid w:val="00AE02BD"/>
    <w:rsid w:val="00AF6570"/>
    <w:rsid w:val="00B20E03"/>
    <w:rsid w:val="00B6433E"/>
    <w:rsid w:val="00B67326"/>
    <w:rsid w:val="00B83437"/>
    <w:rsid w:val="00BA156D"/>
    <w:rsid w:val="00BA4B4F"/>
    <w:rsid w:val="00BA61E5"/>
    <w:rsid w:val="00BB0B0C"/>
    <w:rsid w:val="00BC5168"/>
    <w:rsid w:val="00BD0083"/>
    <w:rsid w:val="00C129A2"/>
    <w:rsid w:val="00C253BC"/>
    <w:rsid w:val="00C57C7C"/>
    <w:rsid w:val="00C62840"/>
    <w:rsid w:val="00CA6C49"/>
    <w:rsid w:val="00CC31F3"/>
    <w:rsid w:val="00CC7D35"/>
    <w:rsid w:val="00CE4594"/>
    <w:rsid w:val="00CE7E27"/>
    <w:rsid w:val="00D06F40"/>
    <w:rsid w:val="00D41E50"/>
    <w:rsid w:val="00D44089"/>
    <w:rsid w:val="00D54743"/>
    <w:rsid w:val="00D6047F"/>
    <w:rsid w:val="00D6477F"/>
    <w:rsid w:val="00D66DCA"/>
    <w:rsid w:val="00D71421"/>
    <w:rsid w:val="00D8766D"/>
    <w:rsid w:val="00DA347F"/>
    <w:rsid w:val="00DA40E8"/>
    <w:rsid w:val="00DB6D8B"/>
    <w:rsid w:val="00DE5730"/>
    <w:rsid w:val="00E21808"/>
    <w:rsid w:val="00E24BCE"/>
    <w:rsid w:val="00E373CC"/>
    <w:rsid w:val="00E42238"/>
    <w:rsid w:val="00E44A93"/>
    <w:rsid w:val="00E620E0"/>
    <w:rsid w:val="00E93CDB"/>
    <w:rsid w:val="00E97EF8"/>
    <w:rsid w:val="00EA2A17"/>
    <w:rsid w:val="00EC464A"/>
    <w:rsid w:val="00EF3FE3"/>
    <w:rsid w:val="00EF5C46"/>
    <w:rsid w:val="00F101BD"/>
    <w:rsid w:val="00F26477"/>
    <w:rsid w:val="00F277AC"/>
    <w:rsid w:val="00F438AE"/>
    <w:rsid w:val="00F52612"/>
    <w:rsid w:val="00F733CF"/>
    <w:rsid w:val="00F80DA8"/>
    <w:rsid w:val="00F97F66"/>
    <w:rsid w:val="00FA12BA"/>
    <w:rsid w:val="00FA33CC"/>
    <w:rsid w:val="00FA3DC2"/>
    <w:rsid w:val="00FB742E"/>
    <w:rsid w:val="00FE1BFD"/>
    <w:rsid w:val="00FE22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016B2CA"/>
  <w15:chartTrackingRefBased/>
  <w15:docId w15:val="{19A0AA77-A3BC-1F49-A965-C07FEA64A5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61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61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61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61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61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61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61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61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61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61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61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61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61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61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61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61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61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619B"/>
    <w:rPr>
      <w:rFonts w:eastAsiaTheme="majorEastAsia" w:cstheme="majorBidi"/>
      <w:color w:val="272727" w:themeColor="text1" w:themeTint="D8"/>
    </w:rPr>
  </w:style>
  <w:style w:type="paragraph" w:styleId="Title">
    <w:name w:val="Title"/>
    <w:basedOn w:val="Normal"/>
    <w:next w:val="Normal"/>
    <w:link w:val="TitleChar"/>
    <w:uiPriority w:val="10"/>
    <w:qFormat/>
    <w:rsid w:val="000061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61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61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61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619B"/>
    <w:pPr>
      <w:spacing w:before="160"/>
      <w:jc w:val="center"/>
    </w:pPr>
    <w:rPr>
      <w:i/>
      <w:iCs/>
      <w:color w:val="404040" w:themeColor="text1" w:themeTint="BF"/>
    </w:rPr>
  </w:style>
  <w:style w:type="character" w:customStyle="1" w:styleId="QuoteChar">
    <w:name w:val="Quote Char"/>
    <w:basedOn w:val="DefaultParagraphFont"/>
    <w:link w:val="Quote"/>
    <w:uiPriority w:val="29"/>
    <w:rsid w:val="0000619B"/>
    <w:rPr>
      <w:i/>
      <w:iCs/>
      <w:color w:val="404040" w:themeColor="text1" w:themeTint="BF"/>
    </w:rPr>
  </w:style>
  <w:style w:type="paragraph" w:styleId="ListParagraph">
    <w:name w:val="List Paragraph"/>
    <w:basedOn w:val="Normal"/>
    <w:uiPriority w:val="34"/>
    <w:qFormat/>
    <w:rsid w:val="0000619B"/>
    <w:pPr>
      <w:ind w:left="720"/>
      <w:contextualSpacing/>
    </w:pPr>
  </w:style>
  <w:style w:type="character" w:styleId="IntenseEmphasis">
    <w:name w:val="Intense Emphasis"/>
    <w:basedOn w:val="DefaultParagraphFont"/>
    <w:uiPriority w:val="21"/>
    <w:qFormat/>
    <w:rsid w:val="0000619B"/>
    <w:rPr>
      <w:i/>
      <w:iCs/>
      <w:color w:val="0F4761" w:themeColor="accent1" w:themeShade="BF"/>
    </w:rPr>
  </w:style>
  <w:style w:type="paragraph" w:styleId="IntenseQuote">
    <w:name w:val="Intense Quote"/>
    <w:basedOn w:val="Normal"/>
    <w:next w:val="Normal"/>
    <w:link w:val="IntenseQuoteChar"/>
    <w:uiPriority w:val="30"/>
    <w:qFormat/>
    <w:rsid w:val="000061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619B"/>
    <w:rPr>
      <w:i/>
      <w:iCs/>
      <w:color w:val="0F4761" w:themeColor="accent1" w:themeShade="BF"/>
    </w:rPr>
  </w:style>
  <w:style w:type="character" w:styleId="IntenseReference">
    <w:name w:val="Intense Reference"/>
    <w:basedOn w:val="DefaultParagraphFont"/>
    <w:uiPriority w:val="32"/>
    <w:qFormat/>
    <w:rsid w:val="0000619B"/>
    <w:rPr>
      <w:b/>
      <w:bCs/>
      <w:smallCaps/>
      <w:color w:val="0F4761" w:themeColor="accent1" w:themeShade="BF"/>
      <w:spacing w:val="5"/>
    </w:rPr>
  </w:style>
  <w:style w:type="table" w:styleId="TableGrid">
    <w:name w:val="Table Grid"/>
    <w:basedOn w:val="TableNormal"/>
    <w:uiPriority w:val="39"/>
    <w:rsid w:val="00584B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A35A59"/>
    <w:rPr>
      <w:sz w:val="16"/>
      <w:szCs w:val="16"/>
    </w:rPr>
  </w:style>
  <w:style w:type="paragraph" w:styleId="CommentText">
    <w:name w:val="annotation text"/>
    <w:basedOn w:val="Normal"/>
    <w:link w:val="CommentTextChar"/>
    <w:uiPriority w:val="99"/>
    <w:semiHidden/>
    <w:unhideWhenUsed/>
    <w:rsid w:val="00A35A59"/>
    <w:pPr>
      <w:spacing w:line="240" w:lineRule="auto"/>
    </w:pPr>
    <w:rPr>
      <w:sz w:val="20"/>
      <w:szCs w:val="20"/>
    </w:rPr>
  </w:style>
  <w:style w:type="character" w:customStyle="1" w:styleId="CommentTextChar">
    <w:name w:val="Comment Text Char"/>
    <w:basedOn w:val="DefaultParagraphFont"/>
    <w:link w:val="CommentText"/>
    <w:uiPriority w:val="99"/>
    <w:semiHidden/>
    <w:rsid w:val="00A35A59"/>
    <w:rPr>
      <w:sz w:val="20"/>
      <w:szCs w:val="20"/>
    </w:rPr>
  </w:style>
  <w:style w:type="paragraph" w:styleId="CommentSubject">
    <w:name w:val="annotation subject"/>
    <w:basedOn w:val="CommentText"/>
    <w:next w:val="CommentText"/>
    <w:link w:val="CommentSubjectChar"/>
    <w:uiPriority w:val="99"/>
    <w:semiHidden/>
    <w:unhideWhenUsed/>
    <w:rsid w:val="00A35A59"/>
    <w:rPr>
      <w:b/>
      <w:bCs/>
    </w:rPr>
  </w:style>
  <w:style w:type="character" w:customStyle="1" w:styleId="CommentSubjectChar">
    <w:name w:val="Comment Subject Char"/>
    <w:basedOn w:val="CommentTextChar"/>
    <w:link w:val="CommentSubject"/>
    <w:uiPriority w:val="99"/>
    <w:semiHidden/>
    <w:rsid w:val="00A35A59"/>
    <w:rPr>
      <w:b/>
      <w:bCs/>
      <w:sz w:val="20"/>
      <w:szCs w:val="20"/>
    </w:rPr>
  </w:style>
  <w:style w:type="character" w:customStyle="1" w:styleId="il">
    <w:name w:val="il"/>
    <w:basedOn w:val="DefaultParagraphFont"/>
    <w:rsid w:val="00FA3DC2"/>
  </w:style>
  <w:style w:type="paragraph" w:styleId="Revision">
    <w:name w:val="Revision"/>
    <w:hidden/>
    <w:uiPriority w:val="99"/>
    <w:semiHidden/>
    <w:rsid w:val="00A82953"/>
    <w:pPr>
      <w:spacing w:after="0" w:line="240" w:lineRule="auto"/>
    </w:pPr>
  </w:style>
  <w:style w:type="character" w:styleId="Hyperlink">
    <w:name w:val="Hyperlink"/>
    <w:basedOn w:val="DefaultParagraphFont"/>
    <w:uiPriority w:val="99"/>
    <w:unhideWhenUsed/>
    <w:rsid w:val="00B20E03"/>
    <w:rPr>
      <w:color w:val="467886" w:themeColor="hyperlink"/>
      <w:u w:val="single"/>
    </w:rPr>
  </w:style>
  <w:style w:type="character" w:styleId="UnresolvedMention">
    <w:name w:val="Unresolved Mention"/>
    <w:basedOn w:val="DefaultParagraphFont"/>
    <w:uiPriority w:val="99"/>
    <w:semiHidden/>
    <w:unhideWhenUsed/>
    <w:rsid w:val="00B20E03"/>
    <w:rPr>
      <w:color w:val="605E5C"/>
      <w:shd w:val="clear" w:color="auto" w:fill="E1DFDD"/>
    </w:rPr>
  </w:style>
  <w:style w:type="character" w:styleId="FollowedHyperlink">
    <w:name w:val="FollowedHyperlink"/>
    <w:basedOn w:val="DefaultParagraphFont"/>
    <w:uiPriority w:val="99"/>
    <w:semiHidden/>
    <w:unhideWhenUsed/>
    <w:rsid w:val="009B70D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rexel-uhc.github.io/philadelphia-council-districts-and-health/?metric=hs_grad_pc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10</Pages>
  <Words>7479</Words>
  <Characters>42633</Characters>
  <Application>Microsoft Office Word</Application>
  <DocSecurity>0</DocSecurity>
  <Lines>355</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Rushovich, Tamara</dc:creator>
  <cp:keywords/>
  <dc:description/>
  <cp:lastModifiedBy>Rushovich,Tamara</cp:lastModifiedBy>
  <cp:revision>17</cp:revision>
  <dcterms:created xsi:type="dcterms:W3CDTF">2026-07-09T20:18:00Z</dcterms:created>
  <dcterms:modified xsi:type="dcterms:W3CDTF">2026-07-10T13:18:00Z</dcterms:modified>
</cp:coreProperties>
</file>