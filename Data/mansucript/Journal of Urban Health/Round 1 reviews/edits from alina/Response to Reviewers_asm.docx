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40B0FE" w14:textId="1997B2EE" w:rsidR="00217BFE" w:rsidRPr="007E7C98" w:rsidRDefault="0005592E">
      <w:pPr>
        <w:rPr>
          <w:rFonts w:ascii="Times New Roman" w:hAnsi="Times New Roman" w:cs="Times New Roman"/>
          <w:color w:val="222222"/>
          <w:sz w:val="20"/>
          <w:szCs w:val="20"/>
          <w:shd w:val="clear" w:color="auto" w:fill="FFFFFF"/>
        </w:rPr>
      </w:pPr>
      <w:r w:rsidRPr="007E7C98">
        <w:rPr>
          <w:rFonts w:ascii="Times New Roman" w:hAnsi="Times New Roman" w:cs="Times New Roman"/>
          <w:color w:val="222222"/>
          <w:sz w:val="20"/>
          <w:szCs w:val="20"/>
          <w:shd w:val="clear" w:color="auto" w:fill="FFFFFF"/>
        </w:rPr>
        <w:t>Thank you for the opportunity to revise our manuscript. We have made edits based on the comments of the three reviewers</w:t>
      </w:r>
      <w:r w:rsidR="007E7C98" w:rsidRPr="007E7C98">
        <w:rPr>
          <w:rFonts w:ascii="Times New Roman" w:hAnsi="Times New Roman" w:cs="Times New Roman"/>
          <w:color w:val="222222"/>
          <w:sz w:val="20"/>
          <w:szCs w:val="20"/>
          <w:shd w:val="clear" w:color="auto" w:fill="FFFFFF"/>
        </w:rPr>
        <w:t>. Overall, we have added some references to international examples of similar work, clarifies the methods, limitations and conclusions. See detailed responses below.</w:t>
      </w:r>
    </w:p>
    <w:p w14:paraId="31FE66F8" w14:textId="355F34E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rPr>
        <w:br/>
      </w:r>
      <w:r w:rsidRPr="0000619B">
        <w:rPr>
          <w:rFonts w:ascii="Times New Roman" w:hAnsi="Times New Roman" w:cs="Times New Roman"/>
          <w:b/>
          <w:bCs/>
          <w:color w:val="222222"/>
          <w:sz w:val="20"/>
          <w:szCs w:val="20"/>
          <w:shd w:val="clear" w:color="auto" w:fill="FFFFFF"/>
        </w:rPr>
        <w:t>Reviewer #1:</w:t>
      </w:r>
      <w:r w:rsidRPr="0000619B">
        <w:rPr>
          <w:rFonts w:ascii="Times New Roman" w:hAnsi="Times New Roman" w:cs="Times New Roman"/>
          <w:color w:val="222222"/>
          <w:sz w:val="20"/>
          <w:szCs w:val="20"/>
          <w:shd w:val="clear" w:color="auto" w:fill="FFFFFF"/>
        </w:rPr>
        <w:t xml:space="preserve"> </w:t>
      </w:r>
    </w:p>
    <w:p w14:paraId="136F9FCB"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The study focuses on the American context and city council level health metrics. The Introduction and the article on the whole is short, and hence misses key and relevant literature from international examples that include those that focus on council level data such as the extensive literature examining context and the use of administrative boundaries for use in studies examining health and environmental influences. None are mentioned, the authors could review the work of Clark et al (2014), Mavoa et al (2019) among others, see References below.</w:t>
      </w:r>
    </w:p>
    <w:tbl>
      <w:tblPr>
        <w:tblStyle w:val="TableGrid"/>
        <w:tblW w:w="0" w:type="auto"/>
        <w:tblLook w:val="04A0" w:firstRow="1" w:lastRow="0" w:firstColumn="1" w:lastColumn="0" w:noHBand="0" w:noVBand="1"/>
      </w:tblPr>
      <w:tblGrid>
        <w:gridCol w:w="9350"/>
      </w:tblGrid>
      <w:tr w:rsidR="00584B81" w14:paraId="72F22DA4" w14:textId="77777777" w:rsidTr="00584B81">
        <w:tc>
          <w:tcPr>
            <w:tcW w:w="9350" w:type="dxa"/>
          </w:tcPr>
          <w:p w14:paraId="36BA64E9" w14:textId="25AB2673" w:rsidR="00064D52" w:rsidRDefault="005E5BC2">
            <w:pPr>
              <w:rPr>
                <w:rFonts w:ascii="Times New Roman" w:hAnsi="Times New Roman" w:cs="Times New Roman"/>
                <w:color w:val="222222"/>
                <w:sz w:val="20"/>
                <w:szCs w:val="20"/>
                <w:shd w:val="clear" w:color="auto" w:fill="FFFFFF"/>
              </w:rPr>
            </w:pPr>
            <w:r w:rsidRPr="007718B2">
              <w:rPr>
                <w:rFonts w:ascii="Times New Roman" w:hAnsi="Times New Roman" w:cs="Times New Roman"/>
                <w:b/>
                <w:bCs/>
                <w:color w:val="222222"/>
                <w:sz w:val="20"/>
                <w:szCs w:val="20"/>
                <w:shd w:val="clear" w:color="auto" w:fill="FFFFFF"/>
              </w:rPr>
              <w:t>Response</w:t>
            </w:r>
            <w:r>
              <w:rPr>
                <w:rFonts w:ascii="Times New Roman" w:hAnsi="Times New Roman" w:cs="Times New Roman"/>
                <w:color w:val="222222"/>
                <w:sz w:val="20"/>
                <w:szCs w:val="20"/>
                <w:shd w:val="clear" w:color="auto" w:fill="FFFFFF"/>
              </w:rPr>
              <w:t xml:space="preserve">: </w:t>
            </w:r>
            <w:r w:rsidR="00976C1F">
              <w:rPr>
                <w:rFonts w:ascii="Times New Roman" w:hAnsi="Times New Roman" w:cs="Times New Roman"/>
                <w:color w:val="222222"/>
                <w:sz w:val="20"/>
                <w:szCs w:val="20"/>
                <w:shd w:val="clear" w:color="auto" w:fill="FFFFFF"/>
              </w:rPr>
              <w:t xml:space="preserve">Thank you for this point. </w:t>
            </w:r>
            <w:r w:rsidR="005074BC">
              <w:rPr>
                <w:rFonts w:ascii="Times New Roman" w:hAnsi="Times New Roman" w:cs="Times New Roman"/>
                <w:color w:val="222222"/>
                <w:sz w:val="20"/>
                <w:szCs w:val="20"/>
                <w:shd w:val="clear" w:color="auto" w:fill="FFFFFF"/>
              </w:rPr>
              <w:t xml:space="preserve">The focus of </w:t>
            </w:r>
            <w:r w:rsidR="005B2674">
              <w:rPr>
                <w:rFonts w:ascii="Times New Roman" w:hAnsi="Times New Roman" w:cs="Times New Roman"/>
                <w:color w:val="222222"/>
                <w:sz w:val="20"/>
                <w:szCs w:val="20"/>
                <w:shd w:val="clear" w:color="auto" w:fill="FFFFFF"/>
              </w:rPr>
              <w:t>our</w:t>
            </w:r>
            <w:r w:rsidR="005074BC">
              <w:rPr>
                <w:rFonts w:ascii="Times New Roman" w:hAnsi="Times New Roman" w:cs="Times New Roman"/>
                <w:color w:val="222222"/>
                <w:sz w:val="20"/>
                <w:szCs w:val="20"/>
                <w:shd w:val="clear" w:color="auto" w:fill="FFFFFF"/>
              </w:rPr>
              <w:t xml:space="preserve"> study is to use Philadelphia as a case study to look at the feasibility and utility of investigating and reporting public health metrics at the city council district level. We</w:t>
            </w:r>
            <w:r w:rsidR="00A82953">
              <w:rPr>
                <w:rFonts w:ascii="Times New Roman" w:hAnsi="Times New Roman" w:cs="Times New Roman"/>
                <w:color w:val="222222"/>
                <w:sz w:val="20"/>
                <w:szCs w:val="20"/>
                <w:shd w:val="clear" w:color="auto" w:fill="FFFFFF"/>
              </w:rPr>
              <w:t xml:space="preserve"> focus on</w:t>
            </w:r>
            <w:r w:rsidR="005074BC">
              <w:rPr>
                <w:rFonts w:ascii="Times New Roman" w:hAnsi="Times New Roman" w:cs="Times New Roman"/>
                <w:color w:val="222222"/>
                <w:sz w:val="20"/>
                <w:szCs w:val="20"/>
                <w:shd w:val="clear" w:color="auto" w:fill="FFFFFF"/>
              </w:rPr>
              <w:t xml:space="preserve"> </w:t>
            </w:r>
            <w:r w:rsidR="00A82953">
              <w:rPr>
                <w:rFonts w:ascii="Times New Roman" w:hAnsi="Times New Roman" w:cs="Times New Roman"/>
                <w:color w:val="222222"/>
                <w:sz w:val="20"/>
                <w:szCs w:val="20"/>
                <w:shd w:val="clear" w:color="auto" w:fill="FFFFFF"/>
              </w:rPr>
              <w:t>the merits and necessary consideration of using city council districts</w:t>
            </w:r>
            <w:r w:rsidR="002C33D6">
              <w:rPr>
                <w:rFonts w:ascii="Times New Roman" w:hAnsi="Times New Roman" w:cs="Times New Roman"/>
                <w:color w:val="222222"/>
                <w:sz w:val="20"/>
                <w:szCs w:val="20"/>
                <w:shd w:val="clear" w:color="auto" w:fill="FFFFFF"/>
              </w:rPr>
              <w:t xml:space="preserve">, rather than comparing </w:t>
            </w:r>
            <w:r w:rsidR="00A82953">
              <w:rPr>
                <w:rFonts w:ascii="Times New Roman" w:hAnsi="Times New Roman" w:cs="Times New Roman"/>
                <w:color w:val="222222"/>
                <w:sz w:val="20"/>
                <w:szCs w:val="20"/>
                <w:shd w:val="clear" w:color="auto" w:fill="FFFFFF"/>
              </w:rPr>
              <w:t xml:space="preserve"> </w:t>
            </w:r>
            <w:r w:rsidR="0061590B">
              <w:rPr>
                <w:rFonts w:ascii="Times New Roman" w:hAnsi="Times New Roman" w:cs="Times New Roman"/>
                <w:color w:val="222222"/>
                <w:sz w:val="20"/>
                <w:szCs w:val="20"/>
                <w:shd w:val="clear" w:color="auto" w:fill="FFFFFF"/>
              </w:rPr>
              <w:t>administrative boundaries</w:t>
            </w:r>
            <w:r w:rsidR="002C33D6">
              <w:rPr>
                <w:rFonts w:ascii="Times New Roman" w:hAnsi="Times New Roman" w:cs="Times New Roman"/>
                <w:color w:val="222222"/>
                <w:sz w:val="20"/>
                <w:szCs w:val="20"/>
                <w:shd w:val="clear" w:color="auto" w:fill="FFFFFF"/>
              </w:rPr>
              <w:t>.</w:t>
            </w:r>
            <w:r w:rsidR="001048A7">
              <w:rPr>
                <w:rFonts w:ascii="Times New Roman" w:hAnsi="Times New Roman" w:cs="Times New Roman"/>
                <w:color w:val="222222"/>
                <w:sz w:val="20"/>
                <w:szCs w:val="20"/>
                <w:shd w:val="clear" w:color="auto" w:fill="FFFFFF"/>
              </w:rPr>
              <w:t xml:space="preserve"> </w:t>
            </w:r>
            <w:r w:rsidR="003F6AB8">
              <w:rPr>
                <w:rFonts w:ascii="Times New Roman" w:hAnsi="Times New Roman" w:cs="Times New Roman"/>
                <w:color w:val="222222"/>
                <w:sz w:val="20"/>
                <w:szCs w:val="20"/>
                <w:shd w:val="clear" w:color="auto" w:fill="FFFFFF"/>
              </w:rPr>
              <w:t>However, we have included reference</w:t>
            </w:r>
            <w:r w:rsidR="0010479A">
              <w:rPr>
                <w:rFonts w:ascii="Times New Roman" w:hAnsi="Times New Roman" w:cs="Times New Roman"/>
                <w:color w:val="222222"/>
                <w:sz w:val="20"/>
                <w:szCs w:val="20"/>
                <w:shd w:val="clear" w:color="auto" w:fill="FFFFFF"/>
              </w:rPr>
              <w:t>s</w:t>
            </w:r>
            <w:r w:rsidR="003F6AB8">
              <w:rPr>
                <w:rFonts w:ascii="Times New Roman" w:hAnsi="Times New Roman" w:cs="Times New Roman"/>
                <w:color w:val="222222"/>
                <w:sz w:val="20"/>
                <w:szCs w:val="20"/>
                <w:shd w:val="clear" w:color="auto" w:fill="FFFFFF"/>
              </w:rPr>
              <w:t xml:space="preserve"> to the </w:t>
            </w:r>
            <w:r w:rsidR="0010479A">
              <w:rPr>
                <w:rFonts w:ascii="Times New Roman" w:hAnsi="Times New Roman" w:cs="Times New Roman"/>
                <w:color w:val="222222"/>
                <w:sz w:val="20"/>
                <w:szCs w:val="20"/>
                <w:shd w:val="clear" w:color="auto" w:fill="FFFFFF"/>
              </w:rPr>
              <w:t>suggested literature in the introduction to ensure that we acknowledge this important additional work</w:t>
            </w:r>
            <w:r w:rsidR="00064D52" w:rsidRPr="005375E5">
              <w:rPr>
                <w:rFonts w:ascii="Times New Roman" w:hAnsi="Times New Roman" w:cs="Times New Roman"/>
                <w:color w:val="222222"/>
                <w:sz w:val="20"/>
                <w:szCs w:val="20"/>
                <w:shd w:val="clear" w:color="auto" w:fill="FFFFFF"/>
              </w:rPr>
              <w:t>:</w:t>
            </w:r>
          </w:p>
          <w:p w14:paraId="52D94441" w14:textId="77777777" w:rsidR="005375E5" w:rsidRPr="005375E5" w:rsidRDefault="005375E5">
            <w:pPr>
              <w:rPr>
                <w:rFonts w:ascii="Times New Roman" w:hAnsi="Times New Roman" w:cs="Times New Roman"/>
                <w:color w:val="222222"/>
                <w:sz w:val="20"/>
                <w:szCs w:val="20"/>
                <w:shd w:val="clear" w:color="auto" w:fill="FFFFFF"/>
              </w:rPr>
            </w:pPr>
          </w:p>
          <w:p w14:paraId="21AD0E72" w14:textId="41B65022" w:rsidR="00064D52" w:rsidRPr="005375E5" w:rsidRDefault="00064D52">
            <w:pPr>
              <w:rPr>
                <w:rFonts w:ascii="Times New Roman" w:hAnsi="Times New Roman" w:cs="Times New Roman"/>
                <w:i/>
                <w:iCs/>
                <w:color w:val="222222"/>
                <w:sz w:val="20"/>
                <w:szCs w:val="20"/>
                <w:shd w:val="clear" w:color="auto" w:fill="FFFFFF"/>
              </w:rPr>
            </w:pPr>
            <w:r w:rsidRPr="005375E5">
              <w:rPr>
                <w:rFonts w:ascii="Times New Roman" w:hAnsi="Times New Roman" w:cs="Times New Roman"/>
                <w:i/>
                <w:iCs/>
                <w:color w:val="222222"/>
                <w:sz w:val="20"/>
                <w:szCs w:val="20"/>
                <w:shd w:val="clear" w:color="auto" w:fill="FFFFFF"/>
              </w:rPr>
              <w:t>“</w:t>
            </w:r>
            <w:r w:rsidRPr="005375E5">
              <w:rPr>
                <w:rFonts w:ascii="Times New Roman" w:hAnsi="Times New Roman" w:cs="Times New Roman"/>
                <w:i/>
                <w:iCs/>
                <w:sz w:val="20"/>
                <w:szCs w:val="20"/>
              </w:rPr>
              <w:t xml:space="preserve">There have also been efforts to develop new methods for estimating public health metrics by district, as most health data are not available using district boundaries, </w:t>
            </w:r>
            <w:r w:rsidRPr="005375E5">
              <w:rPr>
                <w:rFonts w:ascii="Times New Roman" w:hAnsi="Times New Roman" w:cs="Times New Roman"/>
                <w:i/>
                <w:iCs/>
                <w:sz w:val="20"/>
                <w:szCs w:val="20"/>
              </w:rPr>
              <w:fldChar w:fldCharType="begin">
                <w:fldData xml:space="preserve">PEVuZE5vdGU+PENpdGU+PEF1dGhvcj5TY2huYWtlLU1haGw8L0F1dGhvcj48WWVhcj4yMDI0PC9Z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</w:fldData>
              </w:fldChar>
            </w:r>
            <w:r w:rsidRPr="005375E5">
              <w:rPr>
                <w:rFonts w:ascii="Times New Roman" w:hAnsi="Times New Roman" w:cs="Times New Roman"/>
                <w:i/>
                <w:iCs/>
                <w:sz w:val="20"/>
                <w:szCs w:val="20"/>
              </w:rPr>
              <w:instrText xml:space="preserve"> ADDIN EN.CITE </w:instrText>
            </w:r>
            <w:r w:rsidRPr="005375E5">
              <w:rPr>
                <w:rFonts w:ascii="Times New Roman" w:hAnsi="Times New Roman" w:cs="Times New Roman"/>
                <w:i/>
                <w:iCs/>
                <w:sz w:val="20"/>
                <w:szCs w:val="20"/>
              </w:rPr>
              <w:fldChar w:fldCharType="begin">
                <w:fldData xml:space="preserve">PEVuZE5vdGU+PENpdGU+PEF1dGhvcj5TY2huYWtlLU1haGw8L0F1dGhvcj48WWVhcj4yMDI0PC9Z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</w:fldData>
              </w:fldChar>
            </w:r>
            <w:r w:rsidRPr="005375E5">
              <w:rPr>
                <w:rFonts w:ascii="Times New Roman" w:hAnsi="Times New Roman" w:cs="Times New Roman"/>
                <w:i/>
                <w:iCs/>
                <w:sz w:val="20"/>
                <w:szCs w:val="20"/>
              </w:rPr>
              <w:instrText xml:space="preserve"> ADDIN EN.CITE.DATA </w:instrText>
            </w:r>
            <w:r w:rsidRPr="005375E5">
              <w:rPr>
                <w:rFonts w:ascii="Times New Roman" w:hAnsi="Times New Roman" w:cs="Times New Roman"/>
                <w:i/>
                <w:iCs/>
                <w:sz w:val="20"/>
                <w:szCs w:val="20"/>
              </w:rPr>
            </w:r>
            <w:r w:rsidRPr="005375E5">
              <w:rPr>
                <w:rFonts w:ascii="Times New Roman" w:hAnsi="Times New Roman" w:cs="Times New Roman"/>
                <w:i/>
                <w:iCs/>
                <w:sz w:val="20"/>
                <w:szCs w:val="20"/>
              </w:rPr>
              <w:fldChar w:fldCharType="end"/>
            </w:r>
            <w:r w:rsidRPr="005375E5">
              <w:rPr>
                <w:rFonts w:ascii="Times New Roman" w:hAnsi="Times New Roman" w:cs="Times New Roman"/>
                <w:i/>
                <w:iCs/>
                <w:sz w:val="20"/>
                <w:szCs w:val="20"/>
              </w:rPr>
            </w:r>
            <w:r w:rsidRPr="005375E5">
              <w:rPr>
                <w:rFonts w:ascii="Times New Roman" w:hAnsi="Times New Roman" w:cs="Times New Roman"/>
                <w:i/>
                <w:iCs/>
                <w:sz w:val="20"/>
                <w:szCs w:val="20"/>
              </w:rPr>
              <w:fldChar w:fldCharType="separate"/>
            </w:r>
            <w:r w:rsidRPr="005375E5">
              <w:rPr>
                <w:rFonts w:ascii="Times New Roman" w:hAnsi="Times New Roman" w:cs="Times New Roman"/>
                <w:i/>
                <w:iCs/>
                <w:noProof/>
                <w:sz w:val="20"/>
                <w:szCs w:val="20"/>
              </w:rPr>
              <w:t>(3, 8, 9)</w:t>
            </w:r>
            <w:r w:rsidRPr="005375E5">
              <w:rPr>
                <w:rFonts w:ascii="Times New Roman" w:hAnsi="Times New Roman" w:cs="Times New Roman"/>
                <w:i/>
                <w:iCs/>
                <w:sz w:val="20"/>
                <w:szCs w:val="20"/>
              </w:rPr>
              <w:fldChar w:fldCharType="end"/>
            </w:r>
            <w:r w:rsidRPr="005375E5">
              <w:rPr>
                <w:rFonts w:ascii="Times New Roman" w:hAnsi="Times New Roman" w:cs="Times New Roman"/>
                <w:i/>
                <w:iCs/>
                <w:sz w:val="20"/>
                <w:szCs w:val="20"/>
              </w:rPr>
              <w:t xml:space="preserve"> </w:t>
            </w:r>
            <w:r w:rsidRPr="005375E5">
              <w:rPr>
                <w:rFonts w:ascii="Times New Roman" w:hAnsi="Times New Roman" w:cs="Times New Roman"/>
                <w:i/>
                <w:iCs/>
                <w:sz w:val="20"/>
                <w:szCs w:val="20"/>
                <w:highlight w:val="yellow"/>
              </w:rPr>
              <w:t>and evaluating the validity of using geographic units of different sizes</w:t>
            </w:r>
            <w:r w:rsidRPr="005375E5">
              <w:rPr>
                <w:rFonts w:ascii="Times New Roman" w:hAnsi="Times New Roman" w:cs="Times New Roman"/>
                <w:i/>
                <w:iCs/>
                <w:sz w:val="20"/>
                <w:szCs w:val="20"/>
                <w:highlight w:val="yellow"/>
              </w:rPr>
              <w:fldChar w:fldCharType="begin">
                <w:fldData xml:space="preserve">PEVuZE5vdGU+PENpdGU+PEF1dGhvcj5DbGFyazwvQXV0aG9yPjxZZWFyPjIwMTM8L1llYXI+PFJl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</w:fldData>
              </w:fldChar>
            </w:r>
            <w:r w:rsidRPr="005375E5">
              <w:rPr>
                <w:rFonts w:ascii="Times New Roman" w:hAnsi="Times New Roman" w:cs="Times New Roman"/>
                <w:i/>
                <w:iCs/>
                <w:sz w:val="20"/>
                <w:szCs w:val="20"/>
                <w:highlight w:val="yellow"/>
              </w:rPr>
              <w:instrText xml:space="preserve"> ADDIN EN.CITE </w:instrText>
            </w:r>
            <w:r w:rsidRPr="005375E5">
              <w:rPr>
                <w:rFonts w:ascii="Times New Roman" w:hAnsi="Times New Roman" w:cs="Times New Roman"/>
                <w:i/>
                <w:iCs/>
                <w:sz w:val="20"/>
                <w:szCs w:val="20"/>
                <w:highlight w:val="yellow"/>
              </w:rPr>
              <w:fldChar w:fldCharType="begin">
                <w:fldData xml:space="preserve">PEVuZE5vdGU+PENpdGU+PEF1dGhvcj5DbGFyazwvQXV0aG9yPjxZZWFyPjIwMTM8L1llYXI+PFJl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</w:fldData>
              </w:fldChar>
            </w:r>
            <w:r w:rsidRPr="005375E5">
              <w:rPr>
                <w:rFonts w:ascii="Times New Roman" w:hAnsi="Times New Roman" w:cs="Times New Roman"/>
                <w:i/>
                <w:iCs/>
                <w:sz w:val="20"/>
                <w:szCs w:val="20"/>
                <w:highlight w:val="yellow"/>
              </w:rPr>
              <w:instrText xml:space="preserve"> ADDIN EN.CITE.DATA </w:instrText>
            </w:r>
            <w:r w:rsidRPr="005375E5">
              <w:rPr>
                <w:rFonts w:ascii="Times New Roman" w:hAnsi="Times New Roman" w:cs="Times New Roman"/>
                <w:i/>
                <w:iCs/>
                <w:sz w:val="20"/>
                <w:szCs w:val="20"/>
                <w:highlight w:val="yellow"/>
              </w:rPr>
            </w:r>
            <w:r w:rsidRPr="005375E5">
              <w:rPr>
                <w:rFonts w:ascii="Times New Roman" w:hAnsi="Times New Roman" w:cs="Times New Roman"/>
                <w:i/>
                <w:iCs/>
                <w:sz w:val="20"/>
                <w:szCs w:val="20"/>
                <w:highlight w:val="yellow"/>
              </w:rPr>
              <w:fldChar w:fldCharType="end"/>
            </w:r>
            <w:r w:rsidRPr="005375E5">
              <w:rPr>
                <w:rFonts w:ascii="Times New Roman" w:hAnsi="Times New Roman" w:cs="Times New Roman"/>
                <w:i/>
                <w:iCs/>
                <w:sz w:val="20"/>
                <w:szCs w:val="20"/>
                <w:highlight w:val="yellow"/>
              </w:rPr>
            </w:r>
            <w:r w:rsidRPr="005375E5">
              <w:rPr>
                <w:rFonts w:ascii="Times New Roman" w:hAnsi="Times New Roman" w:cs="Times New Roman"/>
                <w:i/>
                <w:iCs/>
                <w:sz w:val="20"/>
                <w:szCs w:val="20"/>
                <w:highlight w:val="yellow"/>
              </w:rPr>
              <w:fldChar w:fldCharType="separate"/>
            </w:r>
            <w:r w:rsidRPr="005375E5">
              <w:rPr>
                <w:rFonts w:ascii="Times New Roman" w:hAnsi="Times New Roman" w:cs="Times New Roman"/>
                <w:i/>
                <w:iCs/>
                <w:noProof/>
                <w:sz w:val="20"/>
                <w:szCs w:val="20"/>
                <w:highlight w:val="yellow"/>
              </w:rPr>
              <w:t>(10-12)</w:t>
            </w:r>
            <w:r w:rsidRPr="005375E5">
              <w:rPr>
                <w:rFonts w:ascii="Times New Roman" w:hAnsi="Times New Roman" w:cs="Times New Roman"/>
                <w:i/>
                <w:iCs/>
                <w:sz w:val="20"/>
                <w:szCs w:val="20"/>
                <w:highlight w:val="yellow"/>
              </w:rPr>
              <w:fldChar w:fldCharType="end"/>
            </w:r>
            <w:r w:rsidRPr="005375E5">
              <w:rPr>
                <w:rFonts w:ascii="Times New Roman" w:hAnsi="Times New Roman" w:cs="Times New Roman"/>
                <w:i/>
                <w:iCs/>
                <w:sz w:val="20"/>
                <w:szCs w:val="20"/>
                <w:highlight w:val="yellow"/>
              </w:rPr>
              <w:t>. The motivation for investigating council districts as a geopolitical unit that can be used in public health is twofold: to provide elected officials with data for the districts they represent,</w:t>
            </w:r>
            <w:r w:rsidRPr="005375E5">
              <w:rPr>
                <w:rFonts w:ascii="Times New Roman" w:hAnsi="Times New Roman" w:cs="Times New Roman"/>
                <w:i/>
                <w:iCs/>
                <w:sz w:val="20"/>
                <w:szCs w:val="20"/>
              </w:rPr>
              <w:t xml:space="preserve"> and to provide residents, constituents, and advocates with data on the health of their own district and broader community.”</w:t>
            </w:r>
          </w:p>
          <w:p w14:paraId="4AC7ED94" w14:textId="731C1A17" w:rsidR="0061590B" w:rsidRPr="0061590B" w:rsidRDefault="0061590B">
            <w:pPr>
              <w:rPr>
                <w:rFonts w:ascii="Times New Roman" w:hAnsi="Times New Roman" w:cs="Times New Roman"/>
                <w:color w:val="EE0000"/>
                <w:sz w:val="20"/>
                <w:szCs w:val="20"/>
                <w:shd w:val="clear" w:color="auto" w:fill="FFFFFF"/>
              </w:rPr>
            </w:pPr>
            <w:r>
              <w:rPr>
                <w:rFonts w:ascii="Times New Roman" w:hAnsi="Times New Roman" w:cs="Times New Roman"/>
                <w:color w:val="EE0000"/>
                <w:sz w:val="20"/>
                <w:szCs w:val="20"/>
                <w:shd w:val="clear" w:color="auto" w:fill="FFFFFF"/>
              </w:rPr>
              <w:t xml:space="preserve"> </w:t>
            </w:r>
          </w:p>
        </w:tc>
      </w:tr>
    </w:tbl>
    <w:p w14:paraId="3A677208" w14:textId="77777777" w:rsidR="00584B81" w:rsidRDefault="00584B81">
      <w:pPr>
        <w:rPr>
          <w:rFonts w:ascii="Times New Roman" w:hAnsi="Times New Roman" w:cs="Times New Roman"/>
          <w:color w:val="222222"/>
          <w:sz w:val="20"/>
          <w:szCs w:val="20"/>
          <w:shd w:val="clear" w:color="auto" w:fill="FFFFFF"/>
        </w:rPr>
      </w:pPr>
    </w:p>
    <w:p w14:paraId="2F62D3B9"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commentRangeStart w:id="0"/>
      <w:r w:rsidRPr="0000619B">
        <w:rPr>
          <w:rFonts w:ascii="Times New Roman" w:hAnsi="Times New Roman" w:cs="Times New Roman"/>
          <w:color w:val="222222"/>
          <w:sz w:val="20"/>
          <w:szCs w:val="20"/>
          <w:shd w:val="clear" w:color="auto" w:fill="FFFFFF"/>
        </w:rPr>
        <w:t>Only two health metrics are explored and there is limited presentation of indicator systems that examine health metrics, despite there being many around.</w:t>
      </w:r>
      <w:commentRangeEnd w:id="0"/>
      <w:r w:rsidR="00802E6F">
        <w:rPr>
          <w:rStyle w:val="CommentReference"/>
          <w:rFonts w:ascii="Times New Roman" w:hAnsi="Times New Roman" w:cs="Times New Roman"/>
          <w:color w:val="222222"/>
          <w:sz w:val="20"/>
          <w:szCs w:val="20"/>
          <w:shd w:val="clear" w:color="auto" w:fill="FFFFFF"/>
        </w:rPr>
        <w:commentReference w:id="0"/>
      </w:r>
    </w:p>
    <w:tbl>
      <w:tblPr>
        <w:tblStyle w:val="TableGrid"/>
        <w:tblW w:w="0" w:type="auto"/>
        <w:tblLook w:val="04A0" w:firstRow="1" w:lastRow="0" w:firstColumn="1" w:lastColumn="0" w:noHBand="0" w:noVBand="1"/>
      </w:tblPr>
      <w:tblGrid>
        <w:gridCol w:w="9350"/>
      </w:tblGrid>
      <w:tr w:rsidR="0061590B" w14:paraId="425EF4EB" w14:textId="77777777" w:rsidTr="0061590B">
        <w:tc>
          <w:tcPr>
            <w:tcW w:w="9350" w:type="dxa"/>
          </w:tcPr>
          <w:p w14:paraId="20597E93" w14:textId="6C09AD27" w:rsidR="0061590B" w:rsidRDefault="005A469A">
            <w:pPr>
              <w:rPr>
                <w:rFonts w:ascii="Times New Roman" w:hAnsi="Times New Roman" w:cs="Times New Roman"/>
                <w:color w:val="222222"/>
                <w:sz w:val="20"/>
                <w:szCs w:val="20"/>
                <w:shd w:val="clear" w:color="auto" w:fill="FFFFFF"/>
              </w:rPr>
            </w:pPr>
            <w:r w:rsidRPr="007718B2">
              <w:rPr>
                <w:rFonts w:ascii="Times New Roman" w:hAnsi="Times New Roman" w:cs="Times New Roman"/>
                <w:b/>
                <w:bCs/>
                <w:color w:val="222222"/>
                <w:sz w:val="20"/>
                <w:szCs w:val="20"/>
                <w:shd w:val="clear" w:color="auto" w:fill="FFFFFF"/>
              </w:rPr>
              <w:t>Response:</w:t>
            </w:r>
            <w:r>
              <w:rPr>
                <w:rFonts w:ascii="Times New Roman" w:hAnsi="Times New Roman" w:cs="Times New Roman"/>
                <w:color w:val="222222"/>
                <w:sz w:val="20"/>
                <w:szCs w:val="20"/>
                <w:shd w:val="clear" w:color="auto" w:fill="FFFFFF"/>
              </w:rPr>
              <w:t xml:space="preserve"> </w:t>
            </w:r>
            <w:r w:rsidR="00154D75">
              <w:rPr>
                <w:rFonts w:ascii="Times New Roman" w:hAnsi="Times New Roman" w:cs="Times New Roman"/>
                <w:color w:val="222222"/>
                <w:sz w:val="20"/>
                <w:szCs w:val="20"/>
                <w:shd w:val="clear" w:color="auto" w:fill="FFFFFF"/>
              </w:rPr>
              <w:t xml:space="preserve">The aim of this study is not to do a comprehensive study of public health indicators for Philadelphia, but rather to use to </w:t>
            </w:r>
            <w:r>
              <w:rPr>
                <w:rFonts w:ascii="Times New Roman" w:hAnsi="Times New Roman" w:cs="Times New Roman"/>
                <w:color w:val="222222"/>
                <w:sz w:val="20"/>
                <w:szCs w:val="20"/>
                <w:shd w:val="clear" w:color="auto" w:fill="FFFFFF"/>
              </w:rPr>
              <w:t xml:space="preserve">two </w:t>
            </w:r>
            <w:r w:rsidR="00154D75">
              <w:rPr>
                <w:rFonts w:ascii="Times New Roman" w:hAnsi="Times New Roman" w:cs="Times New Roman"/>
                <w:color w:val="222222"/>
                <w:sz w:val="20"/>
                <w:szCs w:val="20"/>
                <w:shd w:val="clear" w:color="auto" w:fill="FFFFFF"/>
              </w:rPr>
              <w:t xml:space="preserve">example indicators to show the utility and feasibility of </w:t>
            </w:r>
            <w:r>
              <w:rPr>
                <w:rFonts w:ascii="Times New Roman" w:hAnsi="Times New Roman" w:cs="Times New Roman"/>
                <w:color w:val="222222"/>
                <w:sz w:val="20"/>
                <w:szCs w:val="20"/>
                <w:shd w:val="clear" w:color="auto" w:fill="FFFFFF"/>
              </w:rPr>
              <w:t xml:space="preserve">calculating health metrics at the city council district level.  </w:t>
            </w:r>
          </w:p>
          <w:p w14:paraId="1925043D" w14:textId="77777777" w:rsidR="005A469A" w:rsidRDefault="005A469A">
            <w:pPr>
              <w:rPr>
                <w:rFonts w:ascii="Times New Roman" w:hAnsi="Times New Roman" w:cs="Times New Roman"/>
                <w:color w:val="222222"/>
                <w:sz w:val="20"/>
                <w:szCs w:val="20"/>
                <w:shd w:val="clear" w:color="auto" w:fill="FFFFFF"/>
              </w:rPr>
            </w:pPr>
          </w:p>
          <w:p w14:paraId="005CF3B3" w14:textId="3E72E766" w:rsidR="006A41E4" w:rsidRPr="006A41E4" w:rsidRDefault="005A469A">
            <w:pPr>
              <w:rPr>
                <w:rFonts w:ascii="Times New Roman" w:hAnsi="Times New Roman" w:cs="Times New Roman"/>
                <w:sz w:val="20"/>
                <w:szCs w:val="20"/>
                <w:shd w:val="clear" w:color="auto" w:fill="FFFFFF"/>
              </w:rPr>
            </w:pPr>
            <w:r w:rsidRPr="006A41E4">
              <w:rPr>
                <w:rFonts w:ascii="Times New Roman" w:hAnsi="Times New Roman" w:cs="Times New Roman"/>
                <w:sz w:val="20"/>
                <w:szCs w:val="20"/>
                <w:shd w:val="clear" w:color="auto" w:fill="FFFFFF"/>
              </w:rPr>
              <w:t xml:space="preserve">We have added a sentence </w:t>
            </w:r>
            <w:del w:id="1" w:author="Schnake-Mahl,Alina" w:date="2026-06-23T08:25:00Z" w16du:dateUtc="2026-06-23T12:25:00Z">
              <w:r w:rsidRPr="006A41E4" w:rsidDel="008A298D">
                <w:rPr>
                  <w:rFonts w:ascii="Times New Roman" w:hAnsi="Times New Roman" w:cs="Times New Roman"/>
                  <w:sz w:val="20"/>
                  <w:szCs w:val="20"/>
                  <w:shd w:val="clear" w:color="auto" w:fill="FFFFFF"/>
                </w:rPr>
                <w:delText>to make this clearer</w:delText>
              </w:r>
            </w:del>
            <w:ins w:id="2" w:author="Schnake-Mahl,Alina" w:date="2026-06-23T08:25:00Z" w16du:dateUtc="2026-06-23T12:25:00Z">
              <w:r w:rsidR="008A298D">
                <w:rPr>
                  <w:rFonts w:ascii="Times New Roman" w:hAnsi="Times New Roman" w:cs="Times New Roman"/>
                  <w:sz w:val="20"/>
                  <w:szCs w:val="20"/>
                  <w:shd w:val="clear" w:color="auto" w:fill="FFFFFF"/>
                </w:rPr>
                <w:t>help clarify the paper’s intention</w:t>
              </w:r>
            </w:ins>
          </w:p>
          <w:p w14:paraId="0A577B55" w14:textId="77777777" w:rsidR="006A41E4" w:rsidRPr="006A41E4" w:rsidRDefault="006A41E4">
            <w:pPr>
              <w:rPr>
                <w:rFonts w:ascii="Times New Roman" w:hAnsi="Times New Roman" w:cs="Times New Roman"/>
                <w:color w:val="EE0000"/>
                <w:sz w:val="20"/>
                <w:szCs w:val="20"/>
                <w:shd w:val="clear" w:color="auto" w:fill="FFFFFF"/>
              </w:rPr>
            </w:pPr>
          </w:p>
          <w:p w14:paraId="79E78825" w14:textId="21BD6535" w:rsidR="005A469A" w:rsidRPr="006A41E4" w:rsidRDefault="006A41E4">
            <w:pPr>
              <w:rPr>
                <w:rFonts w:ascii="Times New Roman" w:hAnsi="Times New Roman" w:cs="Times New Roman"/>
                <w:i/>
                <w:iCs/>
                <w:color w:val="EE0000"/>
                <w:sz w:val="20"/>
                <w:szCs w:val="20"/>
                <w:shd w:val="clear" w:color="auto" w:fill="FFFFFF"/>
              </w:rPr>
            </w:pPr>
            <w:r>
              <w:rPr>
                <w:rFonts w:ascii="Times New Roman" w:hAnsi="Times New Roman" w:cs="Times New Roman"/>
                <w:i/>
                <w:iCs/>
                <w:sz w:val="20"/>
                <w:szCs w:val="20"/>
              </w:rPr>
              <w:t>“</w:t>
            </w:r>
            <w:r w:rsidRPr="006A41E4">
              <w:rPr>
                <w:rFonts w:ascii="Times New Roman" w:hAnsi="Times New Roman" w:cs="Times New Roman"/>
                <w:i/>
                <w:iCs/>
                <w:sz w:val="20"/>
                <w:szCs w:val="20"/>
              </w:rPr>
              <w:t xml:space="preserve">In this article, we present two </w:t>
            </w:r>
            <w:r w:rsidRPr="006A41E4">
              <w:rPr>
                <w:rFonts w:ascii="Times New Roman" w:hAnsi="Times New Roman" w:cs="Times New Roman"/>
                <w:i/>
                <w:iCs/>
                <w:sz w:val="20"/>
                <w:szCs w:val="20"/>
                <w:highlight w:val="yellow"/>
              </w:rPr>
              <w:t>example</w:t>
            </w:r>
            <w:r w:rsidRPr="006A41E4">
              <w:rPr>
                <w:rFonts w:ascii="Times New Roman" w:hAnsi="Times New Roman" w:cs="Times New Roman"/>
                <w:i/>
                <w:iCs/>
                <w:sz w:val="20"/>
                <w:szCs w:val="20"/>
              </w:rPr>
              <w:t xml:space="preserve"> health metrics from the dashboard, tree canopy coverage and health insurance coverage, and assess their magnitude and distribution across the city. We use </w:t>
            </w:r>
            <w:r w:rsidRPr="006A41E4">
              <w:rPr>
                <w:rFonts w:ascii="Times New Roman" w:hAnsi="Times New Roman" w:cs="Times New Roman"/>
                <w:i/>
                <w:iCs/>
                <w:sz w:val="20"/>
                <w:szCs w:val="20"/>
                <w:highlight w:val="yellow"/>
              </w:rPr>
              <w:t>these two examples to</w:t>
            </w:r>
            <w:r w:rsidRPr="006A41E4">
              <w:rPr>
                <w:rFonts w:ascii="Times New Roman" w:hAnsi="Times New Roman" w:cs="Times New Roman"/>
                <w:i/>
                <w:iCs/>
                <w:sz w:val="20"/>
                <w:szCs w:val="20"/>
              </w:rPr>
              <w:t xml:space="preserve"> present descriptive data for Philadelphia as well as demonstrate the process, feasibility, and utility of conducting an analysis using City Council districts.</w:t>
            </w:r>
            <w:r>
              <w:rPr>
                <w:rFonts w:ascii="Times New Roman" w:hAnsi="Times New Roman" w:cs="Times New Roman"/>
                <w:i/>
                <w:iCs/>
                <w:sz w:val="20"/>
                <w:szCs w:val="20"/>
              </w:rPr>
              <w:t>”</w:t>
            </w:r>
          </w:p>
        </w:tc>
      </w:tr>
    </w:tbl>
    <w:p w14:paraId="5E9C5786" w14:textId="77777777" w:rsidR="0061590B" w:rsidRDefault="0061590B">
      <w:pPr>
        <w:rPr>
          <w:rFonts w:ascii="Times New Roman" w:hAnsi="Times New Roman" w:cs="Times New Roman"/>
          <w:color w:val="222222"/>
          <w:sz w:val="20"/>
          <w:szCs w:val="20"/>
          <w:shd w:val="clear" w:color="auto" w:fill="FFFFFF"/>
        </w:rPr>
      </w:pPr>
    </w:p>
    <w:p w14:paraId="1162250F"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commentRangeStart w:id="3"/>
      <w:r w:rsidRPr="0000619B">
        <w:rPr>
          <w:rFonts w:ascii="Times New Roman" w:hAnsi="Times New Roman" w:cs="Times New Roman"/>
          <w:color w:val="222222"/>
          <w:sz w:val="20"/>
          <w:szCs w:val="20"/>
          <w:shd w:val="clear" w:color="auto" w:fill="FFFFFF"/>
        </w:rPr>
        <w:t>Whilst the aims are clear, the research questions or hypothesis are not, it's not clear what is being examined. This needs to be reframed and brought out.</w:t>
      </w:r>
      <w:commentRangeEnd w:id="3"/>
      <w:r w:rsidR="0074237E">
        <w:rPr>
          <w:rStyle w:val="CommentReference"/>
          <w:rFonts w:ascii="Times New Roman" w:hAnsi="Times New Roman" w:cs="Times New Roman"/>
          <w:color w:val="222222"/>
          <w:sz w:val="20"/>
          <w:szCs w:val="20"/>
          <w:shd w:val="clear" w:color="auto" w:fill="FFFFFF"/>
        </w:rPr>
        <w:commentReference w:id="3"/>
      </w:r>
    </w:p>
    <w:tbl>
      <w:tblPr>
        <w:tblStyle w:val="TableGrid"/>
        <w:tblW w:w="0" w:type="auto"/>
        <w:tblLook w:val="04A0" w:firstRow="1" w:lastRow="0" w:firstColumn="1" w:lastColumn="0" w:noHBand="0" w:noVBand="1"/>
      </w:tblPr>
      <w:tblGrid>
        <w:gridCol w:w="9350"/>
      </w:tblGrid>
      <w:tr w:rsidR="005A469A" w14:paraId="4B793F03" w14:textId="77777777" w:rsidTr="005A469A">
        <w:tc>
          <w:tcPr>
            <w:tcW w:w="9350" w:type="dxa"/>
          </w:tcPr>
          <w:p w14:paraId="7EE49998" w14:textId="72D9C088" w:rsidR="00525153" w:rsidRDefault="005A469A">
            <w:pPr>
              <w:rPr>
                <w:rFonts w:ascii="Times New Roman" w:hAnsi="Times New Roman" w:cs="Times New Roman"/>
                <w:color w:val="EE0000"/>
                <w:sz w:val="20"/>
                <w:szCs w:val="20"/>
                <w:shd w:val="clear" w:color="auto" w:fill="FFFFFF"/>
              </w:rPr>
            </w:pPr>
            <w:r w:rsidRPr="007718B2">
              <w:rPr>
                <w:rFonts w:ascii="Times New Roman" w:hAnsi="Times New Roman" w:cs="Times New Roman"/>
                <w:b/>
                <w:bCs/>
                <w:color w:val="222222"/>
                <w:sz w:val="20"/>
                <w:szCs w:val="20"/>
                <w:shd w:val="clear" w:color="auto" w:fill="FFFFFF"/>
              </w:rPr>
              <w:t>Response:</w:t>
            </w:r>
            <w:r w:rsidRPr="00525153">
              <w:rPr>
                <w:rFonts w:ascii="Times New Roman" w:hAnsi="Times New Roman" w:cs="Times New Roman"/>
                <w:sz w:val="20"/>
                <w:szCs w:val="20"/>
                <w:shd w:val="clear" w:color="auto" w:fill="FFFFFF"/>
              </w:rPr>
              <w:t xml:space="preserve"> </w:t>
            </w:r>
            <w:r w:rsidR="00144FE7" w:rsidRPr="00525153">
              <w:rPr>
                <w:rFonts w:ascii="Times New Roman" w:hAnsi="Times New Roman" w:cs="Times New Roman"/>
                <w:sz w:val="20"/>
                <w:szCs w:val="20"/>
                <w:shd w:val="clear" w:color="auto" w:fill="FFFFFF"/>
              </w:rPr>
              <w:t xml:space="preserve">This is a descriptive paper, and we have stated our aim </w:t>
            </w:r>
            <w:r w:rsidR="00525153" w:rsidRPr="00525153">
              <w:rPr>
                <w:rFonts w:ascii="Times New Roman" w:hAnsi="Times New Roman" w:cs="Times New Roman"/>
                <w:sz w:val="20"/>
                <w:szCs w:val="20"/>
                <w:shd w:val="clear" w:color="auto" w:fill="FFFFFF"/>
              </w:rPr>
              <w:t>in the last paragraph of the introduction:</w:t>
            </w:r>
          </w:p>
          <w:p w14:paraId="650A3FC7" w14:textId="77777777" w:rsidR="00525153" w:rsidRPr="00525153" w:rsidRDefault="00525153">
            <w:pPr>
              <w:rPr>
                <w:rFonts w:ascii="Times New Roman" w:hAnsi="Times New Roman" w:cs="Times New Roman"/>
                <w:color w:val="EE0000"/>
                <w:sz w:val="20"/>
                <w:szCs w:val="20"/>
                <w:shd w:val="clear" w:color="auto" w:fill="FFFFFF"/>
              </w:rPr>
            </w:pPr>
          </w:p>
          <w:p w14:paraId="312AA142" w14:textId="4232DDC3" w:rsidR="005A469A" w:rsidRPr="00525153" w:rsidRDefault="00525153">
            <w:pPr>
              <w:rPr>
                <w:rFonts w:ascii="Times New Roman" w:hAnsi="Times New Roman" w:cs="Times New Roman"/>
                <w:i/>
                <w:iCs/>
                <w:color w:val="EE0000"/>
                <w:sz w:val="20"/>
                <w:szCs w:val="20"/>
                <w:shd w:val="clear" w:color="auto" w:fill="FFFFFF"/>
              </w:rPr>
            </w:pPr>
            <w:r w:rsidRPr="00525153">
              <w:rPr>
                <w:rFonts w:ascii="Times New Roman" w:hAnsi="Times New Roman" w:cs="Times New Roman"/>
                <w:i/>
                <w:iCs/>
                <w:sz w:val="20"/>
                <w:szCs w:val="20"/>
              </w:rPr>
              <w:t>“In this article, we present two example health metrics from the dashboard, tree canopy coverage and health insurance coverage, and assess their magnitude and distribution across the city. We use these two examples to present descriptive data for Philadelphia as well as demonstrate the process, feasibility, and utility of conducting an analysis using City Council districts.”</w:t>
            </w:r>
            <w:r w:rsidR="005A469A" w:rsidRPr="00525153">
              <w:rPr>
                <w:rFonts w:ascii="Times New Roman" w:hAnsi="Times New Roman" w:cs="Times New Roman"/>
                <w:i/>
                <w:iCs/>
                <w:color w:val="EE0000"/>
                <w:sz w:val="20"/>
                <w:szCs w:val="20"/>
                <w:shd w:val="clear" w:color="auto" w:fill="FFFFFF"/>
              </w:rPr>
              <w:t xml:space="preserve"> </w:t>
            </w:r>
          </w:p>
        </w:tc>
      </w:tr>
    </w:tbl>
    <w:p w14:paraId="5E184AB3"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lastRenderedPageBreak/>
        <w:br/>
      </w:r>
      <w:r w:rsidRPr="0000619B">
        <w:rPr>
          <w:rFonts w:ascii="Times New Roman" w:hAnsi="Times New Roman" w:cs="Times New Roman"/>
          <w:color w:val="222222"/>
          <w:sz w:val="20"/>
          <w:szCs w:val="20"/>
          <w:shd w:val="clear" w:color="auto" w:fill="FFFFFF"/>
        </w:rPr>
        <w:t>Some of the description in the Methods could go into the Introduction. </w:t>
      </w:r>
    </w:p>
    <w:tbl>
      <w:tblPr>
        <w:tblStyle w:val="TableGrid"/>
        <w:tblW w:w="0" w:type="auto"/>
        <w:tblLook w:val="04A0" w:firstRow="1" w:lastRow="0" w:firstColumn="1" w:lastColumn="0" w:noHBand="0" w:noVBand="1"/>
      </w:tblPr>
      <w:tblGrid>
        <w:gridCol w:w="9350"/>
      </w:tblGrid>
      <w:tr w:rsidR="005A469A" w14:paraId="7A0E460D" w14:textId="77777777" w:rsidTr="005A469A">
        <w:tc>
          <w:tcPr>
            <w:tcW w:w="9350" w:type="dxa"/>
          </w:tcPr>
          <w:p w14:paraId="33108321" w14:textId="415FAD30" w:rsidR="005A469A" w:rsidRDefault="005A469A">
            <w:pPr>
              <w:rPr>
                <w:rFonts w:ascii="Times New Roman" w:hAnsi="Times New Roman" w:cs="Times New Roman"/>
                <w:sz w:val="20"/>
                <w:szCs w:val="20"/>
                <w:shd w:val="clear" w:color="auto" w:fill="FFFFFF"/>
              </w:rPr>
            </w:pPr>
            <w:r w:rsidRPr="007718B2">
              <w:rPr>
                <w:rFonts w:ascii="Times New Roman" w:hAnsi="Times New Roman" w:cs="Times New Roman"/>
                <w:b/>
                <w:bCs/>
                <w:sz w:val="20"/>
                <w:szCs w:val="20"/>
                <w:shd w:val="clear" w:color="auto" w:fill="FFFFFF"/>
              </w:rPr>
              <w:t>Response:</w:t>
            </w:r>
            <w:r w:rsidRPr="007718B2">
              <w:rPr>
                <w:rFonts w:ascii="Times New Roman" w:hAnsi="Times New Roman" w:cs="Times New Roman"/>
                <w:sz w:val="20"/>
                <w:szCs w:val="20"/>
                <w:shd w:val="clear" w:color="auto" w:fill="FFFFFF"/>
              </w:rPr>
              <w:t xml:space="preserve"> </w:t>
            </w:r>
            <w:r w:rsidR="007718B2" w:rsidRPr="007718B2">
              <w:rPr>
                <w:rFonts w:ascii="Times New Roman" w:hAnsi="Times New Roman" w:cs="Times New Roman"/>
                <w:sz w:val="20"/>
                <w:szCs w:val="20"/>
                <w:shd w:val="clear" w:color="auto" w:fill="FFFFFF"/>
              </w:rPr>
              <w:t>We have moved the following sentence to the introduction</w:t>
            </w:r>
            <w:r w:rsidR="007718B2">
              <w:rPr>
                <w:rFonts w:ascii="Times New Roman" w:hAnsi="Times New Roman" w:cs="Times New Roman"/>
                <w:sz w:val="20"/>
                <w:szCs w:val="20"/>
                <w:shd w:val="clear" w:color="auto" w:fill="FFFFFF"/>
              </w:rPr>
              <w:t xml:space="preserve">: </w:t>
            </w:r>
          </w:p>
          <w:p w14:paraId="71FF2A50" w14:textId="77777777" w:rsidR="007718B2" w:rsidRPr="007718B2" w:rsidRDefault="007718B2">
            <w:pPr>
              <w:rPr>
                <w:rFonts w:ascii="Times New Roman" w:hAnsi="Times New Roman" w:cs="Times New Roman"/>
                <w:sz w:val="20"/>
                <w:szCs w:val="20"/>
                <w:shd w:val="clear" w:color="auto" w:fill="FFFFFF"/>
              </w:rPr>
            </w:pPr>
          </w:p>
          <w:p w14:paraId="72567688" w14:textId="204F390B" w:rsidR="007718B2" w:rsidRPr="007718B2" w:rsidRDefault="007718B2">
            <w:pPr>
              <w:rPr>
                <w:rFonts w:ascii="Times New Roman" w:hAnsi="Times New Roman" w:cs="Times New Roman"/>
                <w:i/>
                <w:iCs/>
                <w:color w:val="EE0000"/>
                <w:sz w:val="20"/>
                <w:szCs w:val="20"/>
                <w:shd w:val="clear" w:color="auto" w:fill="FFFFFF"/>
              </w:rPr>
            </w:pPr>
            <w:r w:rsidRPr="007718B2">
              <w:rPr>
                <w:rFonts w:ascii="Times New Roman" w:hAnsi="Times New Roman" w:cs="Times New Roman"/>
                <w:i/>
                <w:iCs/>
                <w:sz w:val="20"/>
                <w:szCs w:val="20"/>
                <w:shd w:val="clear" w:color="auto" w:fill="FFFFFF"/>
              </w:rPr>
              <w:t>“</w:t>
            </w:r>
            <w:r w:rsidRPr="007718B2">
              <w:rPr>
                <w:rFonts w:ascii="Times New Roman" w:hAnsi="Times New Roman" w:cs="Times New Roman"/>
                <w:i/>
                <w:iCs/>
                <w:sz w:val="20"/>
                <w:szCs w:val="20"/>
              </w:rPr>
              <w:t>Like federal congressional districts, Philadelphia Council districts are re-drawn once every ten years following the release of the US Decennial Census.”</w:t>
            </w:r>
          </w:p>
        </w:tc>
      </w:tr>
    </w:tbl>
    <w:p w14:paraId="43781405" w14:textId="77777777" w:rsidR="0000619B" w:rsidRDefault="0000619B">
      <w:pPr>
        <w:rPr>
          <w:rFonts w:ascii="Times New Roman" w:hAnsi="Times New Roman" w:cs="Times New Roman"/>
          <w:color w:val="222222"/>
          <w:sz w:val="20"/>
          <w:szCs w:val="20"/>
          <w:shd w:val="clear" w:color="auto" w:fill="FFFFFF"/>
        </w:rPr>
      </w:pPr>
    </w:p>
    <w:p w14:paraId="5021AC62"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 xml:space="preserve"> Subheadings in the Methods would separate the context aspects, relative to the data that was used. It is more customary to have a section on the context in the Methods, this would include information on the council districts and location, and that 10 of them were used in this study.  Some of this information is in the Results section. The Context would then be followed by the Outcome used or Data sections and any processing of the data that occurred.  </w:t>
      </w:r>
    </w:p>
    <w:tbl>
      <w:tblPr>
        <w:tblStyle w:val="TableGrid"/>
        <w:tblW w:w="0" w:type="auto"/>
        <w:tblLook w:val="04A0" w:firstRow="1" w:lastRow="0" w:firstColumn="1" w:lastColumn="0" w:noHBand="0" w:noVBand="1"/>
      </w:tblPr>
      <w:tblGrid>
        <w:gridCol w:w="9350"/>
      </w:tblGrid>
      <w:tr w:rsidR="005A469A" w14:paraId="5A0C779A" w14:textId="77777777" w:rsidTr="005A469A">
        <w:tc>
          <w:tcPr>
            <w:tcW w:w="9350" w:type="dxa"/>
          </w:tcPr>
          <w:p w14:paraId="55C3F7F6" w14:textId="20DC7BC5" w:rsidR="005A469A" w:rsidRDefault="00D66DCA">
            <w:pPr>
              <w:rPr>
                <w:rFonts w:ascii="Times New Roman" w:hAnsi="Times New Roman" w:cs="Times New Roman"/>
                <w:color w:val="222222"/>
                <w:sz w:val="20"/>
                <w:szCs w:val="20"/>
                <w:shd w:val="clear" w:color="auto" w:fill="FFFFFF"/>
              </w:rPr>
            </w:pPr>
            <w:r>
              <w:rPr>
                <w:rFonts w:ascii="Times New Roman" w:hAnsi="Times New Roman" w:cs="Times New Roman"/>
                <w:color w:val="222222"/>
                <w:sz w:val="20"/>
                <w:szCs w:val="20"/>
                <w:shd w:val="clear" w:color="auto" w:fill="FFFFFF"/>
              </w:rPr>
              <w:t>Response:</w:t>
            </w:r>
            <w:r w:rsidR="00A43D2F">
              <w:rPr>
                <w:rFonts w:ascii="Times New Roman" w:hAnsi="Times New Roman" w:cs="Times New Roman"/>
                <w:color w:val="222222"/>
                <w:sz w:val="20"/>
                <w:szCs w:val="20"/>
                <w:shd w:val="clear" w:color="auto" w:fill="FFFFFF"/>
              </w:rPr>
              <w:t xml:space="preserve"> </w:t>
            </w:r>
            <w:r w:rsidR="000E1DB0">
              <w:rPr>
                <w:rFonts w:ascii="Times New Roman" w:hAnsi="Times New Roman" w:cs="Times New Roman"/>
                <w:color w:val="222222"/>
                <w:sz w:val="20"/>
                <w:szCs w:val="20"/>
                <w:shd w:val="clear" w:color="auto" w:fill="FFFFFF"/>
              </w:rPr>
              <w:t xml:space="preserve">Thank you for this point. </w:t>
            </w:r>
            <w:r w:rsidR="00610DCA">
              <w:rPr>
                <w:rFonts w:ascii="Times New Roman" w:hAnsi="Times New Roman" w:cs="Times New Roman"/>
                <w:color w:val="222222"/>
                <w:sz w:val="20"/>
                <w:szCs w:val="20"/>
                <w:shd w:val="clear" w:color="auto" w:fill="FFFFFF"/>
              </w:rPr>
              <w:t>We have added sub</w:t>
            </w:r>
            <w:r w:rsidR="00BD0083">
              <w:rPr>
                <w:rFonts w:ascii="Times New Roman" w:hAnsi="Times New Roman" w:cs="Times New Roman"/>
                <w:color w:val="222222"/>
                <w:sz w:val="20"/>
                <w:szCs w:val="20"/>
                <w:shd w:val="clear" w:color="auto" w:fill="FFFFFF"/>
              </w:rPr>
              <w:t>headings to the methods section and consolidated the context</w:t>
            </w:r>
            <w:r w:rsidR="009155BC">
              <w:rPr>
                <w:rFonts w:ascii="Times New Roman" w:hAnsi="Times New Roman" w:cs="Times New Roman"/>
                <w:color w:val="222222"/>
                <w:sz w:val="20"/>
                <w:szCs w:val="20"/>
                <w:shd w:val="clear" w:color="auto" w:fill="FFFFFF"/>
              </w:rPr>
              <w:t xml:space="preserve">. </w:t>
            </w:r>
          </w:p>
        </w:tc>
      </w:tr>
    </w:tbl>
    <w:p w14:paraId="39DC0AA0" w14:textId="77777777" w:rsidR="0000619B" w:rsidRDefault="0000619B">
      <w:pPr>
        <w:rPr>
          <w:rFonts w:ascii="Times New Roman" w:hAnsi="Times New Roman" w:cs="Times New Roman"/>
          <w:color w:val="222222"/>
          <w:sz w:val="20"/>
          <w:szCs w:val="20"/>
          <w:shd w:val="clear" w:color="auto" w:fill="FFFFFF"/>
        </w:rPr>
      </w:pPr>
    </w:p>
    <w:p w14:paraId="7D2CAFE4" w14:textId="4584FCB9" w:rsidR="0003011D" w:rsidRPr="0010143E" w:rsidRDefault="0000619B">
      <w:pPr>
        <w:rPr>
          <w:rFonts w:ascii="Times New Roman" w:hAnsi="Times New Roman" w:cs="Times New Roman"/>
          <w:color w:val="000000" w:themeColor="text1"/>
          <w:sz w:val="20"/>
          <w:szCs w:val="20"/>
          <w:shd w:val="clear" w:color="auto" w:fill="FFFFFF"/>
        </w:rPr>
      </w:pPr>
      <w:r w:rsidRPr="0010143E">
        <w:rPr>
          <w:rFonts w:ascii="Times New Roman" w:hAnsi="Times New Roman" w:cs="Times New Roman"/>
          <w:color w:val="000000" w:themeColor="text1"/>
          <w:sz w:val="20"/>
          <w:szCs w:val="20"/>
          <w:shd w:val="clear" w:color="auto" w:fill="FFFFFF"/>
        </w:rPr>
        <w:t>The Results replicate the information presented in the table and there is limited explanation of the maps.</w:t>
      </w:r>
    </w:p>
    <w:tbl>
      <w:tblPr>
        <w:tblStyle w:val="TableGrid"/>
        <w:tblW w:w="0" w:type="auto"/>
        <w:tblLook w:val="04A0" w:firstRow="1" w:lastRow="0" w:firstColumn="1" w:lastColumn="0" w:noHBand="0" w:noVBand="1"/>
      </w:tblPr>
      <w:tblGrid>
        <w:gridCol w:w="9350"/>
      </w:tblGrid>
      <w:tr w:rsidR="0003011D" w:rsidRPr="0010143E" w14:paraId="280DC7DF" w14:textId="77777777" w:rsidTr="0003011D">
        <w:tc>
          <w:tcPr>
            <w:tcW w:w="9350" w:type="dxa"/>
          </w:tcPr>
          <w:p w14:paraId="5C49DD16" w14:textId="2E25FE76" w:rsidR="0003011D" w:rsidRPr="0010143E" w:rsidRDefault="00460C21">
            <w:pPr>
              <w:rPr>
                <w:rFonts w:ascii="Times New Roman" w:hAnsi="Times New Roman" w:cs="Times New Roman"/>
                <w:color w:val="000000" w:themeColor="text1"/>
                <w:sz w:val="20"/>
                <w:szCs w:val="20"/>
                <w:shd w:val="clear" w:color="auto" w:fill="FFFFFF"/>
              </w:rPr>
            </w:pPr>
            <w:r w:rsidRPr="007718B2">
              <w:rPr>
                <w:rFonts w:ascii="Times New Roman" w:hAnsi="Times New Roman" w:cs="Times New Roman"/>
                <w:b/>
                <w:bCs/>
                <w:sz w:val="20"/>
                <w:szCs w:val="20"/>
                <w:shd w:val="clear" w:color="auto" w:fill="FFFFFF"/>
              </w:rPr>
              <w:t>Response:</w:t>
            </w:r>
            <w:r w:rsidRPr="007718B2">
              <w:rPr>
                <w:rFonts w:ascii="Times New Roman" w:hAnsi="Times New Roman" w:cs="Times New Roman"/>
                <w:sz w:val="20"/>
                <w:szCs w:val="20"/>
                <w:shd w:val="clear" w:color="auto" w:fill="FFFFFF"/>
              </w:rPr>
              <w:t xml:space="preserve"> </w:t>
            </w:r>
            <w:r w:rsidR="0003011D" w:rsidRPr="0010143E">
              <w:rPr>
                <w:rFonts w:ascii="Times New Roman" w:hAnsi="Times New Roman" w:cs="Times New Roman"/>
                <w:color w:val="000000" w:themeColor="text1"/>
                <w:sz w:val="20"/>
                <w:szCs w:val="20"/>
                <w:shd w:val="clear" w:color="auto" w:fill="FFFFFF"/>
              </w:rPr>
              <w:t xml:space="preserve">We have added </w:t>
            </w:r>
            <w:del w:id="4" w:author="Schnake-Mahl,Alina" w:date="2026-06-23T08:29:00Z" w16du:dateUtc="2026-06-23T12:29:00Z">
              <w:r w:rsidR="0003011D" w:rsidRPr="0010143E" w:rsidDel="0074237E">
                <w:rPr>
                  <w:rFonts w:ascii="Times New Roman" w:hAnsi="Times New Roman" w:cs="Times New Roman"/>
                  <w:color w:val="000000" w:themeColor="text1"/>
                  <w:sz w:val="20"/>
                  <w:szCs w:val="20"/>
                  <w:shd w:val="clear" w:color="auto" w:fill="FFFFFF"/>
                </w:rPr>
                <w:delText xml:space="preserve">some </w:delText>
              </w:r>
            </w:del>
            <w:r w:rsidR="0003011D" w:rsidRPr="0010143E">
              <w:rPr>
                <w:rFonts w:ascii="Times New Roman" w:hAnsi="Times New Roman" w:cs="Times New Roman"/>
                <w:color w:val="000000" w:themeColor="text1"/>
                <w:sz w:val="20"/>
                <w:szCs w:val="20"/>
                <w:shd w:val="clear" w:color="auto" w:fill="FFFFFF"/>
              </w:rPr>
              <w:t xml:space="preserve">additional </w:t>
            </w:r>
            <w:r w:rsidR="002A2B7B" w:rsidRPr="0010143E">
              <w:rPr>
                <w:rFonts w:ascii="Times New Roman" w:hAnsi="Times New Roman" w:cs="Times New Roman"/>
                <w:color w:val="000000" w:themeColor="text1"/>
                <w:sz w:val="20"/>
                <w:szCs w:val="20"/>
                <w:shd w:val="clear" w:color="auto" w:fill="FFFFFF"/>
              </w:rPr>
              <w:t>explanation</w:t>
            </w:r>
            <w:r w:rsidR="0003011D" w:rsidRPr="0010143E">
              <w:rPr>
                <w:rFonts w:ascii="Times New Roman" w:hAnsi="Times New Roman" w:cs="Times New Roman"/>
                <w:color w:val="000000" w:themeColor="text1"/>
                <w:sz w:val="20"/>
                <w:szCs w:val="20"/>
                <w:shd w:val="clear" w:color="auto" w:fill="FFFFFF"/>
              </w:rPr>
              <w:t xml:space="preserve"> of the maps</w:t>
            </w:r>
            <w:r w:rsidR="00AC4367" w:rsidRPr="0010143E">
              <w:rPr>
                <w:rFonts w:ascii="Times New Roman" w:hAnsi="Times New Roman" w:cs="Times New Roman"/>
                <w:color w:val="000000" w:themeColor="text1"/>
                <w:sz w:val="20"/>
                <w:szCs w:val="20"/>
                <w:shd w:val="clear" w:color="auto" w:fill="FFFFFF"/>
              </w:rPr>
              <w:t xml:space="preserve"> (see the added sentences below)</w:t>
            </w:r>
            <w:r w:rsidR="0003011D" w:rsidRPr="0010143E">
              <w:rPr>
                <w:rFonts w:ascii="Times New Roman" w:hAnsi="Times New Roman" w:cs="Times New Roman"/>
                <w:color w:val="000000" w:themeColor="text1"/>
                <w:sz w:val="20"/>
                <w:szCs w:val="20"/>
                <w:shd w:val="clear" w:color="auto" w:fill="FFFFFF"/>
              </w:rPr>
              <w:t xml:space="preserve">. The maps are primarily included to provide a </w:t>
            </w:r>
            <w:commentRangeStart w:id="5"/>
            <w:r w:rsidR="0003011D" w:rsidRPr="0010143E">
              <w:rPr>
                <w:rFonts w:ascii="Times New Roman" w:hAnsi="Times New Roman" w:cs="Times New Roman"/>
                <w:color w:val="000000" w:themeColor="text1"/>
                <w:sz w:val="20"/>
                <w:szCs w:val="20"/>
                <w:shd w:val="clear" w:color="auto" w:fill="FFFFFF"/>
              </w:rPr>
              <w:t xml:space="preserve">spatial and visual </w:t>
            </w:r>
            <w:r w:rsidR="002A2B7B" w:rsidRPr="0010143E">
              <w:rPr>
                <w:rFonts w:ascii="Times New Roman" w:hAnsi="Times New Roman" w:cs="Times New Roman"/>
                <w:color w:val="000000" w:themeColor="text1"/>
                <w:sz w:val="20"/>
                <w:szCs w:val="20"/>
                <w:shd w:val="clear" w:color="auto" w:fill="FFFFFF"/>
              </w:rPr>
              <w:t xml:space="preserve">representation of the quantitative data in the tables. </w:t>
            </w:r>
            <w:commentRangeEnd w:id="5"/>
            <w:r w:rsidR="009846C5" w:rsidRPr="0010143E">
              <w:rPr>
                <w:rStyle w:val="CommentReference"/>
                <w:rFonts w:ascii="Times New Roman" w:hAnsi="Times New Roman" w:cs="Times New Roman"/>
                <w:color w:val="000000" w:themeColor="text1"/>
                <w:sz w:val="20"/>
                <w:szCs w:val="20"/>
                <w:shd w:val="clear" w:color="auto" w:fill="FFFFFF"/>
              </w:rPr>
              <w:commentReference w:id="5"/>
            </w:r>
          </w:p>
          <w:p w14:paraId="38C09B41" w14:textId="77777777" w:rsidR="00AC4367" w:rsidRPr="0010143E" w:rsidRDefault="00AC4367">
            <w:pPr>
              <w:rPr>
                <w:rFonts w:ascii="Times New Roman" w:hAnsi="Times New Roman" w:cs="Times New Roman"/>
                <w:color w:val="000000" w:themeColor="text1"/>
                <w:sz w:val="20"/>
                <w:szCs w:val="20"/>
                <w:shd w:val="clear" w:color="auto" w:fill="FFFFFF"/>
              </w:rPr>
            </w:pPr>
          </w:p>
          <w:p w14:paraId="51904E04" w14:textId="672C5ACC" w:rsidR="00AC4367" w:rsidRPr="0010143E" w:rsidRDefault="0010143E">
            <w:pPr>
              <w:rPr>
                <w:rFonts w:ascii="Times New Roman" w:hAnsi="Times New Roman" w:cs="Times New Roman"/>
                <w:i/>
                <w:iCs/>
                <w:color w:val="000000" w:themeColor="text1"/>
                <w:sz w:val="20"/>
                <w:szCs w:val="20"/>
                <w:shd w:val="clear" w:color="auto" w:fill="FFFFFF"/>
              </w:rPr>
            </w:pPr>
            <w:r>
              <w:rPr>
                <w:rFonts w:ascii="Times New Roman" w:hAnsi="Times New Roman" w:cs="Times New Roman"/>
                <w:i/>
                <w:iCs/>
                <w:color w:val="000000" w:themeColor="text1"/>
                <w:sz w:val="20"/>
                <w:szCs w:val="20"/>
                <w:highlight w:val="yellow"/>
              </w:rPr>
              <w:t>“</w:t>
            </w:r>
            <w:r w:rsidR="00AC4367" w:rsidRPr="0010143E">
              <w:rPr>
                <w:rFonts w:ascii="Times New Roman" w:hAnsi="Times New Roman" w:cs="Times New Roman"/>
                <w:i/>
                <w:iCs/>
                <w:color w:val="000000" w:themeColor="text1"/>
                <w:sz w:val="20"/>
                <w:szCs w:val="20"/>
                <w:highlight w:val="yellow"/>
              </w:rPr>
              <w:t>This can be seen in the lighter color of district 7 compared to district 4 (Figure 1, Panel B).</w:t>
            </w:r>
            <w:r w:rsidR="00AC4367" w:rsidRPr="0010143E">
              <w:rPr>
                <w:rFonts w:ascii="Times New Roman" w:hAnsi="Times New Roman" w:cs="Times New Roman"/>
                <w:i/>
                <w:iCs/>
                <w:color w:val="000000" w:themeColor="text1"/>
                <w:sz w:val="20"/>
                <w:szCs w:val="20"/>
              </w:rPr>
              <w:t xml:space="preserve"> Across the city, the standard deviation between Council districts was 2.1, which means that most districts fell within 2.1 points of the city average (7.2%). However, within districts there was greater variation. The district with the highest internal variation was district 6, which had a standard deviation of 5.5 and the district with the lowest was district 4, which had a standard deviation of 2.8</w:t>
            </w:r>
            <w:r w:rsidR="00AC4367" w:rsidRPr="0010143E">
              <w:rPr>
                <w:rFonts w:ascii="Times New Roman" w:hAnsi="Times New Roman" w:cs="Times New Roman"/>
                <w:i/>
                <w:iCs/>
                <w:color w:val="000000" w:themeColor="text1"/>
                <w:sz w:val="20"/>
                <w:szCs w:val="20"/>
                <w:highlight w:val="yellow"/>
              </w:rPr>
              <w:t>. This can be seen visually in the wider range of colors (i.e. census tracts) in district 6 compared to that of district 4 (Figure 1, Panel B).</w:t>
            </w:r>
            <w:r>
              <w:rPr>
                <w:rFonts w:ascii="Times New Roman" w:hAnsi="Times New Roman" w:cs="Times New Roman"/>
                <w:i/>
                <w:iCs/>
                <w:color w:val="000000" w:themeColor="text1"/>
                <w:sz w:val="20"/>
                <w:szCs w:val="20"/>
              </w:rPr>
              <w:t>”</w:t>
            </w:r>
          </w:p>
        </w:tc>
      </w:tr>
    </w:tbl>
    <w:p w14:paraId="433A56ED" w14:textId="7318100D" w:rsidR="0000619B" w:rsidRDefault="0000619B">
      <w:pPr>
        <w:rPr>
          <w:rFonts w:ascii="Times New Roman" w:hAnsi="Times New Roman" w:cs="Times New Roman"/>
          <w:color w:val="222222"/>
          <w:sz w:val="20"/>
          <w:szCs w:val="20"/>
          <w:shd w:val="clear" w:color="auto" w:fill="FFFFFF"/>
        </w:rPr>
      </w:pPr>
    </w:p>
    <w:p w14:paraId="2CD3A3C2"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 xml:space="preserve">Only two health metrics are included in this article and there is no explanation of the role (or importance) of greenspace or canopy cover supporting this, despite extensive literature on the topic.  </w:t>
      </w:r>
    </w:p>
    <w:tbl>
      <w:tblPr>
        <w:tblStyle w:val="TableGrid"/>
        <w:tblW w:w="0" w:type="auto"/>
        <w:tblLook w:val="04A0" w:firstRow="1" w:lastRow="0" w:firstColumn="1" w:lastColumn="0" w:noHBand="0" w:noVBand="1"/>
      </w:tblPr>
      <w:tblGrid>
        <w:gridCol w:w="9350"/>
      </w:tblGrid>
      <w:tr w:rsidR="002A2B7B" w14:paraId="274288AE" w14:textId="77777777" w:rsidTr="002A2B7B">
        <w:tc>
          <w:tcPr>
            <w:tcW w:w="9350" w:type="dxa"/>
          </w:tcPr>
          <w:p w14:paraId="10F59D1A" w14:textId="0E168B28" w:rsidR="002A2B7B" w:rsidRDefault="00460C21">
            <w:pPr>
              <w:rPr>
                <w:rFonts w:ascii="Times New Roman" w:hAnsi="Times New Roman" w:cs="Times New Roman"/>
                <w:color w:val="EE0000"/>
                <w:sz w:val="20"/>
                <w:szCs w:val="20"/>
                <w:shd w:val="clear" w:color="auto" w:fill="FFFFFF"/>
              </w:rPr>
            </w:pPr>
            <w:r w:rsidRPr="007718B2">
              <w:rPr>
                <w:rFonts w:ascii="Times New Roman" w:hAnsi="Times New Roman" w:cs="Times New Roman"/>
                <w:b/>
                <w:bCs/>
                <w:sz w:val="20"/>
                <w:szCs w:val="20"/>
                <w:shd w:val="clear" w:color="auto" w:fill="FFFFFF"/>
              </w:rPr>
              <w:t>Response:</w:t>
            </w:r>
            <w:r w:rsidRPr="007718B2">
              <w:rPr>
                <w:rFonts w:ascii="Times New Roman" w:hAnsi="Times New Roman" w:cs="Times New Roman"/>
                <w:sz w:val="20"/>
                <w:szCs w:val="20"/>
                <w:shd w:val="clear" w:color="auto" w:fill="FFFFFF"/>
              </w:rPr>
              <w:t xml:space="preserve"> </w:t>
            </w:r>
            <w:r w:rsidR="002A2B7B">
              <w:rPr>
                <w:rFonts w:ascii="Times New Roman" w:hAnsi="Times New Roman" w:cs="Times New Roman"/>
                <w:color w:val="222222"/>
                <w:sz w:val="20"/>
                <w:szCs w:val="20"/>
                <w:shd w:val="clear" w:color="auto" w:fill="FFFFFF"/>
              </w:rPr>
              <w:t xml:space="preserve">The role </w:t>
            </w:r>
            <w:r w:rsidR="009A48FD">
              <w:rPr>
                <w:rFonts w:ascii="Times New Roman" w:hAnsi="Times New Roman" w:cs="Times New Roman"/>
                <w:color w:val="222222"/>
                <w:sz w:val="20"/>
                <w:szCs w:val="20"/>
                <w:shd w:val="clear" w:color="auto" w:fill="FFFFFF"/>
              </w:rPr>
              <w:t>of</w:t>
            </w:r>
            <w:r w:rsidR="002A2B7B">
              <w:rPr>
                <w:rFonts w:ascii="Times New Roman" w:hAnsi="Times New Roman" w:cs="Times New Roman"/>
                <w:color w:val="222222"/>
                <w:sz w:val="20"/>
                <w:szCs w:val="20"/>
                <w:shd w:val="clear" w:color="auto" w:fill="FFFFFF"/>
              </w:rPr>
              <w:t xml:space="preserve"> the two health</w:t>
            </w:r>
            <w:r w:rsidR="009A48FD">
              <w:rPr>
                <w:rFonts w:ascii="Times New Roman" w:hAnsi="Times New Roman" w:cs="Times New Roman"/>
                <w:color w:val="222222"/>
                <w:sz w:val="20"/>
                <w:szCs w:val="20"/>
                <w:shd w:val="clear" w:color="auto" w:fill="FFFFFF"/>
              </w:rPr>
              <w:t xml:space="preserve"> </w:t>
            </w:r>
            <w:r w:rsidR="002A2B7B">
              <w:rPr>
                <w:rFonts w:ascii="Times New Roman" w:hAnsi="Times New Roman" w:cs="Times New Roman"/>
                <w:color w:val="222222"/>
                <w:sz w:val="20"/>
                <w:szCs w:val="20"/>
                <w:shd w:val="clear" w:color="auto" w:fill="FFFFFF"/>
              </w:rPr>
              <w:t xml:space="preserve">metrics are to serve as examples of metrics that can be calculated by city council district. We picked those two as they are from different data sources and </w:t>
            </w:r>
            <w:r w:rsidR="009A48FD">
              <w:rPr>
                <w:rFonts w:ascii="Times New Roman" w:hAnsi="Times New Roman" w:cs="Times New Roman"/>
                <w:color w:val="222222"/>
                <w:sz w:val="20"/>
                <w:szCs w:val="20"/>
                <w:shd w:val="clear" w:color="auto" w:fill="FFFFFF"/>
              </w:rPr>
              <w:t>have different mechanisms connecting to health</w:t>
            </w:r>
            <w:r w:rsidR="009A48FD" w:rsidRPr="00E620E0">
              <w:rPr>
                <w:rFonts w:ascii="Times New Roman" w:hAnsi="Times New Roman" w:cs="Times New Roman"/>
                <w:color w:val="000000" w:themeColor="text1"/>
                <w:sz w:val="20"/>
                <w:szCs w:val="20"/>
                <w:shd w:val="clear" w:color="auto" w:fill="FFFFFF"/>
              </w:rPr>
              <w:t xml:space="preserve">. </w:t>
            </w:r>
            <w:r w:rsidR="00E620E0" w:rsidRPr="00E620E0">
              <w:rPr>
                <w:rFonts w:ascii="Times New Roman" w:hAnsi="Times New Roman" w:cs="Times New Roman"/>
                <w:color w:val="000000" w:themeColor="text1"/>
                <w:sz w:val="20"/>
                <w:szCs w:val="20"/>
                <w:shd w:val="clear" w:color="auto" w:fill="FFFFFF"/>
              </w:rPr>
              <w:t xml:space="preserve">We state this </w:t>
            </w:r>
            <w:r w:rsidR="00E620E0">
              <w:rPr>
                <w:rFonts w:ascii="Times New Roman" w:hAnsi="Times New Roman" w:cs="Times New Roman"/>
                <w:color w:val="000000" w:themeColor="text1"/>
                <w:sz w:val="20"/>
                <w:szCs w:val="20"/>
                <w:shd w:val="clear" w:color="auto" w:fill="FFFFFF"/>
              </w:rPr>
              <w:t>in the sentence below</w:t>
            </w:r>
            <w:r w:rsidR="00E620E0" w:rsidRPr="00E620E0">
              <w:rPr>
                <w:rFonts w:ascii="Times New Roman" w:hAnsi="Times New Roman" w:cs="Times New Roman"/>
                <w:color w:val="000000" w:themeColor="text1"/>
                <w:sz w:val="20"/>
                <w:szCs w:val="20"/>
                <w:shd w:val="clear" w:color="auto" w:fill="FFFFFF"/>
              </w:rPr>
              <w:t>:</w:t>
            </w:r>
          </w:p>
          <w:p w14:paraId="7715E55D" w14:textId="77777777" w:rsidR="00E620E0" w:rsidRDefault="00E620E0">
            <w:pPr>
              <w:rPr>
                <w:rFonts w:ascii="Times New Roman" w:hAnsi="Times New Roman" w:cs="Times New Roman"/>
                <w:color w:val="EE0000"/>
                <w:sz w:val="20"/>
                <w:szCs w:val="20"/>
                <w:shd w:val="clear" w:color="auto" w:fill="FFFFFF"/>
              </w:rPr>
            </w:pPr>
            <w:commentRangeStart w:id="6"/>
          </w:p>
          <w:p w14:paraId="1E0D0FD5" w14:textId="4EAB4B60" w:rsidR="00E620E0" w:rsidRPr="00E620E0" w:rsidRDefault="00E620E0" w:rsidP="00E620E0">
            <w:pPr>
              <w:rPr>
                <w:rFonts w:ascii="Times New Roman" w:hAnsi="Times New Roman" w:cs="Times New Roman"/>
                <w:i/>
                <w:iCs/>
                <w:sz w:val="20"/>
                <w:szCs w:val="20"/>
              </w:rPr>
            </w:pPr>
            <w:r>
              <w:rPr>
                <w:rFonts w:ascii="Times New Roman" w:hAnsi="Times New Roman" w:cs="Times New Roman"/>
                <w:i/>
                <w:iCs/>
                <w:sz w:val="20"/>
                <w:szCs w:val="20"/>
              </w:rPr>
              <w:t>“</w:t>
            </w:r>
            <w:r w:rsidRPr="00E620E0">
              <w:rPr>
                <w:rFonts w:ascii="Times New Roman" w:hAnsi="Times New Roman" w:cs="Times New Roman"/>
                <w:i/>
                <w:iCs/>
                <w:sz w:val="20"/>
                <w:szCs w:val="20"/>
              </w:rPr>
              <w:t>In this article, we describe two out of the 28 metrics that are displayed on the Dashboard: the percentage of residents lacking health insurance and the percentage tree canopy coverage.  We focus on these metrics because they are timely and relevant public health metrics that show variation in distributions across City Council Districts and warrant different types of public health responses.</w:t>
            </w:r>
            <w:ins w:id="7" w:author="Schnake-Mahl,Alina" w:date="2026-06-23T08:37:00Z" w16du:dateUtc="2026-06-23T12:37:00Z">
              <w:r w:rsidR="00867EC5">
                <w:rPr>
                  <w:rFonts w:ascii="Times New Roman" w:hAnsi="Times New Roman" w:cs="Times New Roman"/>
                  <w:i/>
                  <w:iCs/>
                  <w:sz w:val="20"/>
                  <w:szCs w:val="20"/>
                </w:rPr>
                <w:t xml:space="preserve"> </w:t>
              </w:r>
            </w:ins>
            <w:ins w:id="8" w:author="Schnake-Mahl,Alina" w:date="2026-06-23T08:36:00Z" w16du:dateUtc="2026-06-23T12:36:00Z">
              <w:r w:rsidR="00867EC5">
                <w:rPr>
                  <w:rFonts w:ascii="Times New Roman" w:hAnsi="Times New Roman" w:cs="Times New Roman"/>
                  <w:i/>
                  <w:iCs/>
                  <w:sz w:val="20"/>
                  <w:szCs w:val="20"/>
                </w:rPr>
                <w:t xml:space="preserve"> These metrics are also associatied with various health outcomes, for example, greater tree canopy coverage is associated with X, and lower uninsured reates are associated with y.</w:t>
              </w:r>
            </w:ins>
            <w:ins w:id="9" w:author="Schnake-Mahl,Alina" w:date="2026-06-23T08:37:00Z" w16du:dateUtc="2026-06-23T12:37:00Z">
              <w:r w:rsidR="00867EC5">
                <w:rPr>
                  <w:rFonts w:ascii="Times New Roman" w:hAnsi="Times New Roman" w:cs="Times New Roman"/>
                  <w:i/>
                  <w:iCs/>
                  <w:sz w:val="20"/>
                  <w:szCs w:val="20"/>
                </w:rPr>
                <w:t xml:space="preserve"> We select these two metrics because xyz. </w:t>
              </w:r>
            </w:ins>
            <w:r>
              <w:rPr>
                <w:rFonts w:ascii="Times New Roman" w:hAnsi="Times New Roman" w:cs="Times New Roman"/>
                <w:i/>
                <w:iCs/>
                <w:sz w:val="20"/>
                <w:szCs w:val="20"/>
              </w:rPr>
              <w:t>”</w:t>
            </w:r>
            <w:commentRangeEnd w:id="6"/>
            <w:r w:rsidR="00B20E03" w:rsidRPr="00E620E0">
              <w:rPr>
                <w:rStyle w:val="CommentReference"/>
                <w:rFonts w:ascii="Times New Roman" w:hAnsi="Times New Roman" w:cs="Times New Roman"/>
                <w:i/>
                <w:iCs/>
                <w:sz w:val="20"/>
                <w:szCs w:val="20"/>
              </w:rPr>
              <w:commentReference w:id="6"/>
            </w:r>
          </w:p>
          <w:p w14:paraId="1CB357F8" w14:textId="62003A6B" w:rsidR="00E620E0" w:rsidRDefault="00E620E0">
            <w:pPr>
              <w:rPr>
                <w:rFonts w:ascii="Times New Roman" w:hAnsi="Times New Roman" w:cs="Times New Roman"/>
                <w:color w:val="222222"/>
                <w:sz w:val="20"/>
                <w:szCs w:val="20"/>
                <w:shd w:val="clear" w:color="auto" w:fill="FFFFFF"/>
              </w:rPr>
            </w:pPr>
          </w:p>
        </w:tc>
      </w:tr>
    </w:tbl>
    <w:p w14:paraId="401FF4A2" w14:textId="77777777" w:rsidR="0000619B" w:rsidRDefault="0000619B">
      <w:pPr>
        <w:rPr>
          <w:rFonts w:ascii="Times New Roman" w:hAnsi="Times New Roman" w:cs="Times New Roman"/>
          <w:color w:val="222222"/>
          <w:sz w:val="20"/>
          <w:szCs w:val="20"/>
          <w:shd w:val="clear" w:color="auto" w:fill="FFFFFF"/>
        </w:rPr>
      </w:pPr>
    </w:p>
    <w:p w14:paraId="771186CC" w14:textId="70B89D9E"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 xml:space="preserve">Similarly not much is mentioned for health insurance - it's seems like an unusual pairing.  The authors might consider taking a domain </w:t>
      </w:r>
      <w:r w:rsidR="00FB742E" w:rsidRPr="0000619B">
        <w:rPr>
          <w:rFonts w:ascii="Times New Roman" w:hAnsi="Times New Roman" w:cs="Times New Roman"/>
          <w:color w:val="222222"/>
          <w:sz w:val="20"/>
          <w:szCs w:val="20"/>
          <w:shd w:val="clear" w:color="auto" w:fill="FFFFFF"/>
        </w:rPr>
        <w:t>focused</w:t>
      </w:r>
      <w:r w:rsidRPr="0000619B">
        <w:rPr>
          <w:rFonts w:ascii="Times New Roman" w:hAnsi="Times New Roman" w:cs="Times New Roman"/>
          <w:color w:val="222222"/>
          <w:sz w:val="20"/>
          <w:szCs w:val="20"/>
          <w:shd w:val="clear" w:color="auto" w:fill="FFFFFF"/>
        </w:rPr>
        <w:t xml:space="preserve"> approach and grouping the measures accordingly using the 28 metrics from the </w:t>
      </w:r>
      <w:commentRangeStart w:id="10"/>
      <w:r w:rsidRPr="0000619B">
        <w:rPr>
          <w:rFonts w:ascii="Times New Roman" w:hAnsi="Times New Roman" w:cs="Times New Roman"/>
          <w:color w:val="222222"/>
          <w:sz w:val="20"/>
          <w:szCs w:val="20"/>
          <w:shd w:val="clear" w:color="auto" w:fill="FFFFFF"/>
        </w:rPr>
        <w:t xml:space="preserve">website.  </w:t>
      </w:r>
    </w:p>
    <w:tbl>
      <w:tblPr>
        <w:tblStyle w:val="TableGrid"/>
        <w:tblW w:w="0" w:type="auto"/>
        <w:tblLook w:val="04A0" w:firstRow="1" w:lastRow="0" w:firstColumn="1" w:lastColumn="0" w:noHBand="0" w:noVBand="1"/>
      </w:tblPr>
      <w:tblGrid>
        <w:gridCol w:w="9350"/>
      </w:tblGrid>
      <w:tr w:rsidR="009A48FD" w14:paraId="075EF512" w14:textId="77777777" w:rsidTr="009A48FD">
        <w:tc>
          <w:tcPr>
            <w:tcW w:w="9350" w:type="dxa"/>
          </w:tcPr>
          <w:p w14:paraId="0B383BE8" w14:textId="042B4A3F" w:rsidR="009A48FD" w:rsidRDefault="00460C21">
            <w:pPr>
              <w:rPr>
                <w:rFonts w:ascii="Times New Roman" w:hAnsi="Times New Roman" w:cs="Times New Roman"/>
                <w:color w:val="222222"/>
                <w:sz w:val="20"/>
                <w:szCs w:val="20"/>
                <w:shd w:val="clear" w:color="auto" w:fill="FFFFFF"/>
              </w:rPr>
            </w:pPr>
            <w:r w:rsidRPr="007718B2">
              <w:rPr>
                <w:rFonts w:ascii="Times New Roman" w:hAnsi="Times New Roman" w:cs="Times New Roman"/>
                <w:b/>
                <w:bCs/>
                <w:sz w:val="20"/>
                <w:szCs w:val="20"/>
                <w:shd w:val="clear" w:color="auto" w:fill="FFFFFF"/>
              </w:rPr>
              <w:t>Response:</w:t>
            </w:r>
            <w:r w:rsidRPr="007718B2">
              <w:rPr>
                <w:rFonts w:ascii="Times New Roman" w:hAnsi="Times New Roman" w:cs="Times New Roman"/>
                <w:sz w:val="20"/>
                <w:szCs w:val="20"/>
                <w:shd w:val="clear" w:color="auto" w:fill="FFFFFF"/>
              </w:rPr>
              <w:t xml:space="preserve"> </w:t>
            </w:r>
            <w:r w:rsidR="00FB742E">
              <w:rPr>
                <w:rFonts w:ascii="Times New Roman" w:hAnsi="Times New Roman" w:cs="Times New Roman"/>
                <w:color w:val="222222"/>
                <w:sz w:val="20"/>
                <w:szCs w:val="20"/>
                <w:shd w:val="clear" w:color="auto" w:fill="FFFFFF"/>
              </w:rPr>
              <w:t xml:space="preserve">The pairing of the two metrics is intentional. As stated above, we wanted to show an example of calculating public health metrics by city council district for two different metrics (i.e. different data sources and mechanisms). This helps to demonstrate the </w:t>
            </w:r>
            <w:r>
              <w:rPr>
                <w:rFonts w:ascii="Times New Roman" w:hAnsi="Times New Roman" w:cs="Times New Roman"/>
                <w:color w:val="222222"/>
                <w:sz w:val="20"/>
                <w:szCs w:val="20"/>
                <w:shd w:val="clear" w:color="auto" w:fill="FFFFFF"/>
              </w:rPr>
              <w:t>wide-ranging</w:t>
            </w:r>
            <w:r w:rsidR="00FB742E">
              <w:rPr>
                <w:rFonts w:ascii="Times New Roman" w:hAnsi="Times New Roman" w:cs="Times New Roman"/>
                <w:color w:val="222222"/>
                <w:sz w:val="20"/>
                <w:szCs w:val="20"/>
                <w:shd w:val="clear" w:color="auto" w:fill="FFFFFF"/>
              </w:rPr>
              <w:t xml:space="preserve"> utility and feasibility of calculating and reporting public </w:t>
            </w:r>
            <w:r>
              <w:rPr>
                <w:rFonts w:ascii="Times New Roman" w:hAnsi="Times New Roman" w:cs="Times New Roman"/>
                <w:color w:val="222222"/>
                <w:sz w:val="20"/>
                <w:szCs w:val="20"/>
                <w:shd w:val="clear" w:color="auto" w:fill="FFFFFF"/>
              </w:rPr>
              <w:t>health</w:t>
            </w:r>
            <w:r w:rsidR="00FB742E">
              <w:rPr>
                <w:rFonts w:ascii="Times New Roman" w:hAnsi="Times New Roman" w:cs="Times New Roman"/>
                <w:color w:val="222222"/>
                <w:sz w:val="20"/>
                <w:szCs w:val="20"/>
                <w:shd w:val="clear" w:color="auto" w:fill="FFFFFF"/>
              </w:rPr>
              <w:t xml:space="preserve"> metrics by council district. </w:t>
            </w:r>
          </w:p>
        </w:tc>
      </w:tr>
    </w:tbl>
    <w:commentRangeEnd w:id="10"/>
    <w:p w14:paraId="4BAA6149" w14:textId="77777777" w:rsidR="009A48FD" w:rsidRDefault="00F101BD">
      <w:pPr>
        <w:rPr>
          <w:rFonts w:ascii="Times New Roman" w:hAnsi="Times New Roman" w:cs="Times New Roman"/>
          <w:color w:val="222222"/>
          <w:sz w:val="20"/>
          <w:szCs w:val="20"/>
          <w:shd w:val="clear" w:color="auto" w:fill="FFFFFF"/>
        </w:rPr>
      </w:pPr>
      <w:r>
        <w:rPr>
          <w:rStyle w:val="CommentReference"/>
          <w:rFonts w:ascii="Times New Roman" w:hAnsi="Times New Roman" w:cs="Times New Roman"/>
          <w:color w:val="222222"/>
          <w:sz w:val="20"/>
          <w:szCs w:val="20"/>
          <w:shd w:val="clear" w:color="auto" w:fill="FFFFFF"/>
        </w:rPr>
        <w:commentReference w:id="10"/>
      </w:r>
    </w:p>
    <w:p w14:paraId="5682E33E"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lastRenderedPageBreak/>
        <w:t xml:space="preserve">Canopy cover and the heat vulnerability measures might be a better pairing. They are arguably </w:t>
      </w:r>
      <w:commentRangeStart w:id="11"/>
      <w:r w:rsidRPr="0000619B">
        <w:rPr>
          <w:rFonts w:ascii="Times New Roman" w:hAnsi="Times New Roman" w:cs="Times New Roman"/>
          <w:color w:val="222222"/>
          <w:sz w:val="20"/>
          <w:szCs w:val="20"/>
          <w:shd w:val="clear" w:color="auto" w:fill="FFFFFF"/>
        </w:rPr>
        <w:t>not health metrics, they are (urban) environment metrics that link to health and policy responses might be complementary</w:t>
      </w:r>
      <w:commentRangeEnd w:id="11"/>
      <w:r w:rsidR="00031106" w:rsidRPr="0000619B">
        <w:rPr>
          <w:rStyle w:val="CommentReference"/>
          <w:rFonts w:ascii="Times New Roman" w:hAnsi="Times New Roman" w:cs="Times New Roman"/>
          <w:color w:val="222222"/>
          <w:sz w:val="20"/>
          <w:szCs w:val="20"/>
          <w:shd w:val="clear" w:color="auto" w:fill="FFFFFF"/>
        </w:rPr>
        <w:commentReference w:id="11"/>
      </w:r>
      <w:r w:rsidRPr="0000619B">
        <w:rPr>
          <w:rFonts w:ascii="Times New Roman" w:hAnsi="Times New Roman" w:cs="Times New Roman"/>
          <w:color w:val="222222"/>
          <w:sz w:val="20"/>
          <w:szCs w:val="20"/>
          <w:shd w:val="clear" w:color="auto" w:fill="FFFFFF"/>
        </w:rPr>
        <w:t>, as alluded to on line 111 in the Discussion.  This could be the focus of the paper. Also, the study could be expanded to include existing policies and how they connect to the maps and results.</w:t>
      </w:r>
    </w:p>
    <w:tbl>
      <w:tblPr>
        <w:tblStyle w:val="TableGrid"/>
        <w:tblW w:w="0" w:type="auto"/>
        <w:tblLook w:val="04A0" w:firstRow="1" w:lastRow="0" w:firstColumn="1" w:lastColumn="0" w:noHBand="0" w:noVBand="1"/>
      </w:tblPr>
      <w:tblGrid>
        <w:gridCol w:w="9350"/>
      </w:tblGrid>
      <w:tr w:rsidR="00FB742E" w14:paraId="474E5BA1" w14:textId="77777777" w:rsidTr="00FB742E">
        <w:tc>
          <w:tcPr>
            <w:tcW w:w="9350" w:type="dxa"/>
          </w:tcPr>
          <w:p w14:paraId="2294F381" w14:textId="679FE1F1" w:rsidR="00FB742E" w:rsidRDefault="009B79CD">
            <w:pPr>
              <w:rPr>
                <w:rFonts w:ascii="Times New Roman" w:hAnsi="Times New Roman" w:cs="Times New Roman"/>
                <w:color w:val="222222"/>
                <w:sz w:val="20"/>
                <w:szCs w:val="20"/>
              </w:rPr>
            </w:pPr>
            <w:r w:rsidRPr="007718B2">
              <w:rPr>
                <w:rFonts w:ascii="Times New Roman" w:hAnsi="Times New Roman" w:cs="Times New Roman"/>
                <w:b/>
                <w:bCs/>
                <w:sz w:val="20"/>
                <w:szCs w:val="20"/>
                <w:shd w:val="clear" w:color="auto" w:fill="FFFFFF"/>
              </w:rPr>
              <w:t>Response:</w:t>
            </w:r>
            <w:r w:rsidRPr="007718B2">
              <w:rPr>
                <w:rFonts w:ascii="Times New Roman" w:hAnsi="Times New Roman" w:cs="Times New Roman"/>
                <w:sz w:val="20"/>
                <w:szCs w:val="20"/>
                <w:shd w:val="clear" w:color="auto" w:fill="FFFFFF"/>
              </w:rPr>
              <w:t xml:space="preserve"> </w:t>
            </w:r>
            <w:r w:rsidR="00013DDA">
              <w:rPr>
                <w:rFonts w:ascii="Times New Roman" w:hAnsi="Times New Roman" w:cs="Times New Roman"/>
                <w:color w:val="222222"/>
                <w:sz w:val="20"/>
                <w:szCs w:val="20"/>
              </w:rPr>
              <w:t>The goal of the paper is not to investigate a specific health metric in Philadelphia</w:t>
            </w:r>
            <w:r w:rsidR="008039E2">
              <w:rPr>
                <w:rFonts w:ascii="Times New Roman" w:hAnsi="Times New Roman" w:cs="Times New Roman"/>
                <w:color w:val="222222"/>
                <w:sz w:val="20"/>
                <w:szCs w:val="20"/>
              </w:rPr>
              <w:t xml:space="preserve"> but rather to show a new process and lens through which to understand health in </w:t>
            </w:r>
            <w:r w:rsidR="00216905">
              <w:rPr>
                <w:rFonts w:ascii="Times New Roman" w:hAnsi="Times New Roman" w:cs="Times New Roman"/>
                <w:color w:val="222222"/>
                <w:sz w:val="20"/>
                <w:szCs w:val="20"/>
              </w:rPr>
              <w:t>Philadelphia</w:t>
            </w:r>
            <w:r w:rsidR="008039E2">
              <w:rPr>
                <w:rFonts w:ascii="Times New Roman" w:hAnsi="Times New Roman" w:cs="Times New Roman"/>
                <w:color w:val="222222"/>
                <w:sz w:val="20"/>
                <w:szCs w:val="20"/>
              </w:rPr>
              <w:t xml:space="preserve">. We are using the two metrics as examples. </w:t>
            </w:r>
            <w:r w:rsidR="008B19E3">
              <w:rPr>
                <w:rFonts w:ascii="Times New Roman" w:hAnsi="Times New Roman" w:cs="Times New Roman"/>
                <w:color w:val="222222"/>
                <w:sz w:val="20"/>
                <w:szCs w:val="20"/>
              </w:rPr>
              <w:t xml:space="preserve">Diving deeper into </w:t>
            </w:r>
            <w:r w:rsidR="00216905">
              <w:rPr>
                <w:rFonts w:ascii="Times New Roman" w:hAnsi="Times New Roman" w:cs="Times New Roman"/>
                <w:color w:val="222222"/>
                <w:sz w:val="20"/>
                <w:szCs w:val="20"/>
              </w:rPr>
              <w:t xml:space="preserve">canopy cover and heat vulnerability is beyond the scope and word limit of the short report. </w:t>
            </w:r>
          </w:p>
        </w:tc>
      </w:tr>
    </w:tbl>
    <w:p w14:paraId="27ADC6E4" w14:textId="7583A18B"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 xml:space="preserve">In terms of context, what does the city council geography cover? How big or small are they on average? How many people would they typically cover?  How does this facilitate policy making?  Is it the best geography for measuring health/urban environment metrics?  Some explanation of these issues is warranted to help support the motivation for the work - some is contained in the Discussion, but could come much earlier. </w:t>
      </w:r>
    </w:p>
    <w:tbl>
      <w:tblPr>
        <w:tblStyle w:val="TableGrid"/>
        <w:tblW w:w="0" w:type="auto"/>
        <w:tblLook w:val="04A0" w:firstRow="1" w:lastRow="0" w:firstColumn="1" w:lastColumn="0" w:noHBand="0" w:noVBand="1"/>
      </w:tblPr>
      <w:tblGrid>
        <w:gridCol w:w="9350"/>
      </w:tblGrid>
      <w:tr w:rsidR="00216905" w14:paraId="38C3526D" w14:textId="77777777" w:rsidTr="00216905">
        <w:tc>
          <w:tcPr>
            <w:tcW w:w="9350" w:type="dxa"/>
          </w:tcPr>
          <w:p w14:paraId="3EE437D9" w14:textId="32D73109" w:rsidR="009E2B45" w:rsidRDefault="009B79CD">
            <w:pPr>
              <w:rPr>
                <w:rFonts w:ascii="Times New Roman" w:hAnsi="Times New Roman" w:cs="Times New Roman"/>
                <w:color w:val="222222"/>
                <w:sz w:val="20"/>
                <w:szCs w:val="20"/>
                <w:shd w:val="clear" w:color="auto" w:fill="FFFFFF"/>
              </w:rPr>
            </w:pPr>
            <w:r w:rsidRPr="007718B2">
              <w:rPr>
                <w:rFonts w:ascii="Times New Roman" w:hAnsi="Times New Roman" w:cs="Times New Roman"/>
                <w:b/>
                <w:bCs/>
                <w:sz w:val="20"/>
                <w:szCs w:val="20"/>
                <w:shd w:val="clear" w:color="auto" w:fill="FFFFFF"/>
              </w:rPr>
              <w:t>Response:</w:t>
            </w:r>
            <w:r w:rsidRPr="007718B2">
              <w:rPr>
                <w:rFonts w:ascii="Times New Roman" w:hAnsi="Times New Roman" w:cs="Times New Roman"/>
                <w:sz w:val="20"/>
                <w:szCs w:val="20"/>
                <w:shd w:val="clear" w:color="auto" w:fill="FFFFFF"/>
              </w:rPr>
              <w:t xml:space="preserve"> </w:t>
            </w:r>
            <w:r w:rsidR="009E2B45">
              <w:rPr>
                <w:rFonts w:ascii="Times New Roman" w:hAnsi="Times New Roman" w:cs="Times New Roman"/>
                <w:color w:val="222222"/>
                <w:sz w:val="20"/>
                <w:szCs w:val="20"/>
                <w:shd w:val="clear" w:color="auto" w:fill="FFFFFF"/>
              </w:rPr>
              <w:t xml:space="preserve">The paper contains the following details about city council districts (some sentences have been </w:t>
            </w:r>
            <w:r w:rsidR="00D54743">
              <w:rPr>
                <w:rFonts w:ascii="Times New Roman" w:hAnsi="Times New Roman" w:cs="Times New Roman"/>
                <w:color w:val="222222"/>
                <w:sz w:val="20"/>
                <w:szCs w:val="20"/>
                <w:shd w:val="clear" w:color="auto" w:fill="FFFFFF"/>
              </w:rPr>
              <w:t xml:space="preserve">rearranged/moved </w:t>
            </w:r>
            <w:r w:rsidR="009E2B45">
              <w:rPr>
                <w:rFonts w:ascii="Times New Roman" w:hAnsi="Times New Roman" w:cs="Times New Roman"/>
                <w:color w:val="222222"/>
                <w:sz w:val="20"/>
                <w:szCs w:val="20"/>
                <w:shd w:val="clear" w:color="auto" w:fill="FFFFFF"/>
              </w:rPr>
              <w:t>as a result of revisions</w:t>
            </w:r>
            <w:r w:rsidR="00D54743">
              <w:rPr>
                <w:rFonts w:ascii="Times New Roman" w:hAnsi="Times New Roman" w:cs="Times New Roman"/>
                <w:color w:val="222222"/>
                <w:sz w:val="20"/>
                <w:szCs w:val="20"/>
                <w:shd w:val="clear" w:color="auto" w:fill="FFFFFF"/>
              </w:rPr>
              <w:t xml:space="preserve"> responding to earlier comments</w:t>
            </w:r>
            <w:r w:rsidR="009E2B45">
              <w:rPr>
                <w:rFonts w:ascii="Times New Roman" w:hAnsi="Times New Roman" w:cs="Times New Roman"/>
                <w:color w:val="222222"/>
                <w:sz w:val="20"/>
                <w:szCs w:val="20"/>
                <w:shd w:val="clear" w:color="auto" w:fill="FFFFFF"/>
              </w:rPr>
              <w:t>).</w:t>
            </w:r>
          </w:p>
          <w:p w14:paraId="6E710387" w14:textId="77777777" w:rsidR="009E2B45" w:rsidRDefault="009E2B45">
            <w:pPr>
              <w:rPr>
                <w:rFonts w:ascii="Times New Roman" w:hAnsi="Times New Roman" w:cs="Times New Roman"/>
                <w:color w:val="EE0000"/>
                <w:sz w:val="20"/>
                <w:szCs w:val="20"/>
                <w:shd w:val="clear" w:color="auto" w:fill="FFFFFF"/>
              </w:rPr>
            </w:pPr>
          </w:p>
          <w:p w14:paraId="06C70DF1" w14:textId="1F714A24" w:rsidR="009E2B45" w:rsidRPr="00D54743" w:rsidRDefault="00D54743" w:rsidP="009E2B45">
            <w:pPr>
              <w:rPr>
                <w:rFonts w:ascii="Times New Roman" w:hAnsi="Times New Roman" w:cs="Times New Roman"/>
                <w:i/>
                <w:iCs/>
                <w:sz w:val="20"/>
                <w:szCs w:val="20"/>
              </w:rPr>
            </w:pPr>
            <w:r>
              <w:rPr>
                <w:rFonts w:ascii="Times New Roman" w:hAnsi="Times New Roman" w:cs="Times New Roman"/>
                <w:i/>
                <w:iCs/>
                <w:sz w:val="20"/>
                <w:szCs w:val="20"/>
              </w:rPr>
              <w:t>“</w:t>
            </w:r>
            <w:r w:rsidR="009E2B45" w:rsidRPr="00D54743">
              <w:rPr>
                <w:rFonts w:ascii="Times New Roman" w:hAnsi="Times New Roman" w:cs="Times New Roman"/>
                <w:i/>
                <w:iCs/>
                <w:sz w:val="20"/>
                <w:szCs w:val="20"/>
              </w:rPr>
              <w:t>Like federal congressional districts, Philadelphia Council districts are re-drawn once every ten years following the release of the US Decennial Census. The Council is comprised of 17 members serving 4-year terms: 10 who represent their own district, and 7 at-large members.</w:t>
            </w:r>
            <w:r>
              <w:rPr>
                <w:rFonts w:ascii="Times New Roman" w:hAnsi="Times New Roman" w:cs="Times New Roman"/>
                <w:i/>
                <w:iCs/>
                <w:sz w:val="20"/>
                <w:szCs w:val="20"/>
              </w:rPr>
              <w:t>”</w:t>
            </w:r>
          </w:p>
          <w:p w14:paraId="4A94B9D1" w14:textId="77777777" w:rsidR="00D54743" w:rsidRPr="00D54743" w:rsidRDefault="00D54743" w:rsidP="009E2B45">
            <w:pPr>
              <w:rPr>
                <w:rFonts w:ascii="Times New Roman" w:hAnsi="Times New Roman" w:cs="Times New Roman"/>
                <w:i/>
                <w:iCs/>
                <w:sz w:val="20"/>
                <w:szCs w:val="20"/>
              </w:rPr>
            </w:pPr>
          </w:p>
          <w:p w14:paraId="4895045B" w14:textId="6F77CB26" w:rsidR="009E2B45" w:rsidRPr="00D54743" w:rsidRDefault="00D54743">
            <w:pPr>
              <w:rPr>
                <w:rFonts w:ascii="Times New Roman" w:hAnsi="Times New Roman" w:cs="Times New Roman"/>
                <w:i/>
                <w:iCs/>
                <w:color w:val="EE0000"/>
                <w:sz w:val="18"/>
                <w:szCs w:val="18"/>
                <w:shd w:val="clear" w:color="auto" w:fill="FFFFFF"/>
              </w:rPr>
            </w:pPr>
            <w:r>
              <w:rPr>
                <w:rFonts w:ascii="Times New Roman" w:hAnsi="Times New Roman" w:cs="Times New Roman"/>
                <w:i/>
                <w:iCs/>
                <w:sz w:val="20"/>
                <w:szCs w:val="20"/>
              </w:rPr>
              <w:t>“</w:t>
            </w:r>
            <w:r w:rsidRPr="00D54743">
              <w:rPr>
                <w:rFonts w:ascii="Times New Roman" w:hAnsi="Times New Roman" w:cs="Times New Roman"/>
                <w:i/>
                <w:iCs/>
                <w:sz w:val="20"/>
                <w:szCs w:val="20"/>
              </w:rPr>
              <w:t>There are ten Philadelphia City Council districts, each of which has a population of approximately 160,000 people and elects one Council representative. The Council drew and approved the current district map in 2023, and, barring any litigation, will use this map for elections through 2031.</w:t>
            </w:r>
            <w:r>
              <w:rPr>
                <w:rFonts w:ascii="Times New Roman" w:hAnsi="Times New Roman" w:cs="Times New Roman"/>
                <w:i/>
                <w:iCs/>
                <w:sz w:val="20"/>
                <w:szCs w:val="20"/>
              </w:rPr>
              <w:t>”</w:t>
            </w:r>
          </w:p>
          <w:p w14:paraId="2FF153B6" w14:textId="77777777" w:rsidR="009E2B45" w:rsidRDefault="009E2B45">
            <w:pPr>
              <w:rPr>
                <w:rFonts w:ascii="Times New Roman" w:hAnsi="Times New Roman" w:cs="Times New Roman"/>
                <w:color w:val="EE0000"/>
                <w:sz w:val="20"/>
                <w:szCs w:val="20"/>
                <w:shd w:val="clear" w:color="auto" w:fill="FFFFFF"/>
              </w:rPr>
            </w:pPr>
          </w:p>
          <w:p w14:paraId="60DC9129" w14:textId="77777777" w:rsidR="009E2B45" w:rsidRDefault="009E2B45">
            <w:pPr>
              <w:rPr>
                <w:rFonts w:ascii="Times New Roman" w:hAnsi="Times New Roman" w:cs="Times New Roman"/>
                <w:color w:val="EE0000"/>
                <w:sz w:val="20"/>
                <w:szCs w:val="20"/>
                <w:shd w:val="clear" w:color="auto" w:fill="FFFFFF"/>
              </w:rPr>
            </w:pPr>
          </w:p>
          <w:p w14:paraId="3ACBD551" w14:textId="379D5AC4" w:rsidR="00216905" w:rsidRDefault="009E2B45">
            <w:pPr>
              <w:rPr>
                <w:rFonts w:ascii="Times New Roman" w:hAnsi="Times New Roman" w:cs="Times New Roman"/>
                <w:color w:val="222222"/>
                <w:sz w:val="20"/>
                <w:szCs w:val="20"/>
                <w:shd w:val="clear" w:color="auto" w:fill="FFFFFF"/>
              </w:rPr>
            </w:pPr>
            <w:r>
              <w:rPr>
                <w:rFonts w:ascii="Times New Roman" w:hAnsi="Times New Roman" w:cs="Times New Roman"/>
                <w:color w:val="EE0000"/>
                <w:sz w:val="20"/>
                <w:szCs w:val="20"/>
                <w:shd w:val="clear" w:color="auto" w:fill="FFFFFF"/>
              </w:rPr>
              <w:t xml:space="preserve"> </w:t>
            </w:r>
            <w:r w:rsidR="00202919">
              <w:rPr>
                <w:rFonts w:ascii="Times New Roman" w:hAnsi="Times New Roman" w:cs="Times New Roman"/>
                <w:color w:val="222222"/>
                <w:sz w:val="20"/>
                <w:szCs w:val="20"/>
                <w:shd w:val="clear" w:color="auto" w:fill="FFFFFF"/>
              </w:rPr>
              <w:t xml:space="preserve">A robust discussion about which geography is the best for measuring </w:t>
            </w:r>
            <w:r w:rsidR="00516979">
              <w:rPr>
                <w:rFonts w:ascii="Times New Roman" w:hAnsi="Times New Roman" w:cs="Times New Roman"/>
                <w:color w:val="222222"/>
                <w:sz w:val="20"/>
                <w:szCs w:val="20"/>
                <w:shd w:val="clear" w:color="auto" w:fill="FFFFFF"/>
              </w:rPr>
              <w:t>is out of scope of this project and has been discussed in the literature</w:t>
            </w:r>
            <w:r w:rsidR="00D54743">
              <w:rPr>
                <w:rFonts w:ascii="Times New Roman" w:hAnsi="Times New Roman" w:cs="Times New Roman"/>
                <w:color w:val="222222"/>
                <w:sz w:val="20"/>
                <w:szCs w:val="20"/>
                <w:shd w:val="clear" w:color="auto" w:fill="FFFFFF"/>
              </w:rPr>
              <w:t xml:space="preserve"> – we added two related citations suggested in an earlier comment</w:t>
            </w:r>
            <w:r w:rsidR="00516979">
              <w:rPr>
                <w:rFonts w:ascii="Times New Roman" w:hAnsi="Times New Roman" w:cs="Times New Roman"/>
                <w:color w:val="222222"/>
                <w:sz w:val="20"/>
                <w:szCs w:val="20"/>
                <w:shd w:val="clear" w:color="auto" w:fill="FFFFFF"/>
              </w:rPr>
              <w:t>. We are not intending to evaluate city council districts as compared to other geo</w:t>
            </w:r>
            <w:r w:rsidR="008045F7">
              <w:rPr>
                <w:rFonts w:ascii="Times New Roman" w:hAnsi="Times New Roman" w:cs="Times New Roman"/>
                <w:color w:val="222222"/>
                <w:sz w:val="20"/>
                <w:szCs w:val="20"/>
                <w:shd w:val="clear" w:color="auto" w:fill="FFFFFF"/>
              </w:rPr>
              <w:t xml:space="preserve">graphic units, but rather to </w:t>
            </w:r>
            <w:r w:rsidR="0067421E">
              <w:rPr>
                <w:rFonts w:ascii="Times New Roman" w:hAnsi="Times New Roman" w:cs="Times New Roman"/>
                <w:color w:val="222222"/>
                <w:sz w:val="20"/>
                <w:szCs w:val="20"/>
                <w:shd w:val="clear" w:color="auto" w:fill="FFFFFF"/>
              </w:rPr>
              <w:t xml:space="preserve">evaluate the utility of city council districts for public health work as they are tied to political representation and resource allocation. </w:t>
            </w:r>
          </w:p>
        </w:tc>
      </w:tr>
    </w:tbl>
    <w:p w14:paraId="1CEB1B6C" w14:textId="77777777" w:rsidR="0000619B" w:rsidRDefault="0000619B">
      <w:pPr>
        <w:rPr>
          <w:rFonts w:ascii="Times New Roman" w:hAnsi="Times New Roman" w:cs="Times New Roman"/>
          <w:color w:val="222222"/>
          <w:sz w:val="20"/>
          <w:szCs w:val="20"/>
          <w:shd w:val="clear" w:color="auto" w:fill="FFFFFF"/>
        </w:rPr>
      </w:pPr>
    </w:p>
    <w:p w14:paraId="2F8D6D2E"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There are references on the MAUP and Uncertain Geographical Context that could help here too.</w:t>
      </w:r>
    </w:p>
    <w:tbl>
      <w:tblPr>
        <w:tblStyle w:val="TableGrid"/>
        <w:tblW w:w="0" w:type="auto"/>
        <w:tblLook w:val="04A0" w:firstRow="1" w:lastRow="0" w:firstColumn="1" w:lastColumn="0" w:noHBand="0" w:noVBand="1"/>
      </w:tblPr>
      <w:tblGrid>
        <w:gridCol w:w="9350"/>
      </w:tblGrid>
      <w:tr w:rsidR="0057619D" w14:paraId="605692F0" w14:textId="77777777" w:rsidTr="0057619D">
        <w:tc>
          <w:tcPr>
            <w:tcW w:w="9350" w:type="dxa"/>
          </w:tcPr>
          <w:p w14:paraId="21D09E39" w14:textId="3495CAAE" w:rsidR="0057619D" w:rsidRDefault="00A34F2F">
            <w:pPr>
              <w:rPr>
                <w:rFonts w:ascii="Times New Roman" w:hAnsi="Times New Roman" w:cs="Times New Roman"/>
                <w:color w:val="222222"/>
                <w:sz w:val="20"/>
                <w:szCs w:val="20"/>
              </w:rPr>
            </w:pPr>
            <w:r>
              <w:rPr>
                <w:rFonts w:ascii="Times New Roman" w:hAnsi="Times New Roman" w:cs="Times New Roman"/>
                <w:b/>
                <w:bCs/>
                <w:color w:val="222222"/>
                <w:sz w:val="20"/>
                <w:szCs w:val="20"/>
              </w:rPr>
              <w:t xml:space="preserve">Response: </w:t>
            </w:r>
            <w:r>
              <w:rPr>
                <w:rFonts w:ascii="Times New Roman" w:hAnsi="Times New Roman" w:cs="Times New Roman"/>
                <w:color w:val="222222"/>
                <w:sz w:val="20"/>
                <w:szCs w:val="20"/>
              </w:rPr>
              <w:t xml:space="preserve">We have added a </w:t>
            </w:r>
            <w:r w:rsidR="000A4121">
              <w:rPr>
                <w:rFonts w:ascii="Times New Roman" w:hAnsi="Times New Roman" w:cs="Times New Roman"/>
                <w:color w:val="222222"/>
                <w:sz w:val="20"/>
                <w:szCs w:val="20"/>
              </w:rPr>
              <w:t>reference</w:t>
            </w:r>
            <w:r>
              <w:rPr>
                <w:rFonts w:ascii="Times New Roman" w:hAnsi="Times New Roman" w:cs="Times New Roman"/>
                <w:color w:val="222222"/>
                <w:sz w:val="20"/>
                <w:szCs w:val="20"/>
              </w:rPr>
              <w:t xml:space="preserve"> to the MAUP in the discussion section: </w:t>
            </w:r>
          </w:p>
          <w:p w14:paraId="2A1C26E3" w14:textId="77777777" w:rsidR="00A34F2F" w:rsidRPr="00A34F2F" w:rsidRDefault="00A34F2F">
            <w:pPr>
              <w:rPr>
                <w:rFonts w:ascii="Times New Roman" w:hAnsi="Times New Roman" w:cs="Times New Roman"/>
                <w:i/>
                <w:iCs/>
                <w:color w:val="222222"/>
                <w:sz w:val="18"/>
                <w:szCs w:val="18"/>
              </w:rPr>
            </w:pPr>
          </w:p>
          <w:p w14:paraId="33EB2E28" w14:textId="7666F6B9" w:rsidR="00A34F2F" w:rsidRPr="00A34F2F" w:rsidRDefault="00A34F2F">
            <w:pPr>
              <w:rPr>
                <w:rFonts w:ascii="Times New Roman" w:hAnsi="Times New Roman" w:cs="Times New Roman"/>
                <w:color w:val="222222"/>
                <w:sz w:val="20"/>
                <w:szCs w:val="20"/>
              </w:rPr>
            </w:pPr>
            <w:r w:rsidRPr="00A34F2F">
              <w:rPr>
                <w:rFonts w:ascii="Times New Roman" w:hAnsi="Times New Roman" w:cs="Times New Roman"/>
                <w:i/>
                <w:iCs/>
                <w:color w:val="222222"/>
                <w:sz w:val="18"/>
                <w:szCs w:val="18"/>
              </w:rPr>
              <w:t>“</w:t>
            </w:r>
            <w:r w:rsidRPr="00A34F2F">
              <w:rPr>
                <w:rFonts w:ascii="Times New Roman" w:eastAsia="Aptos" w:hAnsi="Times New Roman" w:cs="Times New Roman"/>
                <w:i/>
                <w:iCs/>
                <w:sz w:val="20"/>
                <w:szCs w:val="20"/>
              </w:rPr>
              <w:t xml:space="preserve">Political gerrymandering, a strategic use of the Modifiable Areal Unit Problem </w:t>
            </w:r>
            <w:r w:rsidRPr="00A34F2F">
              <w:rPr>
                <w:rFonts w:ascii="Times New Roman" w:eastAsia="Aptos" w:hAnsi="Times New Roman" w:cs="Times New Roman"/>
                <w:i/>
                <w:iCs/>
                <w:sz w:val="20"/>
                <w:szCs w:val="20"/>
              </w:rPr>
              <w:fldChar w:fldCharType="begin"/>
            </w:r>
            <w:r w:rsidRPr="00A34F2F">
              <w:rPr>
                <w:rFonts w:ascii="Times New Roman" w:eastAsia="Aptos" w:hAnsi="Times New Roman" w:cs="Times New Roman"/>
                <w:i/>
                <w:iCs/>
                <w:sz w:val="20"/>
                <w:szCs w:val="20"/>
              </w:rPr>
              <w:instrText xml:space="preserve"> ADDIN EN.CITE &lt;EndNote&gt;&lt;Cite&gt;&lt;Author&gt;Wong&lt;/Author&gt;&lt;Year&gt;2004&lt;/Year&gt;&lt;RecNum&gt;704&lt;/RecNum&gt;&lt;DisplayText&gt;(28)&lt;/DisplayText&gt;&lt;record&gt;&lt;rec-number&gt;704&lt;/rec-number&gt;&lt;foreign-keys&gt;&lt;key app="EN" db-id="5ax92wdr7adtz5etxvfxdfr0s5z2etvt2v0z" timestamp="1780247048"&gt;704&lt;/key&gt;&lt;/foreign-keys&gt;&lt;ref-type name="Book Section"&gt;5&lt;/ref-type&gt;&lt;contributors&gt;&lt;authors&gt;&lt;author&gt;D.W.S. Wong&lt;/author&gt;&lt;/authors&gt;&lt;secondary-authors&gt;&lt;author&gt;Janelle, D.G., Warf, B., Hansen, K.&lt;/author&gt;&lt;/secondary-authors&gt;&lt;/contributors&gt;&lt;titles&gt;&lt;title&gt;The Modifiable Areal Unit Problem (MAUP)&lt;/title&gt;&lt;secondary-title&gt;WorldMinds: Geographical Perspectives on 100 Problems&lt;/secondary-title&gt;&lt;/titles&gt;&lt;dates&gt;&lt;year&gt;2004&lt;/year&gt;&lt;/dates&gt;&lt;pub-location&gt;Dordrecht&lt;/pub-location&gt;&lt;publisher&gt;Springer&lt;/publisher&gt;&lt;isbn&gt;978-1-4020-2352-1&lt;/isbn&gt;&lt;urls&gt;&lt;/urls&gt;&lt;electronic-resource-num&gt;https://doi.org/10.1007/978-1-4020-2352-1_93&lt;/electronic-resource-num&gt;&lt;/record&gt;&lt;/Cite&gt;&lt;/EndNote&gt;</w:instrText>
            </w:r>
            <w:r w:rsidRPr="00A34F2F">
              <w:rPr>
                <w:rFonts w:ascii="Times New Roman" w:eastAsia="Aptos" w:hAnsi="Times New Roman" w:cs="Times New Roman"/>
                <w:i/>
                <w:iCs/>
                <w:sz w:val="20"/>
                <w:szCs w:val="20"/>
              </w:rPr>
              <w:fldChar w:fldCharType="separate"/>
            </w:r>
            <w:r w:rsidRPr="00A34F2F">
              <w:rPr>
                <w:rFonts w:ascii="Times New Roman" w:eastAsia="Aptos" w:hAnsi="Times New Roman" w:cs="Times New Roman"/>
                <w:i/>
                <w:iCs/>
                <w:noProof/>
                <w:sz w:val="20"/>
                <w:szCs w:val="20"/>
              </w:rPr>
              <w:t>(28)</w:t>
            </w:r>
            <w:r w:rsidRPr="00A34F2F">
              <w:rPr>
                <w:rFonts w:ascii="Times New Roman" w:eastAsia="Aptos" w:hAnsi="Times New Roman" w:cs="Times New Roman"/>
                <w:i/>
                <w:iCs/>
                <w:sz w:val="20"/>
                <w:szCs w:val="20"/>
              </w:rPr>
              <w:fldChar w:fldCharType="end"/>
            </w:r>
            <w:r w:rsidRPr="00A34F2F">
              <w:rPr>
                <w:rFonts w:ascii="Times New Roman" w:hAnsi="Times New Roman" w:cs="Times New Roman"/>
                <w:i/>
                <w:iCs/>
                <w:sz w:val="20"/>
                <w:szCs w:val="20"/>
              </w:rPr>
              <w:t>, is when politicians draw district boundaries for their own (or their political parties) benefit.”</w:t>
            </w:r>
          </w:p>
        </w:tc>
      </w:tr>
    </w:tbl>
    <w:p w14:paraId="5BEECC9F" w14:textId="77777777" w:rsidR="0057619D" w:rsidRDefault="0000619B">
      <w:pPr>
        <w:rPr>
          <w:rFonts w:ascii="Times New Roman" w:hAnsi="Times New Roman" w:cs="Times New Roman"/>
          <w:color w:val="222222"/>
          <w:sz w:val="20"/>
          <w:szCs w:val="20"/>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The Introduction mentions the word 'inequities', but ideally some explanation of it would help the reader understand it in this context and would set the scene for the mapping that comes in the Results. The authors might consider mapping some demographic aspects to help identify areas that have vulnerable populations. This would also provide valuable information on how the distribution of tree-canopy cover impacts people, and whether there is double disadvantage occurring.  The over-laying of the within district maps across the metrics could provide useful information, yet this is only briefly mentioned in the Discussion, but could be more extensively mentioned in the Results.</w:t>
      </w:r>
      <w:r w:rsidRPr="0000619B">
        <w:rPr>
          <w:rFonts w:ascii="Times New Roman" w:hAnsi="Times New Roman" w:cs="Times New Roman"/>
          <w:color w:val="222222"/>
          <w:sz w:val="20"/>
          <w:szCs w:val="20"/>
        </w:rPr>
        <w:br/>
      </w:r>
    </w:p>
    <w:tbl>
      <w:tblPr>
        <w:tblStyle w:val="TableGrid"/>
        <w:tblW w:w="0" w:type="auto"/>
        <w:tblLook w:val="04A0" w:firstRow="1" w:lastRow="0" w:firstColumn="1" w:lastColumn="0" w:noHBand="0" w:noVBand="1"/>
        <w:tblPrChange w:id="12" w:author="Schnake-Mahl,Alina" w:date="2026-06-23T08:44:00Z" w16du:dateUtc="2026-06-23T12:44:00Z">
          <w:tblPr>
            <w:tblStyle w:val="TableGrid"/>
            <w:tblW w:w="0" w:type="auto"/>
            <w:tblLook w:val="04A0" w:firstRow="1" w:lastRow="0" w:firstColumn="1" w:lastColumn="0" w:noHBand="0" w:noVBand="1"/>
          </w:tblPr>
        </w:tblPrChange>
      </w:tblPr>
      <w:tblGrid>
        <w:gridCol w:w="9350"/>
        <w:tblGridChange w:id="13">
          <w:tblGrid>
            <w:gridCol w:w="9350"/>
          </w:tblGrid>
        </w:tblGridChange>
      </w:tblGrid>
      <w:tr w:rsidR="0057619D" w14:paraId="024DB28D" w14:textId="77777777" w:rsidTr="00122128">
        <w:trPr>
          <w:trHeight w:val="440"/>
        </w:trPr>
        <w:tc>
          <w:tcPr>
            <w:tcW w:w="9350" w:type="dxa"/>
            <w:tcPrChange w:id="14" w:author="Schnake-Mahl,Alina" w:date="2026-06-23T08:44:00Z" w16du:dateUtc="2026-06-23T12:44:00Z">
              <w:tcPr>
                <w:tcW w:w="9350" w:type="dxa"/>
              </w:tcPr>
            </w:tcPrChange>
          </w:tcPr>
          <w:p w14:paraId="29000F0A" w14:textId="40283088" w:rsidR="0057619D" w:rsidRDefault="006D2496">
            <w:pPr>
              <w:rPr>
                <w:rFonts w:ascii="Times New Roman" w:hAnsi="Times New Roman" w:cs="Times New Roman"/>
                <w:color w:val="222222"/>
                <w:sz w:val="20"/>
                <w:szCs w:val="20"/>
              </w:rPr>
            </w:pPr>
            <w:r>
              <w:rPr>
                <w:rFonts w:ascii="Times New Roman" w:hAnsi="Times New Roman" w:cs="Times New Roman"/>
                <w:b/>
                <w:bCs/>
                <w:color w:val="222222"/>
                <w:sz w:val="20"/>
                <w:szCs w:val="20"/>
              </w:rPr>
              <w:t xml:space="preserve">Response: </w:t>
            </w:r>
            <w:commentRangeStart w:id="15"/>
            <w:r w:rsidR="00087550">
              <w:rPr>
                <w:rFonts w:ascii="Times New Roman" w:hAnsi="Times New Roman" w:cs="Times New Roman"/>
                <w:color w:val="222222"/>
                <w:sz w:val="20"/>
                <w:szCs w:val="20"/>
              </w:rPr>
              <w:t xml:space="preserve">Thank you for this point. </w:t>
            </w:r>
            <w:r w:rsidR="000A3F27">
              <w:rPr>
                <w:rFonts w:ascii="Times New Roman" w:hAnsi="Times New Roman" w:cs="Times New Roman"/>
                <w:color w:val="222222"/>
                <w:sz w:val="20"/>
                <w:szCs w:val="20"/>
              </w:rPr>
              <w:t xml:space="preserve">The </w:t>
            </w:r>
            <w:r w:rsidR="00A46ECC">
              <w:rPr>
                <w:rFonts w:ascii="Times New Roman" w:hAnsi="Times New Roman" w:cs="Times New Roman"/>
                <w:color w:val="222222"/>
                <w:sz w:val="20"/>
                <w:szCs w:val="20"/>
              </w:rPr>
              <w:t>word and figure limit</w:t>
            </w:r>
            <w:r w:rsidR="000A3F27">
              <w:rPr>
                <w:rFonts w:ascii="Times New Roman" w:hAnsi="Times New Roman" w:cs="Times New Roman"/>
                <w:color w:val="222222"/>
                <w:sz w:val="20"/>
                <w:szCs w:val="20"/>
              </w:rPr>
              <w:t xml:space="preserve"> of the brief report format does not allow for a robust discussion of inequities or </w:t>
            </w:r>
            <w:r w:rsidR="00C129A2">
              <w:rPr>
                <w:rFonts w:ascii="Times New Roman" w:hAnsi="Times New Roman" w:cs="Times New Roman"/>
                <w:color w:val="222222"/>
                <w:sz w:val="20"/>
                <w:szCs w:val="20"/>
              </w:rPr>
              <w:t xml:space="preserve">for adding in a discussion of overlaying maps in the results section. </w:t>
            </w:r>
            <w:r>
              <w:rPr>
                <w:rFonts w:ascii="Times New Roman" w:hAnsi="Times New Roman" w:cs="Times New Roman"/>
                <w:color w:val="222222"/>
                <w:sz w:val="20"/>
                <w:szCs w:val="20"/>
              </w:rPr>
              <w:t xml:space="preserve">However, the dashboard tool does provide the use the option of looking at maps of sociodemographic distributions across Council districts. </w:t>
            </w:r>
            <w:commentRangeEnd w:id="15"/>
            <w:r w:rsidR="00122128">
              <w:rPr>
                <w:rStyle w:val="CommentReference"/>
                <w:rFonts w:ascii="Times New Roman" w:hAnsi="Times New Roman" w:cs="Times New Roman"/>
                <w:color w:val="222222"/>
                <w:sz w:val="20"/>
                <w:szCs w:val="20"/>
              </w:rPr>
              <w:commentReference w:id="15"/>
            </w:r>
          </w:p>
        </w:tc>
      </w:tr>
    </w:tbl>
    <w:p w14:paraId="178CB2A3" w14:textId="77777777" w:rsidR="0057619D" w:rsidRDefault="0057619D">
      <w:pPr>
        <w:rPr>
          <w:rFonts w:ascii="Times New Roman" w:hAnsi="Times New Roman" w:cs="Times New Roman"/>
          <w:color w:val="222222"/>
          <w:sz w:val="20"/>
          <w:szCs w:val="20"/>
        </w:rPr>
      </w:pPr>
    </w:p>
    <w:p w14:paraId="176039AD" w14:textId="25C837D6" w:rsidR="00562A8B" w:rsidRDefault="0000619B" w:rsidP="00562A8B">
      <w:pPr>
        <w:rPr>
          <w:rFonts w:ascii="Times New Roman" w:hAnsi="Times New Roman" w:cs="Times New Roman"/>
          <w:color w:val="222222"/>
          <w:sz w:val="20"/>
          <w:szCs w:val="20"/>
          <w:shd w:val="clear" w:color="auto" w:fill="FFFFFF"/>
        </w:rPr>
      </w:pPr>
      <w:r w:rsidRPr="00562A8B">
        <w:rPr>
          <w:rFonts w:ascii="Times New Roman" w:hAnsi="Times New Roman" w:cs="Times New Roman"/>
          <w:color w:val="222222"/>
          <w:sz w:val="20"/>
          <w:szCs w:val="20"/>
          <w:shd w:val="clear" w:color="auto" w:fill="FFFFFF"/>
        </w:rPr>
        <w:lastRenderedPageBreak/>
        <w:t>References:</w:t>
      </w:r>
    </w:p>
    <w:p w14:paraId="750697CC" w14:textId="77777777" w:rsidR="00562A8B" w:rsidRPr="00562A8B" w:rsidRDefault="0000619B" w:rsidP="00562A8B">
      <w:pPr>
        <w:pStyle w:val="ListParagraph"/>
        <w:numPr>
          <w:ilvl w:val="0"/>
          <w:numId w:val="2"/>
        </w:numPr>
        <w:rPr>
          <w:rFonts w:ascii="Times New Roman" w:hAnsi="Times New Roman" w:cs="Times New Roman"/>
          <w:color w:val="222222"/>
          <w:sz w:val="20"/>
          <w:szCs w:val="20"/>
          <w:shd w:val="clear" w:color="auto" w:fill="FFFFFF"/>
        </w:rPr>
      </w:pPr>
      <w:r w:rsidRPr="00562A8B">
        <w:rPr>
          <w:rFonts w:ascii="Times New Roman" w:hAnsi="Times New Roman" w:cs="Times New Roman"/>
          <w:color w:val="222222"/>
          <w:sz w:val="20"/>
          <w:szCs w:val="20"/>
          <w:shd w:val="clear" w:color="auto" w:fill="FFFFFF"/>
        </w:rPr>
        <w:t>Clark, A., &amp; Scott, D. (2014). Understanding the impact of the modifiable areal unit problem on the relationship between active travel and the built environment. Urban Studies, 51(2), 284-299.</w:t>
      </w:r>
    </w:p>
    <w:p w14:paraId="2B4C4E45" w14:textId="77777777" w:rsidR="00562A8B" w:rsidRPr="00562A8B" w:rsidRDefault="0000619B" w:rsidP="00562A8B">
      <w:pPr>
        <w:pStyle w:val="ListParagraph"/>
        <w:numPr>
          <w:ilvl w:val="0"/>
          <w:numId w:val="2"/>
        </w:numPr>
        <w:rPr>
          <w:rFonts w:ascii="Times New Roman" w:hAnsi="Times New Roman" w:cs="Times New Roman"/>
          <w:color w:val="222222"/>
          <w:sz w:val="20"/>
          <w:szCs w:val="20"/>
          <w:shd w:val="clear" w:color="auto" w:fill="FFFFFF"/>
        </w:rPr>
      </w:pPr>
      <w:r w:rsidRPr="00562A8B">
        <w:rPr>
          <w:rFonts w:ascii="Times New Roman" w:hAnsi="Times New Roman" w:cs="Times New Roman"/>
          <w:color w:val="222222"/>
          <w:sz w:val="20"/>
          <w:szCs w:val="20"/>
          <w:shd w:val="clear" w:color="auto" w:fill="FFFFFF"/>
        </w:rPr>
        <w:t>Sakhvidi, M. J. Z., Browning, M. H., Samuelsson, K., Labib, S. M., Psyllidis, A., Amegah, A. K., ... &amp; Dadvand, P. (2025). Methodological guidance for selecting buffers in greenspace-health studies. The Lancet Planetary Health, 9(11).</w:t>
      </w:r>
    </w:p>
    <w:p w14:paraId="30D8108A" w14:textId="77777777" w:rsidR="006D6C31" w:rsidRPr="006D6C31" w:rsidRDefault="0000619B" w:rsidP="006D2496">
      <w:pPr>
        <w:pStyle w:val="ListParagraph"/>
        <w:numPr>
          <w:ilvl w:val="0"/>
          <w:numId w:val="2"/>
        </w:numPr>
        <w:rPr>
          <w:rFonts w:ascii="Times New Roman" w:hAnsi="Times New Roman" w:cs="Times New Roman"/>
          <w:color w:val="222222"/>
          <w:sz w:val="20"/>
          <w:szCs w:val="20"/>
          <w:shd w:val="clear" w:color="auto" w:fill="FFFFFF"/>
        </w:rPr>
      </w:pPr>
      <w:r w:rsidRPr="00562A8B">
        <w:rPr>
          <w:rFonts w:ascii="Times New Roman" w:hAnsi="Times New Roman" w:cs="Times New Roman"/>
          <w:color w:val="222222"/>
          <w:sz w:val="20"/>
          <w:szCs w:val="20"/>
          <w:shd w:val="clear" w:color="auto" w:fill="FFFFFF"/>
        </w:rPr>
        <w:t>Mavoa, S., Bagheri, N., Koohsari, M. J., Kaczynski, A. T., Lamb, K. E., Oka, K., ... &amp; Witten, K. (2019). How do neighbourhood definitions influence the associations between built environment and physical activity?. International journal of environmental research and public health, 16(9), 1501.</w:t>
      </w:r>
      <w:r w:rsidRPr="00562A8B">
        <w:rPr>
          <w:rFonts w:ascii="Times New Roman" w:hAnsi="Times New Roman" w:cs="Times New Roman"/>
          <w:color w:val="222222"/>
          <w:sz w:val="20"/>
          <w:szCs w:val="20"/>
        </w:rPr>
        <w:br/>
      </w:r>
      <w:r w:rsidRPr="00562A8B">
        <w:rPr>
          <w:rFonts w:ascii="Times New Roman" w:hAnsi="Times New Roman" w:cs="Times New Roman"/>
          <w:color w:val="222222"/>
          <w:sz w:val="20"/>
          <w:szCs w:val="20"/>
        </w:rPr>
        <w:br/>
      </w:r>
    </w:p>
    <w:p w14:paraId="70DAB258" w14:textId="100F2A57" w:rsidR="0000619B" w:rsidRPr="00562A8B" w:rsidRDefault="0000619B" w:rsidP="006D6C31">
      <w:pPr>
        <w:pStyle w:val="ListParagraph"/>
        <w:ind w:left="0"/>
        <w:rPr>
          <w:rFonts w:ascii="Times New Roman" w:hAnsi="Times New Roman" w:cs="Times New Roman"/>
          <w:color w:val="222222"/>
          <w:sz w:val="20"/>
          <w:szCs w:val="20"/>
          <w:shd w:val="clear" w:color="auto" w:fill="FFFFFF"/>
        </w:rPr>
      </w:pPr>
      <w:r w:rsidRPr="00562A8B">
        <w:rPr>
          <w:rFonts w:ascii="Times New Roman" w:hAnsi="Times New Roman" w:cs="Times New Roman"/>
          <w:b/>
          <w:bCs/>
          <w:color w:val="222222"/>
          <w:sz w:val="20"/>
          <w:szCs w:val="20"/>
          <w:shd w:val="clear" w:color="auto" w:fill="FFFFFF"/>
        </w:rPr>
        <w:t>Reviewer #2: Review: Measuring the Health of Philadelphia's City Council Districts</w:t>
      </w:r>
      <w:r w:rsidRPr="00562A8B">
        <w:rPr>
          <w:rFonts w:ascii="Times New Roman" w:hAnsi="Times New Roman" w:cs="Times New Roman"/>
          <w:color w:val="222222"/>
          <w:sz w:val="20"/>
          <w:szCs w:val="20"/>
        </w:rPr>
        <w:br/>
      </w:r>
      <w:r w:rsidRPr="00562A8B">
        <w:rPr>
          <w:rFonts w:ascii="Times New Roman" w:hAnsi="Times New Roman" w:cs="Times New Roman"/>
          <w:color w:val="222222"/>
          <w:sz w:val="20"/>
          <w:szCs w:val="20"/>
        </w:rPr>
        <w:br/>
      </w:r>
      <w:r w:rsidRPr="00562A8B">
        <w:rPr>
          <w:rFonts w:ascii="Times New Roman" w:hAnsi="Times New Roman" w:cs="Times New Roman"/>
          <w:color w:val="222222"/>
          <w:sz w:val="20"/>
          <w:szCs w:val="20"/>
          <w:shd w:val="clear" w:color="auto" w:fill="FFFFFF"/>
        </w:rPr>
        <w:t>This interesting short report takes a novel approach of calculating health related metrics in Philadelphia council districts. The motivation for the study is to provide indicators for geopolitical districts is to provide important health data to elected officials and the public.</w:t>
      </w:r>
      <w:r w:rsidRPr="00562A8B">
        <w:rPr>
          <w:rFonts w:ascii="Times New Roman" w:hAnsi="Times New Roman" w:cs="Times New Roman"/>
          <w:color w:val="222222"/>
          <w:sz w:val="20"/>
          <w:szCs w:val="20"/>
        </w:rPr>
        <w:br/>
      </w:r>
      <w:r w:rsidRPr="00562A8B">
        <w:rPr>
          <w:rFonts w:ascii="Times New Roman" w:hAnsi="Times New Roman" w:cs="Times New Roman"/>
          <w:color w:val="222222"/>
          <w:sz w:val="20"/>
          <w:szCs w:val="20"/>
        </w:rPr>
        <w:br/>
      </w:r>
      <w:r w:rsidRPr="00562A8B">
        <w:rPr>
          <w:rFonts w:ascii="Times New Roman" w:hAnsi="Times New Roman" w:cs="Times New Roman"/>
          <w:color w:val="222222"/>
          <w:sz w:val="20"/>
          <w:szCs w:val="20"/>
          <w:shd w:val="clear" w:color="auto" w:fill="FFFFFF"/>
        </w:rPr>
        <w:t>Major comments</w:t>
      </w:r>
      <w:r w:rsidRPr="00562A8B">
        <w:rPr>
          <w:rFonts w:ascii="Times New Roman" w:hAnsi="Times New Roman" w:cs="Times New Roman"/>
          <w:color w:val="222222"/>
          <w:sz w:val="20"/>
          <w:szCs w:val="20"/>
        </w:rPr>
        <w:br/>
      </w:r>
      <w:r w:rsidRPr="00562A8B">
        <w:rPr>
          <w:rFonts w:ascii="Times New Roman" w:hAnsi="Times New Roman" w:cs="Times New Roman"/>
          <w:color w:val="222222"/>
          <w:sz w:val="20"/>
          <w:szCs w:val="20"/>
          <w:shd w:val="clear" w:color="auto" w:fill="FFFFFF"/>
        </w:rPr>
        <w:t>-       The report was very US centric and assumed familiarity with the US electoral/district system. However, this type of research is important elsewhere. Please incorporate international examples if they exist (Eg in the Introduction/Discussion) and/or relate findings/approach to other locations.</w:t>
      </w:r>
    </w:p>
    <w:tbl>
      <w:tblPr>
        <w:tblStyle w:val="TableGrid"/>
        <w:tblW w:w="0" w:type="auto"/>
        <w:tblLook w:val="04A0" w:firstRow="1" w:lastRow="0" w:firstColumn="1" w:lastColumn="0" w:noHBand="0" w:noVBand="1"/>
      </w:tblPr>
      <w:tblGrid>
        <w:gridCol w:w="9350"/>
      </w:tblGrid>
      <w:tr w:rsidR="00CE4594" w14:paraId="4039EC41" w14:textId="77777777" w:rsidTr="00CE4594">
        <w:tc>
          <w:tcPr>
            <w:tcW w:w="9350" w:type="dxa"/>
          </w:tcPr>
          <w:p w14:paraId="0E5A7B54" w14:textId="34F1328D" w:rsidR="00CE4594" w:rsidRDefault="00BA4B4F">
            <w:pPr>
              <w:rPr>
                <w:rFonts w:ascii="Times New Roman" w:hAnsi="Times New Roman" w:cs="Times New Roman"/>
                <w:color w:val="222222"/>
                <w:sz w:val="20"/>
                <w:szCs w:val="20"/>
              </w:rPr>
            </w:pPr>
            <w:r>
              <w:rPr>
                <w:rFonts w:ascii="Times New Roman" w:hAnsi="Times New Roman" w:cs="Times New Roman"/>
                <w:b/>
                <w:bCs/>
                <w:color w:val="222222"/>
                <w:sz w:val="20"/>
                <w:szCs w:val="20"/>
              </w:rPr>
              <w:t xml:space="preserve">Response: </w:t>
            </w:r>
            <w:r w:rsidR="00CE4594">
              <w:rPr>
                <w:rFonts w:ascii="Times New Roman" w:hAnsi="Times New Roman" w:cs="Times New Roman"/>
                <w:color w:val="222222"/>
                <w:sz w:val="20"/>
                <w:szCs w:val="20"/>
              </w:rPr>
              <w:t xml:space="preserve">Thank you for this point. </w:t>
            </w:r>
            <w:r w:rsidR="00CE4594" w:rsidRPr="00BA4B4F">
              <w:rPr>
                <w:rFonts w:ascii="Times New Roman" w:hAnsi="Times New Roman" w:cs="Times New Roman"/>
                <w:color w:val="000000" w:themeColor="text1"/>
                <w:sz w:val="20"/>
                <w:szCs w:val="20"/>
              </w:rPr>
              <w:t xml:space="preserve">We have included some additional citations to international examples of </w:t>
            </w:r>
            <w:r w:rsidR="00FA12BA" w:rsidRPr="00BA4B4F">
              <w:rPr>
                <w:rFonts w:ascii="Times New Roman" w:hAnsi="Times New Roman" w:cs="Times New Roman"/>
                <w:color w:val="000000" w:themeColor="text1"/>
                <w:sz w:val="20"/>
                <w:szCs w:val="20"/>
              </w:rPr>
              <w:t>health metrics being calculated by geopolitical district</w:t>
            </w:r>
            <w:r w:rsidRPr="00BA4B4F">
              <w:rPr>
                <w:rFonts w:ascii="Times New Roman" w:hAnsi="Times New Roman" w:cs="Times New Roman"/>
                <w:color w:val="000000" w:themeColor="text1"/>
                <w:sz w:val="20"/>
                <w:szCs w:val="20"/>
              </w:rPr>
              <w:t xml:space="preserve"> (see citations 6 and 7)</w:t>
            </w:r>
          </w:p>
        </w:tc>
      </w:tr>
    </w:tbl>
    <w:p w14:paraId="356680B3"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       I understand that population and insurance data are typically available only at area level, which necessitates aggregation to council districts. However, tree</w:t>
      </w:r>
      <w:r w:rsidRPr="0000619B">
        <w:rPr>
          <w:rFonts w:ascii="Times New Roman" w:hAnsi="Times New Roman" w:cs="Times New Roman"/>
          <w:color w:val="222222"/>
          <w:sz w:val="20"/>
          <w:szCs w:val="20"/>
          <w:shd w:val="clear" w:color="auto" w:fill="FFFFFF"/>
        </w:rPr>
        <w:noBreakHyphen/>
        <w:t>canopy data are usually provided as high</w:t>
      </w:r>
      <w:r w:rsidRPr="0000619B">
        <w:rPr>
          <w:rFonts w:ascii="Times New Roman" w:hAnsi="Times New Roman" w:cs="Times New Roman"/>
          <w:color w:val="222222"/>
          <w:sz w:val="20"/>
          <w:szCs w:val="20"/>
          <w:shd w:val="clear" w:color="auto" w:fill="FFFFFF"/>
        </w:rPr>
        <w:noBreakHyphen/>
        <w:t xml:space="preserve">resolution raster or vector layers, allowing canopy cover to be calculated directly within council boundaries. </w:t>
      </w:r>
      <w:r w:rsidRPr="00A51CDE">
        <w:rPr>
          <w:rFonts w:ascii="Times New Roman" w:hAnsi="Times New Roman" w:cs="Times New Roman"/>
          <w:color w:val="222222"/>
          <w:sz w:val="20"/>
          <w:szCs w:val="20"/>
          <w:highlight w:val="yellow"/>
          <w:shd w:val="clear" w:color="auto" w:fill="FFFFFF"/>
        </w:rPr>
        <w:t>Aggregating pre</w:t>
      </w:r>
      <w:r w:rsidRPr="00A51CDE">
        <w:rPr>
          <w:rFonts w:ascii="Times New Roman" w:hAnsi="Times New Roman" w:cs="Times New Roman"/>
          <w:color w:val="222222"/>
          <w:sz w:val="20"/>
          <w:szCs w:val="20"/>
          <w:highlight w:val="yellow"/>
          <w:shd w:val="clear" w:color="auto" w:fill="FFFFFF"/>
        </w:rPr>
        <w:noBreakHyphen/>
        <w:t>summarised census</w:t>
      </w:r>
      <w:r w:rsidRPr="00A51CDE">
        <w:rPr>
          <w:rFonts w:ascii="Times New Roman" w:hAnsi="Times New Roman" w:cs="Times New Roman"/>
          <w:color w:val="222222"/>
          <w:sz w:val="20"/>
          <w:szCs w:val="20"/>
          <w:highlight w:val="yellow"/>
          <w:shd w:val="clear" w:color="auto" w:fill="FFFFFF"/>
        </w:rPr>
        <w:noBreakHyphen/>
        <w:t>level canopy data introduces avoidable distortion from double aggregation and is likely to reduce accuracy. Please justify the decision to use area</w:t>
      </w:r>
      <w:r w:rsidRPr="00A51CDE">
        <w:rPr>
          <w:rFonts w:ascii="Times New Roman" w:hAnsi="Times New Roman" w:cs="Times New Roman"/>
          <w:color w:val="222222"/>
          <w:sz w:val="20"/>
          <w:szCs w:val="20"/>
          <w:highlight w:val="yellow"/>
          <w:shd w:val="clear" w:color="auto" w:fill="FFFFFF"/>
        </w:rPr>
        <w:noBreakHyphen/>
        <w:t>level canopy data, outline the limitations of this approach, and discuss how future work could instead calculate canopy cover (or any other indicator) directly from the raw spatial layer where</w:t>
      </w:r>
      <w:r w:rsidRPr="0000619B">
        <w:rPr>
          <w:rFonts w:ascii="Times New Roman" w:hAnsi="Times New Roman" w:cs="Times New Roman"/>
          <w:color w:val="222222"/>
          <w:sz w:val="20"/>
          <w:szCs w:val="20"/>
          <w:shd w:val="clear" w:color="auto" w:fill="FFFFFF"/>
        </w:rPr>
        <w:t xml:space="preserve"> possible.</w:t>
      </w:r>
    </w:p>
    <w:tbl>
      <w:tblPr>
        <w:tblStyle w:val="TableGrid"/>
        <w:tblW w:w="0" w:type="auto"/>
        <w:tblLook w:val="04A0" w:firstRow="1" w:lastRow="0" w:firstColumn="1" w:lastColumn="0" w:noHBand="0" w:noVBand="1"/>
      </w:tblPr>
      <w:tblGrid>
        <w:gridCol w:w="9350"/>
      </w:tblGrid>
      <w:tr w:rsidR="00A51CDE" w14:paraId="3D899001" w14:textId="77777777" w:rsidTr="00A51CDE">
        <w:tc>
          <w:tcPr>
            <w:tcW w:w="9350" w:type="dxa"/>
          </w:tcPr>
          <w:p w14:paraId="3D77F1F1" w14:textId="5B0EBB39" w:rsidR="00A51CDE" w:rsidRPr="000216C9" w:rsidRDefault="000216C9">
            <w:pPr>
              <w:rPr>
                <w:rFonts w:ascii="Times New Roman" w:hAnsi="Times New Roman" w:cs="Times New Roman"/>
                <w:color w:val="222222"/>
                <w:sz w:val="20"/>
                <w:szCs w:val="20"/>
                <w:shd w:val="clear" w:color="auto" w:fill="FFFFFF"/>
              </w:rPr>
            </w:pPr>
            <w:commentRangeStart w:id="16"/>
            <w:commentRangeStart w:id="17"/>
            <w:r>
              <w:rPr>
                <w:rFonts w:ascii="Times New Roman" w:hAnsi="Times New Roman" w:cs="Times New Roman"/>
                <w:b/>
                <w:bCs/>
                <w:color w:val="222222"/>
                <w:sz w:val="20"/>
                <w:szCs w:val="20"/>
                <w:shd w:val="clear" w:color="auto" w:fill="FFFFFF"/>
              </w:rPr>
              <w:t xml:space="preserve">Response: </w:t>
            </w:r>
            <w:r>
              <w:rPr>
                <w:rFonts w:ascii="Times New Roman" w:hAnsi="Times New Roman" w:cs="Times New Roman"/>
                <w:color w:val="222222"/>
                <w:sz w:val="20"/>
                <w:szCs w:val="20"/>
                <w:shd w:val="clear" w:color="auto" w:fill="FFFFFF"/>
              </w:rPr>
              <w:t>We take your point about raster data for tree canopy coverage. We chose to use</w:t>
            </w:r>
            <w:r w:rsidR="00A35A59">
              <w:rPr>
                <w:rFonts w:ascii="Times New Roman" w:hAnsi="Times New Roman" w:cs="Times New Roman"/>
                <w:color w:val="222222"/>
                <w:sz w:val="20"/>
                <w:szCs w:val="20"/>
                <w:shd w:val="clear" w:color="auto" w:fill="FFFFFF"/>
              </w:rPr>
              <w:t xml:space="preserve"> the</w:t>
            </w:r>
            <w:r>
              <w:rPr>
                <w:rFonts w:ascii="Times New Roman" w:hAnsi="Times New Roman" w:cs="Times New Roman"/>
                <w:color w:val="222222"/>
                <w:sz w:val="20"/>
                <w:szCs w:val="20"/>
                <w:shd w:val="clear" w:color="auto" w:fill="FFFFFF"/>
              </w:rPr>
              <w:t xml:space="preserve"> </w:t>
            </w:r>
            <w:r w:rsidR="00A35A59">
              <w:rPr>
                <w:rFonts w:ascii="Times New Roman" w:hAnsi="Times New Roman" w:cs="Times New Roman"/>
                <w:color w:val="222222"/>
                <w:sz w:val="20"/>
                <w:szCs w:val="20"/>
                <w:shd w:val="clear" w:color="auto" w:fill="FFFFFF"/>
              </w:rPr>
              <w:t xml:space="preserve">pre-summarized data because it is easily accessible from a publicly available source. We wanted to use a data source that could be replicated by others. </w:t>
            </w:r>
            <w:commentRangeEnd w:id="16"/>
            <w:r w:rsidR="00A35A59" w:rsidRPr="000216C9">
              <w:rPr>
                <w:rStyle w:val="CommentReference"/>
                <w:rFonts w:ascii="Times New Roman" w:hAnsi="Times New Roman" w:cs="Times New Roman"/>
                <w:color w:val="222222"/>
                <w:sz w:val="20"/>
                <w:szCs w:val="20"/>
                <w:shd w:val="clear" w:color="auto" w:fill="FFFFFF"/>
              </w:rPr>
              <w:commentReference w:id="16"/>
            </w:r>
            <w:commentRangeEnd w:id="17"/>
            <w:r w:rsidR="00BC5168" w:rsidRPr="000216C9">
              <w:rPr>
                <w:rStyle w:val="CommentReference"/>
                <w:rFonts w:ascii="Times New Roman" w:hAnsi="Times New Roman" w:cs="Times New Roman"/>
                <w:color w:val="222222"/>
                <w:sz w:val="20"/>
                <w:szCs w:val="20"/>
                <w:shd w:val="clear" w:color="auto" w:fill="FFFFFF"/>
              </w:rPr>
              <w:commentReference w:id="17"/>
            </w:r>
          </w:p>
        </w:tc>
      </w:tr>
    </w:tbl>
    <w:p w14:paraId="20ADBE37" w14:textId="77777777" w:rsidR="00A51CDE" w:rsidRDefault="00A51CDE">
      <w:pPr>
        <w:rPr>
          <w:rFonts w:ascii="Times New Roman" w:hAnsi="Times New Roman" w:cs="Times New Roman"/>
          <w:color w:val="222222"/>
          <w:sz w:val="20"/>
          <w:szCs w:val="20"/>
          <w:shd w:val="clear" w:color="auto" w:fill="FFFFFF"/>
        </w:rPr>
      </w:pPr>
    </w:p>
    <w:p w14:paraId="0435B077" w14:textId="77777777" w:rsidR="00A51CDE"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       The methods used to undertake the population/area weighting were somewhat opaque. I recognise the authors have cited more detailed methods elsewhere, however please consider providing more detail on the population and area weighting approaches in this manuscript by either editing the text to make it more explicit and/or adding a sentence or two.</w:t>
      </w:r>
    </w:p>
    <w:tbl>
      <w:tblPr>
        <w:tblStyle w:val="TableGrid"/>
        <w:tblW w:w="0" w:type="auto"/>
        <w:tblLook w:val="04A0" w:firstRow="1" w:lastRow="0" w:firstColumn="1" w:lastColumn="0" w:noHBand="0" w:noVBand="1"/>
      </w:tblPr>
      <w:tblGrid>
        <w:gridCol w:w="9350"/>
      </w:tblGrid>
      <w:tr w:rsidR="00A51CDE" w14:paraId="4AB04B4F" w14:textId="77777777" w:rsidTr="00A51CDE">
        <w:tc>
          <w:tcPr>
            <w:tcW w:w="9350" w:type="dxa"/>
          </w:tcPr>
          <w:p w14:paraId="1F4F4171" w14:textId="2829BC3D" w:rsidR="00A51CDE" w:rsidRDefault="004F4102" w:rsidP="00BC5168">
            <w:pPr>
              <w:rPr>
                <w:rFonts w:ascii="Times New Roman" w:hAnsi="Times New Roman" w:cs="Times New Roman"/>
                <w:color w:val="222222"/>
                <w:sz w:val="20"/>
                <w:szCs w:val="20"/>
              </w:rPr>
            </w:pPr>
            <w:r>
              <w:rPr>
                <w:rFonts w:ascii="Times New Roman" w:hAnsi="Times New Roman" w:cs="Times New Roman"/>
                <w:b/>
                <w:bCs/>
                <w:color w:val="222222"/>
                <w:sz w:val="20"/>
                <w:szCs w:val="20"/>
              </w:rPr>
              <w:t xml:space="preserve">Response: </w:t>
            </w:r>
            <w:ins w:id="18" w:author="Schnake-Mahl,Alina" w:date="2026-06-23T08:47:00Z" w16du:dateUtc="2026-06-23T12:47:00Z">
              <w:r w:rsidR="00BC5168">
                <w:rPr>
                  <w:rFonts w:ascii="Times New Roman" w:hAnsi="Times New Roman" w:cs="Times New Roman"/>
                  <w:b/>
                  <w:bCs/>
                  <w:color w:val="222222"/>
                  <w:sz w:val="20"/>
                  <w:szCs w:val="20"/>
                </w:rPr>
                <w:t xml:space="preserve">We have edited the section under </w:t>
              </w:r>
              <w:r w:rsidR="00BC5168">
                <w:rPr>
                  <w:rFonts w:ascii="Times New Roman" w:hAnsi="Times New Roman" w:cs="Times New Roman"/>
                  <w:color w:val="222222"/>
                  <w:sz w:val="20"/>
                  <w:szCs w:val="20"/>
                </w:rPr>
                <w:t xml:space="preserve">the </w:t>
              </w:r>
            </w:ins>
            <w:del w:id="19" w:author="Schnake-Mahl,Alina" w:date="2026-06-23T08:47:00Z" w16du:dateUtc="2026-06-23T12:47:00Z">
              <w:r w:rsidR="009901FD" w:rsidDel="00BC5168">
                <w:rPr>
                  <w:rFonts w:ascii="Times New Roman" w:hAnsi="Times New Roman" w:cs="Times New Roman"/>
                  <w:color w:val="222222"/>
                  <w:sz w:val="20"/>
                  <w:szCs w:val="20"/>
                </w:rPr>
                <w:delText xml:space="preserve">The methods we use are written out in detail in the cited paper. Unfortunately, we do not have the word space to go into additional detail in this paper. </w:delText>
              </w:r>
              <w:r w:rsidR="00146D76" w:rsidDel="00BC5168">
                <w:rPr>
                  <w:rFonts w:ascii="Times New Roman" w:hAnsi="Times New Roman" w:cs="Times New Roman"/>
                  <w:color w:val="222222"/>
                  <w:sz w:val="20"/>
                  <w:szCs w:val="20"/>
                </w:rPr>
                <w:delText xml:space="preserve">We have edited the section under the </w:delText>
              </w:r>
            </w:del>
            <w:r w:rsidR="00146D76">
              <w:rPr>
                <w:rFonts w:ascii="Times New Roman" w:hAnsi="Times New Roman" w:cs="Times New Roman"/>
                <w:color w:val="222222"/>
                <w:sz w:val="20"/>
                <w:szCs w:val="20"/>
              </w:rPr>
              <w:t xml:space="preserve">heading </w:t>
            </w:r>
            <w:r w:rsidR="00146D76">
              <w:rPr>
                <w:rFonts w:ascii="Times New Roman" w:hAnsi="Times New Roman" w:cs="Times New Roman"/>
                <w:i/>
                <w:iCs/>
                <w:color w:val="222222"/>
                <w:sz w:val="20"/>
                <w:szCs w:val="20"/>
              </w:rPr>
              <w:t>Data Aggregation</w:t>
            </w:r>
            <w:r>
              <w:rPr>
                <w:rFonts w:ascii="Times New Roman" w:hAnsi="Times New Roman" w:cs="Times New Roman"/>
                <w:color w:val="222222"/>
                <w:sz w:val="20"/>
                <w:szCs w:val="20"/>
              </w:rPr>
              <w:t xml:space="preserve"> to provide some additional clarity into the process</w:t>
            </w:r>
            <w:ins w:id="20" w:author="Schnake-Mahl,Alina" w:date="2026-06-23T08:47:00Z" w16du:dateUtc="2026-06-23T12:47:00Z">
              <w:r w:rsidR="00BC5168">
                <w:rPr>
                  <w:rFonts w:ascii="Times New Roman" w:hAnsi="Times New Roman" w:cs="Times New Roman"/>
                  <w:color w:val="222222"/>
                  <w:sz w:val="20"/>
                  <w:szCs w:val="20"/>
                </w:rPr>
                <w:t xml:space="preserve">, and provide a citation </w:t>
              </w:r>
              <w:r w:rsidR="00D41E50">
                <w:rPr>
                  <w:rFonts w:ascii="Times New Roman" w:hAnsi="Times New Roman" w:cs="Times New Roman"/>
                  <w:color w:val="222222"/>
                  <w:sz w:val="20"/>
                  <w:szCs w:val="20"/>
                </w:rPr>
                <w:t>previous literature for readers interested in understanding the method of aggregation used for other geopolitical units</w:t>
              </w:r>
            </w:ins>
            <w:del w:id="21" w:author="Schnake-Mahl,Alina" w:date="2026-06-23T08:47:00Z" w16du:dateUtc="2026-06-23T12:47:00Z">
              <w:r w:rsidDel="00BC5168">
                <w:rPr>
                  <w:rFonts w:ascii="Times New Roman" w:hAnsi="Times New Roman" w:cs="Times New Roman"/>
                  <w:color w:val="222222"/>
                  <w:sz w:val="20"/>
                  <w:szCs w:val="20"/>
                </w:rPr>
                <w:delText xml:space="preserve">. </w:delText>
              </w:r>
            </w:del>
          </w:p>
          <w:p w14:paraId="75E80484" w14:textId="77777777" w:rsidR="000D6A72" w:rsidRDefault="000D6A72">
            <w:pPr>
              <w:rPr>
                <w:rFonts w:ascii="Times New Roman" w:hAnsi="Times New Roman" w:cs="Times New Roman"/>
                <w:color w:val="222222"/>
                <w:sz w:val="20"/>
                <w:szCs w:val="20"/>
              </w:rPr>
            </w:pPr>
          </w:p>
          <w:p w14:paraId="6102405A" w14:textId="0147FE69" w:rsidR="000D6A72" w:rsidRPr="000D6A72" w:rsidRDefault="000D6A72" w:rsidP="000D6A72">
            <w:pPr>
              <w:rPr>
                <w:rFonts w:ascii="Times New Roman" w:hAnsi="Times New Roman" w:cs="Times New Roman"/>
                <w:i/>
                <w:iCs/>
                <w:sz w:val="20"/>
                <w:szCs w:val="20"/>
              </w:rPr>
            </w:pPr>
            <w:r>
              <w:rPr>
                <w:rFonts w:ascii="Times New Roman" w:hAnsi="Times New Roman" w:cs="Times New Roman"/>
                <w:i/>
                <w:iCs/>
                <w:sz w:val="20"/>
                <w:szCs w:val="20"/>
              </w:rPr>
              <w:t>“</w:t>
            </w:r>
            <w:r w:rsidRPr="000D6A72">
              <w:rPr>
                <w:rFonts w:ascii="Times New Roman" w:hAnsi="Times New Roman" w:cs="Times New Roman"/>
                <w:i/>
                <w:iCs/>
                <w:sz w:val="20"/>
                <w:szCs w:val="20"/>
              </w:rPr>
              <w:t xml:space="preserve">Calculating metrics by council district is challenging because health data are not commonly provided by council units or in subunits that nest neatly within council districts. </w:t>
            </w:r>
            <w:r w:rsidRPr="000D6A72">
              <w:rPr>
                <w:rFonts w:ascii="Times New Roman" w:eastAsia="Aptos" w:hAnsi="Times New Roman" w:cs="Times New Roman"/>
                <w:i/>
                <w:iCs/>
                <w:sz w:val="20"/>
                <w:szCs w:val="20"/>
              </w:rPr>
              <w:t>W</w:t>
            </w:r>
            <w:r w:rsidRPr="000D6A72">
              <w:rPr>
                <w:rFonts w:ascii="Times New Roman" w:hAnsi="Times New Roman" w:cs="Times New Roman"/>
                <w:i/>
                <w:iCs/>
                <w:sz w:val="20"/>
                <w:szCs w:val="20"/>
              </w:rPr>
              <w:t>e used a multi-step process</w:t>
            </w:r>
            <w:r w:rsidRPr="000D6A72">
              <w:rPr>
                <w:rFonts w:ascii="Times New Roman" w:eastAsia="Aptos" w:hAnsi="Times New Roman" w:cs="Times New Roman"/>
                <w:i/>
                <w:iCs/>
                <w:sz w:val="20"/>
                <w:szCs w:val="20"/>
              </w:rPr>
              <w:t xml:space="preserve"> to generate district-level </w:t>
            </w:r>
            <w:r w:rsidRPr="000D6A72">
              <w:rPr>
                <w:rFonts w:ascii="Times New Roman" w:eastAsia="Aptos" w:hAnsi="Times New Roman" w:cs="Times New Roman"/>
                <w:i/>
                <w:iCs/>
                <w:sz w:val="20"/>
                <w:szCs w:val="20"/>
              </w:rPr>
              <w:lastRenderedPageBreak/>
              <w:t>estimates</w:t>
            </w:r>
            <w:r w:rsidRPr="000D6A72">
              <w:rPr>
                <w:rFonts w:ascii="Times New Roman" w:hAnsi="Times New Roman" w:cs="Times New Roman"/>
                <w:i/>
                <w:iCs/>
                <w:sz w:val="20"/>
                <w:szCs w:val="20"/>
              </w:rPr>
              <w:t xml:space="preserve">. </w:t>
            </w:r>
            <w:r w:rsidRPr="00070B8F">
              <w:rPr>
                <w:rFonts w:ascii="Times New Roman" w:hAnsi="Times New Roman" w:cs="Times New Roman"/>
                <w:i/>
                <w:iCs/>
                <w:sz w:val="20"/>
                <w:szCs w:val="20"/>
                <w:highlight w:val="yellow"/>
              </w:rPr>
              <w:t xml:space="preserve">First, we obtained health data by census tract, the smallest geographic unit available for many health metrics and specifically for the Census health insurance variable. Then, we obtained population data by census block, as census blocks nest in both city council districts and census tracts (census tracts do not nest perfectly into council districts). We used the census block population to determine the proportion of the census tract that should be allocated to each district. and lastly, we aggregated the population-weighted census tracts to the district. This geospatial aggregation method that has been used and described elsewhere </w:t>
            </w:r>
            <w:r w:rsidRPr="00070B8F">
              <w:rPr>
                <w:rFonts w:ascii="Times New Roman" w:hAnsi="Times New Roman" w:cs="Times New Roman"/>
                <w:i/>
                <w:iCs/>
                <w:sz w:val="20"/>
                <w:szCs w:val="20"/>
                <w:highlight w:val="yellow"/>
              </w:rPr>
              <w:fldChar w:fldCharType="begin">
                <w:fldData xml:space="preserve">PEVuZE5vdGU+PENpdGU+PEF1dGhvcj5TY2huYWtlLU1haGw8L0F1dGhvcj48WWVhcj4yMDI0PC9Z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</w:fldData>
              </w:fldChar>
            </w:r>
            <w:r w:rsidRPr="00070B8F">
              <w:rPr>
                <w:rFonts w:ascii="Times New Roman" w:hAnsi="Times New Roman" w:cs="Times New Roman"/>
                <w:i/>
                <w:iCs/>
                <w:sz w:val="20"/>
                <w:szCs w:val="20"/>
                <w:highlight w:val="yellow"/>
              </w:rPr>
              <w:instrText xml:space="preserve"> ADDIN EN.CITE </w:instrText>
            </w:r>
            <w:r w:rsidRPr="00070B8F">
              <w:rPr>
                <w:rFonts w:ascii="Times New Roman" w:hAnsi="Times New Roman" w:cs="Times New Roman"/>
                <w:i/>
                <w:iCs/>
                <w:sz w:val="20"/>
                <w:szCs w:val="20"/>
                <w:highlight w:val="yellow"/>
              </w:rPr>
              <w:fldChar w:fldCharType="begin">
                <w:fldData xml:space="preserve">PEVuZE5vdGU+PENpdGU+PEF1dGhvcj5TY2huYWtlLU1haGw8L0F1dGhvcj48WWVhcj4yMDI0PC9Z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</w:fldData>
              </w:fldChar>
            </w:r>
            <w:r w:rsidRPr="00070B8F">
              <w:rPr>
                <w:rFonts w:ascii="Times New Roman" w:hAnsi="Times New Roman" w:cs="Times New Roman"/>
                <w:i/>
                <w:iCs/>
                <w:sz w:val="20"/>
                <w:szCs w:val="20"/>
                <w:highlight w:val="yellow"/>
              </w:rPr>
              <w:instrText xml:space="preserve"> ADDIN EN.CITE.DATA </w:instrText>
            </w:r>
            <w:r w:rsidRPr="00070B8F">
              <w:rPr>
                <w:rFonts w:ascii="Times New Roman" w:hAnsi="Times New Roman" w:cs="Times New Roman"/>
                <w:i/>
                <w:iCs/>
                <w:sz w:val="20"/>
                <w:szCs w:val="20"/>
                <w:highlight w:val="yellow"/>
              </w:rPr>
            </w:r>
            <w:r w:rsidRPr="00070B8F">
              <w:rPr>
                <w:rFonts w:ascii="Times New Roman" w:hAnsi="Times New Roman" w:cs="Times New Roman"/>
                <w:i/>
                <w:iCs/>
                <w:sz w:val="20"/>
                <w:szCs w:val="20"/>
                <w:highlight w:val="yellow"/>
              </w:rPr>
              <w:fldChar w:fldCharType="end"/>
            </w:r>
            <w:r w:rsidRPr="00070B8F">
              <w:rPr>
                <w:rFonts w:ascii="Times New Roman" w:hAnsi="Times New Roman" w:cs="Times New Roman"/>
                <w:i/>
                <w:iCs/>
                <w:sz w:val="20"/>
                <w:szCs w:val="20"/>
                <w:highlight w:val="yellow"/>
              </w:rPr>
            </w:r>
            <w:r w:rsidRPr="00070B8F">
              <w:rPr>
                <w:rFonts w:ascii="Times New Roman" w:hAnsi="Times New Roman" w:cs="Times New Roman"/>
                <w:i/>
                <w:iCs/>
                <w:sz w:val="20"/>
                <w:szCs w:val="20"/>
                <w:highlight w:val="yellow"/>
              </w:rPr>
              <w:fldChar w:fldCharType="separate"/>
            </w:r>
            <w:r w:rsidRPr="00070B8F">
              <w:rPr>
                <w:rFonts w:ascii="Times New Roman" w:hAnsi="Times New Roman" w:cs="Times New Roman"/>
                <w:i/>
                <w:iCs/>
                <w:noProof/>
                <w:sz w:val="20"/>
                <w:szCs w:val="20"/>
                <w:highlight w:val="yellow"/>
              </w:rPr>
              <w:t>(10, 21)</w:t>
            </w:r>
            <w:r w:rsidRPr="00070B8F">
              <w:rPr>
                <w:rFonts w:ascii="Times New Roman" w:hAnsi="Times New Roman" w:cs="Times New Roman"/>
                <w:i/>
                <w:iCs/>
                <w:sz w:val="20"/>
                <w:szCs w:val="20"/>
                <w:highlight w:val="yellow"/>
              </w:rPr>
              <w:fldChar w:fldCharType="end"/>
            </w:r>
            <w:r w:rsidRPr="00070B8F">
              <w:rPr>
                <w:rFonts w:ascii="Times New Roman" w:hAnsi="Times New Roman" w:cs="Times New Roman"/>
                <w:i/>
                <w:iCs/>
                <w:sz w:val="20"/>
                <w:szCs w:val="20"/>
                <w:highlight w:val="yellow"/>
              </w:rPr>
              <w:t>.”</w:t>
            </w:r>
            <w:r w:rsidRPr="000D6A72">
              <w:rPr>
                <w:rFonts w:ascii="Times New Roman" w:hAnsi="Times New Roman" w:cs="Times New Roman"/>
                <w:i/>
                <w:iCs/>
                <w:sz w:val="20"/>
                <w:szCs w:val="20"/>
              </w:rPr>
              <w:t xml:space="preserve"> </w:t>
            </w:r>
          </w:p>
          <w:p w14:paraId="3C5602A5" w14:textId="24433533" w:rsidR="000D6A72" w:rsidRPr="004F4102" w:rsidRDefault="000D6A72">
            <w:pPr>
              <w:rPr>
                <w:rFonts w:ascii="Times New Roman" w:hAnsi="Times New Roman" w:cs="Times New Roman"/>
                <w:color w:val="222222"/>
                <w:sz w:val="20"/>
                <w:szCs w:val="20"/>
              </w:rPr>
            </w:pPr>
          </w:p>
        </w:tc>
      </w:tr>
    </w:tbl>
    <w:p w14:paraId="0C109E9A" w14:textId="4DA63D8A" w:rsidR="00081467" w:rsidRPr="0000619B" w:rsidRDefault="0000619B">
      <w:pPr>
        <w:rPr>
          <w:rFonts w:ascii="Times New Roman" w:hAnsi="Times New Roman" w:cs="Times New Roman"/>
          <w:color w:val="222222"/>
          <w:sz w:val="20"/>
          <w:szCs w:val="20"/>
        </w:rPr>
      </w:pPr>
      <w:r w:rsidRPr="0000619B">
        <w:rPr>
          <w:rFonts w:ascii="Times New Roman" w:hAnsi="Times New Roman" w:cs="Times New Roman"/>
          <w:color w:val="222222"/>
          <w:sz w:val="20"/>
          <w:szCs w:val="20"/>
        </w:rPr>
        <w:lastRenderedPageBreak/>
        <w:br/>
      </w:r>
      <w:r w:rsidRPr="0000619B">
        <w:rPr>
          <w:rFonts w:ascii="Times New Roman" w:hAnsi="Times New Roman" w:cs="Times New Roman"/>
          <w:color w:val="222222"/>
          <w:sz w:val="20"/>
          <w:szCs w:val="20"/>
          <w:shd w:val="clear" w:color="auto" w:fill="FFFFFF"/>
        </w:rPr>
        <w:t>Minor comments</w:t>
      </w: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       Consider clearly and concisely articulating on why this approach is important, why there may be limited studies (ie are there any barriers to this type of analyses?), and, if there are barriers, how those barriers could be overcome. This could fit in the Introduction and/or Discussion</w:t>
      </w:r>
      <w:r w:rsidRPr="0000619B">
        <w:rPr>
          <w:rFonts w:ascii="Times New Roman" w:hAnsi="Times New Roman" w:cs="Times New Roman"/>
          <w:color w:val="222222"/>
          <w:sz w:val="20"/>
          <w:szCs w:val="20"/>
        </w:rPr>
        <w:br/>
      </w:r>
    </w:p>
    <w:tbl>
      <w:tblPr>
        <w:tblStyle w:val="TableGrid"/>
        <w:tblW w:w="0" w:type="auto"/>
        <w:tblLook w:val="04A0" w:firstRow="1" w:lastRow="0" w:firstColumn="1" w:lastColumn="0" w:noHBand="0" w:noVBand="1"/>
      </w:tblPr>
      <w:tblGrid>
        <w:gridCol w:w="9350"/>
      </w:tblGrid>
      <w:tr w:rsidR="00081467" w14:paraId="7DEC350B" w14:textId="77777777" w:rsidTr="00081467">
        <w:tc>
          <w:tcPr>
            <w:tcW w:w="9350" w:type="dxa"/>
          </w:tcPr>
          <w:p w14:paraId="5DAC5AE0" w14:textId="77777777" w:rsidR="00081467" w:rsidRDefault="00081467">
            <w:pPr>
              <w:rPr>
                <w:rFonts w:ascii="Times New Roman" w:hAnsi="Times New Roman" w:cs="Times New Roman"/>
                <w:color w:val="222222"/>
                <w:sz w:val="20"/>
                <w:szCs w:val="20"/>
              </w:rPr>
            </w:pPr>
            <w:r w:rsidRPr="006A0C91">
              <w:rPr>
                <w:rFonts w:ascii="Times New Roman" w:hAnsi="Times New Roman" w:cs="Times New Roman"/>
                <w:b/>
                <w:bCs/>
                <w:color w:val="222222"/>
                <w:sz w:val="20"/>
                <w:szCs w:val="20"/>
              </w:rPr>
              <w:t xml:space="preserve">Response: </w:t>
            </w:r>
            <w:r w:rsidR="00070B8F">
              <w:rPr>
                <w:rFonts w:ascii="Times New Roman" w:hAnsi="Times New Roman" w:cs="Times New Roman"/>
                <w:color w:val="222222"/>
                <w:sz w:val="20"/>
                <w:szCs w:val="20"/>
              </w:rPr>
              <w:t xml:space="preserve">We have added the following clarifications: </w:t>
            </w:r>
          </w:p>
          <w:p w14:paraId="500B937B" w14:textId="77777777" w:rsidR="00070B8F" w:rsidRDefault="00070B8F">
            <w:pPr>
              <w:rPr>
                <w:rFonts w:ascii="Times New Roman" w:hAnsi="Times New Roman" w:cs="Times New Roman"/>
                <w:color w:val="222222"/>
                <w:sz w:val="20"/>
                <w:szCs w:val="20"/>
              </w:rPr>
            </w:pPr>
          </w:p>
          <w:p w14:paraId="64DF4EBF" w14:textId="77777777" w:rsidR="00070B8F" w:rsidRPr="00BA61E5" w:rsidRDefault="00070B8F">
            <w:pPr>
              <w:rPr>
                <w:rFonts w:ascii="Times New Roman" w:hAnsi="Times New Roman" w:cs="Times New Roman"/>
                <w:i/>
                <w:iCs/>
                <w:sz w:val="20"/>
                <w:szCs w:val="20"/>
              </w:rPr>
            </w:pPr>
            <w:r w:rsidRPr="00BA61E5">
              <w:rPr>
                <w:rFonts w:ascii="Times New Roman" w:hAnsi="Times New Roman" w:cs="Times New Roman"/>
                <w:i/>
                <w:iCs/>
                <w:sz w:val="20"/>
                <w:szCs w:val="20"/>
              </w:rPr>
              <w:t>However, to our knowledge no studies i</w:t>
            </w:r>
            <w:r w:rsidRPr="00BA61E5">
              <w:rPr>
                <w:rFonts w:ascii="Times New Roman" w:hAnsi="Times New Roman" w:cs="Times New Roman"/>
                <w:i/>
                <w:iCs/>
                <w:sz w:val="20"/>
                <w:szCs w:val="20"/>
                <w:highlight w:val="yellow"/>
              </w:rPr>
              <w:t>n the US</w:t>
            </w:r>
            <w:r w:rsidRPr="00BA61E5">
              <w:rPr>
                <w:rFonts w:ascii="Times New Roman" w:hAnsi="Times New Roman" w:cs="Times New Roman"/>
                <w:i/>
                <w:iCs/>
                <w:sz w:val="20"/>
                <w:szCs w:val="20"/>
              </w:rPr>
              <w:t xml:space="preserve"> have reported health metrics using City Council district boundaries </w:t>
            </w:r>
            <w:r w:rsidRPr="00BA61E5">
              <w:rPr>
                <w:rFonts w:ascii="Times New Roman" w:hAnsi="Times New Roman" w:cs="Times New Roman"/>
                <w:i/>
                <w:iCs/>
                <w:sz w:val="20"/>
                <w:szCs w:val="20"/>
                <w:highlight w:val="yellow"/>
              </w:rPr>
              <w:t>as it can be difficult to aggregate data to boundaries outside of those typically used in public health in the US (i.e. census tracts, counties, and zip codes)</w:t>
            </w:r>
            <w:r w:rsidRPr="00BA61E5">
              <w:rPr>
                <w:rFonts w:ascii="Times New Roman" w:hAnsi="Times New Roman" w:cs="Times New Roman"/>
                <w:i/>
                <w:iCs/>
                <w:sz w:val="20"/>
                <w:szCs w:val="20"/>
              </w:rPr>
              <w:t>.</w:t>
            </w:r>
          </w:p>
          <w:p w14:paraId="636E3116" w14:textId="77777777" w:rsidR="00BA61E5" w:rsidRPr="00BA61E5" w:rsidRDefault="00BA61E5">
            <w:pPr>
              <w:rPr>
                <w:rFonts w:ascii="Times New Roman" w:hAnsi="Times New Roman" w:cs="Times New Roman"/>
                <w:i/>
                <w:iCs/>
                <w:sz w:val="20"/>
                <w:szCs w:val="20"/>
              </w:rPr>
            </w:pPr>
          </w:p>
          <w:p w14:paraId="678BEC11" w14:textId="155DF77B" w:rsidR="00BA61E5" w:rsidRPr="00070B8F" w:rsidRDefault="00BA61E5">
            <w:pPr>
              <w:rPr>
                <w:rFonts w:ascii="Times New Roman" w:hAnsi="Times New Roman" w:cs="Times New Roman"/>
                <w:color w:val="222222"/>
                <w:sz w:val="20"/>
                <w:szCs w:val="20"/>
              </w:rPr>
            </w:pPr>
            <w:r w:rsidRPr="00BA61E5">
              <w:rPr>
                <w:rFonts w:ascii="Times New Roman" w:hAnsi="Times New Roman" w:cs="Times New Roman"/>
                <w:i/>
                <w:iCs/>
                <w:sz w:val="20"/>
                <w:szCs w:val="20"/>
              </w:rPr>
              <w:t xml:space="preserve">Here, we use Philadelphia as a case study to explore health outcomes by City Council district </w:t>
            </w:r>
            <w:r w:rsidRPr="00BA61E5">
              <w:rPr>
                <w:rFonts w:ascii="Times New Roman" w:hAnsi="Times New Roman" w:cs="Times New Roman"/>
                <w:i/>
                <w:iCs/>
                <w:sz w:val="20"/>
                <w:szCs w:val="20"/>
                <w:highlight w:val="yellow"/>
              </w:rPr>
              <w:t>and detail an approach that can be applied to other US cities</w:t>
            </w:r>
            <w:r w:rsidRPr="00BA61E5">
              <w:rPr>
                <w:rFonts w:ascii="Times New Roman" w:hAnsi="Times New Roman" w:cs="Times New Roman"/>
                <w:i/>
                <w:iCs/>
                <w:sz w:val="20"/>
                <w:szCs w:val="20"/>
              </w:rPr>
              <w:t>.</w:t>
            </w:r>
          </w:p>
        </w:tc>
      </w:tr>
    </w:tbl>
    <w:p w14:paraId="771FA68C" w14:textId="695C114D"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rPr>
        <w:br/>
      </w:r>
      <w:r w:rsidRPr="0000619B">
        <w:rPr>
          <w:rFonts w:ascii="Times New Roman" w:hAnsi="Times New Roman" w:cs="Times New Roman"/>
          <w:b/>
          <w:bCs/>
          <w:color w:val="222222"/>
          <w:sz w:val="20"/>
          <w:szCs w:val="20"/>
          <w:shd w:val="clear" w:color="auto" w:fill="FFFFFF"/>
        </w:rPr>
        <w:t>Reviewer #3: Thank you for the opportunity to review this article titled Measuring the Health of Philadelphia's City Council Districts. I offer the following comments to improve the manuscript.</w:t>
      </w:r>
      <w:r w:rsidRPr="0000619B">
        <w:rPr>
          <w:rFonts w:ascii="Times New Roman" w:hAnsi="Times New Roman" w:cs="Times New Roman"/>
          <w:b/>
          <w:bCs/>
          <w:color w:val="222222"/>
          <w:sz w:val="20"/>
          <w:szCs w:val="20"/>
        </w:rPr>
        <w:br/>
      </w:r>
    </w:p>
    <w:p w14:paraId="112D97DE" w14:textId="60AFF91A"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Major Comments</w:t>
      </w: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Introduction </w:t>
      </w: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There is a clear motivation articulated which aligns public</w:t>
      </w:r>
      <w:r w:rsidRPr="0000619B">
        <w:rPr>
          <w:rFonts w:ascii="Times New Roman" w:hAnsi="Times New Roman" w:cs="Times New Roman"/>
          <w:color w:val="222222"/>
          <w:sz w:val="20"/>
          <w:szCs w:val="20"/>
          <w:shd w:val="clear" w:color="auto" w:fill="FFFFFF"/>
        </w:rPr>
        <w:noBreakHyphen/>
        <w:t xml:space="preserve">health metrics with political accountability units (city council districts) to inform elected officials and constituents. There is a concise literature positioning with prior work at congressional and state legislative levels; clear gap at city council level. Specific, tractable aim for a brief report to illustrate feasibility and utility with two indicators in Philadelphia. I have several concerns &amp; required improvements. </w:t>
      </w:r>
    </w:p>
    <w:p w14:paraId="1E95C4DF"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 xml:space="preserve">Claim of novelty ("no studies … using City Council district boundaries") needs careful wording; if based on authors' knowledge, frame as "to our knowledge" and ensure the references sufficiently support the claim. </w:t>
      </w:r>
    </w:p>
    <w:tbl>
      <w:tblPr>
        <w:tblStyle w:val="TableGrid"/>
        <w:tblW w:w="0" w:type="auto"/>
        <w:tblLook w:val="04A0" w:firstRow="1" w:lastRow="0" w:firstColumn="1" w:lastColumn="0" w:noHBand="0" w:noVBand="1"/>
      </w:tblPr>
      <w:tblGrid>
        <w:gridCol w:w="9350"/>
      </w:tblGrid>
      <w:tr w:rsidR="00081467" w14:paraId="7CB7B4B4" w14:textId="77777777" w:rsidTr="00081467">
        <w:tc>
          <w:tcPr>
            <w:tcW w:w="9350" w:type="dxa"/>
          </w:tcPr>
          <w:p w14:paraId="32466BE0" w14:textId="77777777" w:rsidR="00081467" w:rsidRDefault="00CA6C49">
            <w:pPr>
              <w:rPr>
                <w:rFonts w:ascii="Times New Roman" w:hAnsi="Times New Roman" w:cs="Times New Roman"/>
                <w:color w:val="000000" w:themeColor="text1"/>
                <w:sz w:val="20"/>
                <w:szCs w:val="20"/>
                <w:shd w:val="clear" w:color="auto" w:fill="FFFFFF"/>
              </w:rPr>
            </w:pPr>
            <w:r w:rsidRPr="00CA6C49">
              <w:rPr>
                <w:rFonts w:ascii="Times New Roman" w:hAnsi="Times New Roman" w:cs="Times New Roman"/>
                <w:b/>
                <w:bCs/>
                <w:color w:val="000000" w:themeColor="text1"/>
                <w:sz w:val="20"/>
                <w:szCs w:val="20"/>
                <w:shd w:val="clear" w:color="auto" w:fill="FFFFFF"/>
              </w:rPr>
              <w:t>Response:</w:t>
            </w:r>
            <w:r>
              <w:rPr>
                <w:rFonts w:ascii="Times New Roman" w:hAnsi="Times New Roman" w:cs="Times New Roman"/>
                <w:b/>
                <w:bCs/>
                <w:color w:val="000000" w:themeColor="text1"/>
                <w:sz w:val="20"/>
                <w:szCs w:val="20"/>
                <w:shd w:val="clear" w:color="auto" w:fill="FFFFFF"/>
              </w:rPr>
              <w:t xml:space="preserve"> </w:t>
            </w:r>
            <w:r>
              <w:rPr>
                <w:rFonts w:ascii="Times New Roman" w:hAnsi="Times New Roman" w:cs="Times New Roman"/>
                <w:color w:val="000000" w:themeColor="text1"/>
                <w:sz w:val="20"/>
                <w:szCs w:val="20"/>
                <w:shd w:val="clear" w:color="auto" w:fill="FFFFFF"/>
              </w:rPr>
              <w:t xml:space="preserve">we have revised the sentence </w:t>
            </w:r>
            <w:r w:rsidR="00344582">
              <w:rPr>
                <w:rFonts w:ascii="Times New Roman" w:hAnsi="Times New Roman" w:cs="Times New Roman"/>
                <w:color w:val="000000" w:themeColor="text1"/>
                <w:sz w:val="20"/>
                <w:szCs w:val="20"/>
                <w:shd w:val="clear" w:color="auto" w:fill="FFFFFF"/>
              </w:rPr>
              <w:t>in the introduction to say:</w:t>
            </w:r>
          </w:p>
          <w:p w14:paraId="47B4C35D" w14:textId="4710F50A" w:rsidR="00344582" w:rsidRPr="00344582" w:rsidRDefault="00344582">
            <w:pPr>
              <w:rPr>
                <w:rFonts w:ascii="Times New Roman" w:hAnsi="Times New Roman" w:cs="Times New Roman"/>
                <w:i/>
                <w:iCs/>
                <w:color w:val="222222"/>
                <w:sz w:val="20"/>
                <w:szCs w:val="20"/>
                <w:shd w:val="clear" w:color="auto" w:fill="FFFFFF"/>
              </w:rPr>
            </w:pPr>
            <w:r w:rsidRPr="00344582">
              <w:rPr>
                <w:rFonts w:ascii="Times New Roman" w:hAnsi="Times New Roman" w:cs="Times New Roman"/>
                <w:i/>
                <w:iCs/>
                <w:color w:val="222222"/>
                <w:sz w:val="20"/>
                <w:szCs w:val="20"/>
                <w:shd w:val="clear" w:color="auto" w:fill="FFFFFF"/>
              </w:rPr>
              <w:t>“</w:t>
            </w:r>
            <w:r w:rsidRPr="00344582">
              <w:rPr>
                <w:rFonts w:ascii="Times New Roman" w:hAnsi="Times New Roman" w:cs="Times New Roman"/>
                <w:i/>
                <w:iCs/>
                <w:sz w:val="20"/>
                <w:szCs w:val="20"/>
              </w:rPr>
              <w:t>However, to our knowledge no studies i</w:t>
            </w:r>
            <w:r w:rsidRPr="00344582">
              <w:rPr>
                <w:rFonts w:ascii="Times New Roman" w:hAnsi="Times New Roman" w:cs="Times New Roman"/>
                <w:i/>
                <w:iCs/>
                <w:sz w:val="20"/>
                <w:szCs w:val="20"/>
                <w:highlight w:val="yellow"/>
              </w:rPr>
              <w:t>n the US</w:t>
            </w:r>
            <w:r w:rsidRPr="00344582">
              <w:rPr>
                <w:rFonts w:ascii="Times New Roman" w:hAnsi="Times New Roman" w:cs="Times New Roman"/>
                <w:i/>
                <w:iCs/>
                <w:sz w:val="20"/>
                <w:szCs w:val="20"/>
              </w:rPr>
              <w:t xml:space="preserve"> have reported health metrics using City Council district boundaries </w:t>
            </w:r>
            <w:r w:rsidRPr="00344582">
              <w:rPr>
                <w:rFonts w:ascii="Times New Roman" w:hAnsi="Times New Roman" w:cs="Times New Roman"/>
                <w:i/>
                <w:iCs/>
                <w:sz w:val="20"/>
                <w:szCs w:val="20"/>
                <w:highlight w:val="yellow"/>
              </w:rPr>
              <w:t>as it can be difficult to aggregate data to boundaries outside of those typically used in public health in the US (i.e. census tracts, counties, and zip codes)</w:t>
            </w:r>
            <w:r w:rsidRPr="00344582">
              <w:rPr>
                <w:rFonts w:ascii="Times New Roman" w:hAnsi="Times New Roman" w:cs="Times New Roman"/>
                <w:i/>
                <w:iCs/>
                <w:sz w:val="20"/>
                <w:szCs w:val="20"/>
              </w:rPr>
              <w:t>.”</w:t>
            </w:r>
          </w:p>
        </w:tc>
      </w:tr>
    </w:tbl>
    <w:p w14:paraId="0565BB74" w14:textId="77777777" w:rsidR="00081467" w:rsidRDefault="00081467">
      <w:pPr>
        <w:rPr>
          <w:rFonts w:ascii="Times New Roman" w:hAnsi="Times New Roman" w:cs="Times New Roman"/>
          <w:color w:val="222222"/>
          <w:sz w:val="20"/>
          <w:szCs w:val="20"/>
          <w:shd w:val="clear" w:color="auto" w:fill="FFFFFF"/>
        </w:rPr>
      </w:pPr>
    </w:p>
    <w:p w14:paraId="29B57C80"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Why these two metrics? (tree canopy; health insurance). Provide a one</w:t>
      </w:r>
      <w:r w:rsidRPr="0000619B">
        <w:rPr>
          <w:rFonts w:ascii="Times New Roman" w:hAnsi="Times New Roman" w:cs="Times New Roman"/>
          <w:color w:val="222222"/>
          <w:sz w:val="20"/>
          <w:szCs w:val="20"/>
          <w:shd w:val="clear" w:color="auto" w:fill="FFFFFF"/>
        </w:rPr>
        <w:noBreakHyphen/>
        <w:t>sentence, theory</w:t>
      </w:r>
      <w:r w:rsidRPr="0000619B">
        <w:rPr>
          <w:rFonts w:ascii="Times New Roman" w:hAnsi="Times New Roman" w:cs="Times New Roman"/>
          <w:color w:val="222222"/>
          <w:sz w:val="20"/>
          <w:szCs w:val="20"/>
          <w:shd w:val="clear" w:color="auto" w:fill="FFFFFF"/>
        </w:rPr>
        <w:noBreakHyphen/>
        <w:t>anchored justification linking each metric to city</w:t>
      </w:r>
      <w:r w:rsidRPr="0000619B">
        <w:rPr>
          <w:rFonts w:ascii="Times New Roman" w:hAnsi="Times New Roman" w:cs="Times New Roman"/>
          <w:color w:val="222222"/>
          <w:sz w:val="20"/>
          <w:szCs w:val="20"/>
          <w:shd w:val="clear" w:color="auto" w:fill="FFFFFF"/>
        </w:rPr>
        <w:noBreakHyphen/>
        <w:t>level levers (e.g., greening, heat mitigation; outreach/enrollment partnerships). This will make the choice feel principled rather than ad hoc.</w:t>
      </w:r>
    </w:p>
    <w:tbl>
      <w:tblPr>
        <w:tblStyle w:val="TableGrid"/>
        <w:tblW w:w="0" w:type="auto"/>
        <w:tblLook w:val="04A0" w:firstRow="1" w:lastRow="0" w:firstColumn="1" w:lastColumn="0" w:noHBand="0" w:noVBand="1"/>
      </w:tblPr>
      <w:tblGrid>
        <w:gridCol w:w="9350"/>
      </w:tblGrid>
      <w:tr w:rsidR="00081467" w14:paraId="4FBA144B" w14:textId="77777777" w:rsidTr="00081467">
        <w:tc>
          <w:tcPr>
            <w:tcW w:w="9350" w:type="dxa"/>
          </w:tcPr>
          <w:p w14:paraId="034CBA57" w14:textId="77777777" w:rsidR="00D8766D" w:rsidRDefault="00124012">
            <w:pPr>
              <w:rPr>
                <w:rFonts w:ascii="Times New Roman" w:hAnsi="Times New Roman" w:cs="Times New Roman"/>
                <w:b/>
                <w:bCs/>
                <w:color w:val="000000" w:themeColor="text1"/>
                <w:sz w:val="20"/>
                <w:szCs w:val="20"/>
                <w:shd w:val="clear" w:color="auto" w:fill="FFFFFF"/>
              </w:rPr>
            </w:pPr>
            <w:r w:rsidRPr="00124012">
              <w:rPr>
                <w:rFonts w:ascii="Times New Roman" w:hAnsi="Times New Roman" w:cs="Times New Roman"/>
                <w:b/>
                <w:bCs/>
                <w:color w:val="000000" w:themeColor="text1"/>
                <w:sz w:val="20"/>
                <w:szCs w:val="20"/>
                <w:shd w:val="clear" w:color="auto" w:fill="FFFFFF"/>
              </w:rPr>
              <w:t>Response</w:t>
            </w:r>
            <w:r>
              <w:rPr>
                <w:rFonts w:ascii="Times New Roman" w:hAnsi="Times New Roman" w:cs="Times New Roman"/>
                <w:b/>
                <w:bCs/>
                <w:color w:val="000000" w:themeColor="text1"/>
                <w:sz w:val="20"/>
                <w:szCs w:val="20"/>
                <w:shd w:val="clear" w:color="auto" w:fill="FFFFFF"/>
              </w:rPr>
              <w:t xml:space="preserve">: </w:t>
            </w:r>
            <w:r w:rsidRPr="00D8766D">
              <w:rPr>
                <w:rFonts w:ascii="Times New Roman" w:hAnsi="Times New Roman" w:cs="Times New Roman"/>
                <w:color w:val="000000" w:themeColor="text1"/>
                <w:sz w:val="20"/>
                <w:szCs w:val="20"/>
                <w:shd w:val="clear" w:color="auto" w:fill="FFFFFF"/>
              </w:rPr>
              <w:t>We have moved this sentence from the methods further up into the introduction</w:t>
            </w:r>
            <w:r w:rsidR="00D8766D" w:rsidRPr="00D8766D">
              <w:rPr>
                <w:rFonts w:ascii="Times New Roman" w:hAnsi="Times New Roman" w:cs="Times New Roman"/>
                <w:color w:val="000000" w:themeColor="text1"/>
                <w:sz w:val="20"/>
                <w:szCs w:val="20"/>
                <w:shd w:val="clear" w:color="auto" w:fill="FFFFFF"/>
              </w:rPr>
              <w:t>.</w:t>
            </w:r>
            <w:r w:rsidR="00D8766D">
              <w:rPr>
                <w:rFonts w:ascii="Times New Roman" w:hAnsi="Times New Roman" w:cs="Times New Roman"/>
                <w:b/>
                <w:bCs/>
                <w:color w:val="000000" w:themeColor="text1"/>
                <w:sz w:val="20"/>
                <w:szCs w:val="20"/>
                <w:shd w:val="clear" w:color="auto" w:fill="FFFFFF"/>
              </w:rPr>
              <w:t xml:space="preserve"> </w:t>
            </w:r>
          </w:p>
          <w:p w14:paraId="4915DE25" w14:textId="77777777" w:rsidR="00D8766D" w:rsidRDefault="00D8766D">
            <w:pPr>
              <w:rPr>
                <w:rFonts w:ascii="Times New Roman" w:hAnsi="Times New Roman" w:cs="Times New Roman"/>
                <w:b/>
                <w:bCs/>
                <w:color w:val="EE0000"/>
                <w:sz w:val="20"/>
                <w:szCs w:val="20"/>
                <w:shd w:val="clear" w:color="auto" w:fill="FFFFFF"/>
              </w:rPr>
            </w:pPr>
          </w:p>
          <w:p w14:paraId="05E57B5B" w14:textId="134AD4EB" w:rsidR="00081467" w:rsidRPr="00D8766D" w:rsidRDefault="00D8766D">
            <w:pPr>
              <w:rPr>
                <w:rFonts w:ascii="Times New Roman" w:hAnsi="Times New Roman" w:cs="Times New Roman"/>
                <w:b/>
                <w:bCs/>
                <w:i/>
                <w:iCs/>
                <w:color w:val="222222"/>
                <w:sz w:val="20"/>
                <w:szCs w:val="20"/>
                <w:shd w:val="clear" w:color="auto" w:fill="FFFFFF"/>
              </w:rPr>
            </w:pPr>
            <w:r>
              <w:rPr>
                <w:rFonts w:ascii="Times New Roman" w:hAnsi="Times New Roman" w:cs="Times New Roman"/>
                <w:i/>
                <w:iCs/>
                <w:sz w:val="20"/>
                <w:szCs w:val="20"/>
                <w:highlight w:val="yellow"/>
              </w:rPr>
              <w:lastRenderedPageBreak/>
              <w:t>“</w:t>
            </w:r>
            <w:r w:rsidRPr="00D8766D">
              <w:rPr>
                <w:rFonts w:ascii="Times New Roman" w:hAnsi="Times New Roman" w:cs="Times New Roman"/>
                <w:i/>
                <w:iCs/>
                <w:sz w:val="20"/>
                <w:szCs w:val="20"/>
                <w:highlight w:val="yellow"/>
              </w:rPr>
              <w:t xml:space="preserve">These metrics were selected because they are timely and relevant </w:t>
            </w:r>
            <w:commentRangeStart w:id="22"/>
            <w:r w:rsidRPr="00D8766D">
              <w:rPr>
                <w:rFonts w:ascii="Times New Roman" w:hAnsi="Times New Roman" w:cs="Times New Roman"/>
                <w:i/>
                <w:iCs/>
                <w:sz w:val="20"/>
                <w:szCs w:val="20"/>
                <w:highlight w:val="yellow"/>
              </w:rPr>
              <w:t>public health metrics that show variation in distributions across City Council Districts and warrant different types of public health responses.</w:t>
            </w:r>
            <w:r w:rsidRPr="00D8766D">
              <w:rPr>
                <w:rFonts w:ascii="Times New Roman" w:hAnsi="Times New Roman" w:cs="Times New Roman"/>
                <w:i/>
                <w:iCs/>
                <w:sz w:val="20"/>
                <w:szCs w:val="20"/>
              </w:rPr>
              <w:t xml:space="preserve"> We use </w:t>
            </w:r>
            <w:r w:rsidRPr="00D8766D">
              <w:rPr>
                <w:rFonts w:ascii="Times New Roman" w:hAnsi="Times New Roman" w:cs="Times New Roman"/>
                <w:i/>
                <w:iCs/>
                <w:sz w:val="20"/>
                <w:szCs w:val="20"/>
                <w:highlight w:val="yellow"/>
              </w:rPr>
              <w:t>these two examples to</w:t>
            </w:r>
            <w:r w:rsidRPr="00D8766D">
              <w:rPr>
                <w:rFonts w:ascii="Times New Roman" w:hAnsi="Times New Roman" w:cs="Times New Roman"/>
                <w:i/>
                <w:iCs/>
                <w:sz w:val="20"/>
                <w:szCs w:val="20"/>
              </w:rPr>
              <w:t xml:space="preserve"> present descriptive data for Philadelphia as well as demonstrate the process, feasibility, and utility of conducting an analysis using Council districts.</w:t>
            </w:r>
            <w:r>
              <w:rPr>
                <w:rFonts w:ascii="Times New Roman" w:hAnsi="Times New Roman" w:cs="Times New Roman"/>
                <w:i/>
                <w:iCs/>
                <w:sz w:val="20"/>
                <w:szCs w:val="20"/>
              </w:rPr>
              <w:t>”</w:t>
            </w:r>
            <w:commentRangeEnd w:id="22"/>
            <w:r w:rsidR="00D41E50" w:rsidRPr="00D8766D">
              <w:rPr>
                <w:rStyle w:val="CommentReference"/>
                <w:rFonts w:ascii="Times New Roman" w:hAnsi="Times New Roman" w:cs="Times New Roman"/>
                <w:b/>
                <w:bCs/>
                <w:i/>
                <w:iCs/>
                <w:color w:val="222222"/>
                <w:sz w:val="20"/>
                <w:szCs w:val="20"/>
                <w:shd w:val="clear" w:color="auto" w:fill="FFFFFF"/>
              </w:rPr>
              <w:commentReference w:id="22"/>
            </w:r>
          </w:p>
        </w:tc>
      </w:tr>
    </w:tbl>
    <w:p w14:paraId="6B1FB23C" w14:textId="77777777" w:rsidR="00081467" w:rsidRDefault="00081467">
      <w:pPr>
        <w:rPr>
          <w:rFonts w:ascii="Times New Roman" w:hAnsi="Times New Roman" w:cs="Times New Roman"/>
          <w:color w:val="222222"/>
          <w:sz w:val="20"/>
          <w:szCs w:val="20"/>
          <w:shd w:val="clear" w:color="auto" w:fill="FFFFFF"/>
        </w:rPr>
      </w:pPr>
    </w:p>
    <w:p w14:paraId="731A4BC3"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Mechanism of policy impact. I would add a sentence that explains how presenting data at council</w:t>
      </w:r>
      <w:r w:rsidRPr="0000619B">
        <w:rPr>
          <w:rFonts w:ascii="Times New Roman" w:hAnsi="Times New Roman" w:cs="Times New Roman"/>
          <w:color w:val="222222"/>
          <w:sz w:val="20"/>
          <w:szCs w:val="20"/>
          <w:shd w:val="clear" w:color="auto" w:fill="FFFFFF"/>
        </w:rPr>
        <w:noBreakHyphen/>
        <w:t>district scale changes decision</w:t>
      </w:r>
      <w:r w:rsidRPr="0000619B">
        <w:rPr>
          <w:rFonts w:ascii="Times New Roman" w:hAnsi="Times New Roman" w:cs="Times New Roman"/>
          <w:color w:val="222222"/>
          <w:sz w:val="20"/>
          <w:szCs w:val="20"/>
          <w:shd w:val="clear" w:color="auto" w:fill="FFFFFF"/>
        </w:rPr>
        <w:noBreakHyphen/>
        <w:t xml:space="preserve">making (budgeting, constituent services, targeting programs), not just that it is "useful." </w:t>
      </w:r>
    </w:p>
    <w:tbl>
      <w:tblPr>
        <w:tblStyle w:val="TableGrid"/>
        <w:tblW w:w="0" w:type="auto"/>
        <w:tblLook w:val="04A0" w:firstRow="1" w:lastRow="0" w:firstColumn="1" w:lastColumn="0" w:noHBand="0" w:noVBand="1"/>
      </w:tblPr>
      <w:tblGrid>
        <w:gridCol w:w="9350"/>
      </w:tblGrid>
      <w:tr w:rsidR="004556D0" w14:paraId="6043C73F" w14:textId="77777777" w:rsidTr="004556D0">
        <w:tc>
          <w:tcPr>
            <w:tcW w:w="9350" w:type="dxa"/>
          </w:tcPr>
          <w:p w14:paraId="735007AF" w14:textId="2D33BA2B" w:rsidR="004556D0" w:rsidRDefault="00FE1BFD">
            <w:pPr>
              <w:rPr>
                <w:rFonts w:ascii="Times New Roman" w:hAnsi="Times New Roman" w:cs="Times New Roman"/>
                <w:color w:val="222222"/>
                <w:sz w:val="20"/>
                <w:szCs w:val="20"/>
                <w:shd w:val="clear" w:color="auto" w:fill="FFFFFF"/>
              </w:rPr>
            </w:pPr>
            <w:r w:rsidRPr="00124012">
              <w:rPr>
                <w:rFonts w:ascii="Times New Roman" w:hAnsi="Times New Roman" w:cs="Times New Roman"/>
                <w:b/>
                <w:bCs/>
                <w:color w:val="000000" w:themeColor="text1"/>
                <w:sz w:val="20"/>
                <w:szCs w:val="20"/>
                <w:shd w:val="clear" w:color="auto" w:fill="FFFFFF"/>
              </w:rPr>
              <w:t>Response</w:t>
            </w:r>
            <w:r>
              <w:rPr>
                <w:rFonts w:ascii="Times New Roman" w:hAnsi="Times New Roman" w:cs="Times New Roman"/>
                <w:b/>
                <w:bCs/>
                <w:color w:val="000000" w:themeColor="text1"/>
                <w:sz w:val="20"/>
                <w:szCs w:val="20"/>
                <w:shd w:val="clear" w:color="auto" w:fill="FFFFFF"/>
              </w:rPr>
              <w:t xml:space="preserve">: </w:t>
            </w:r>
            <w:r w:rsidR="004556D0">
              <w:rPr>
                <w:rFonts w:ascii="Times New Roman" w:hAnsi="Times New Roman" w:cs="Times New Roman"/>
                <w:color w:val="222222"/>
                <w:sz w:val="20"/>
                <w:szCs w:val="20"/>
                <w:shd w:val="clear" w:color="auto" w:fill="FFFFFF"/>
              </w:rPr>
              <w:t xml:space="preserve">We </w:t>
            </w:r>
            <w:commentRangeStart w:id="23"/>
            <w:r w:rsidR="004556D0">
              <w:rPr>
                <w:rFonts w:ascii="Times New Roman" w:hAnsi="Times New Roman" w:cs="Times New Roman"/>
                <w:color w:val="222222"/>
                <w:sz w:val="20"/>
                <w:szCs w:val="20"/>
                <w:shd w:val="clear" w:color="auto" w:fill="FFFFFF"/>
              </w:rPr>
              <w:t xml:space="preserve">have added a citation supporting the idea that politicians use data from their district to make decisions. </w:t>
            </w:r>
            <w:commentRangeEnd w:id="23"/>
            <w:r w:rsidR="00D41E50">
              <w:rPr>
                <w:rStyle w:val="CommentReference"/>
                <w:rFonts w:ascii="Times New Roman" w:hAnsi="Times New Roman" w:cs="Times New Roman"/>
                <w:color w:val="222222"/>
                <w:sz w:val="20"/>
                <w:szCs w:val="20"/>
                <w:shd w:val="clear" w:color="auto" w:fill="FFFFFF"/>
              </w:rPr>
              <w:commentReference w:id="23"/>
            </w:r>
          </w:p>
        </w:tc>
      </w:tr>
    </w:tbl>
    <w:p w14:paraId="7B88D39F" w14:textId="77777777" w:rsidR="0000619B" w:rsidRDefault="0000619B">
      <w:pPr>
        <w:rPr>
          <w:rFonts w:ascii="Times New Roman" w:hAnsi="Times New Roman" w:cs="Times New Roman"/>
          <w:color w:val="222222"/>
          <w:sz w:val="20"/>
          <w:szCs w:val="20"/>
          <w:shd w:val="clear" w:color="auto" w:fill="FFFFFF"/>
        </w:rPr>
      </w:pPr>
    </w:p>
    <w:p w14:paraId="764BFF61" w14:textId="77777777" w:rsidR="004556D0"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 xml:space="preserve">You also need to consider one sentence acknowledging the modifiable areal unit problem (MAUP) and why presenting both district and tract views is necessary to avoid </w:t>
      </w:r>
      <w:commentRangeStart w:id="24"/>
      <w:r w:rsidRPr="0000619B">
        <w:rPr>
          <w:rFonts w:ascii="Times New Roman" w:hAnsi="Times New Roman" w:cs="Times New Roman"/>
          <w:color w:val="222222"/>
          <w:sz w:val="20"/>
          <w:szCs w:val="20"/>
          <w:shd w:val="clear" w:color="auto" w:fill="FFFFFF"/>
        </w:rPr>
        <w:t>the "district</w:t>
      </w:r>
      <w:r w:rsidRPr="0000619B">
        <w:rPr>
          <w:rFonts w:ascii="Times New Roman" w:hAnsi="Times New Roman" w:cs="Times New Roman"/>
          <w:color w:val="222222"/>
          <w:sz w:val="20"/>
          <w:szCs w:val="20"/>
          <w:shd w:val="clear" w:color="auto" w:fill="FFFFFF"/>
        </w:rPr>
        <w:noBreakHyphen/>
        <w:t>average fallacy."</w:t>
      </w:r>
      <w:commentRangeEnd w:id="24"/>
      <w:r w:rsidR="00D41E50" w:rsidRPr="0000619B">
        <w:rPr>
          <w:rStyle w:val="CommentReference"/>
          <w:rFonts w:ascii="Times New Roman" w:hAnsi="Times New Roman" w:cs="Times New Roman"/>
          <w:color w:val="222222"/>
          <w:sz w:val="20"/>
          <w:szCs w:val="20"/>
        </w:rPr>
        <w:commentReference w:id="24"/>
      </w:r>
      <w:r w:rsidRPr="0000619B">
        <w:rPr>
          <w:rFonts w:ascii="Times New Roman" w:hAnsi="Times New Roman" w:cs="Times New Roman"/>
          <w:color w:val="222222"/>
          <w:sz w:val="20"/>
          <w:szCs w:val="20"/>
        </w:rPr>
        <w:br/>
      </w:r>
    </w:p>
    <w:tbl>
      <w:tblPr>
        <w:tblStyle w:val="TableGrid"/>
        <w:tblW w:w="0" w:type="auto"/>
        <w:tblLook w:val="04A0" w:firstRow="1" w:lastRow="0" w:firstColumn="1" w:lastColumn="0" w:noHBand="0" w:noVBand="1"/>
      </w:tblPr>
      <w:tblGrid>
        <w:gridCol w:w="9350"/>
      </w:tblGrid>
      <w:tr w:rsidR="004556D0" w14:paraId="7D574576" w14:textId="77777777" w:rsidTr="004556D0">
        <w:tc>
          <w:tcPr>
            <w:tcW w:w="9350" w:type="dxa"/>
          </w:tcPr>
          <w:p w14:paraId="545F39A0" w14:textId="67498463" w:rsidR="0028251B" w:rsidRDefault="0028251B">
            <w:pPr>
              <w:rPr>
                <w:rFonts w:ascii="Times New Roman" w:hAnsi="Times New Roman" w:cs="Times New Roman"/>
                <w:color w:val="222222"/>
                <w:sz w:val="20"/>
                <w:szCs w:val="20"/>
                <w:shd w:val="clear" w:color="auto" w:fill="FFFFFF"/>
              </w:rPr>
            </w:pPr>
            <w:r>
              <w:rPr>
                <w:rFonts w:ascii="Times New Roman" w:hAnsi="Times New Roman" w:cs="Times New Roman"/>
                <w:b/>
                <w:bCs/>
                <w:color w:val="222222"/>
                <w:sz w:val="20"/>
                <w:szCs w:val="20"/>
                <w:shd w:val="clear" w:color="auto" w:fill="FFFFFF"/>
              </w:rPr>
              <w:t xml:space="preserve">Response: </w:t>
            </w:r>
            <w:r>
              <w:rPr>
                <w:rFonts w:ascii="Times New Roman" w:hAnsi="Times New Roman" w:cs="Times New Roman"/>
                <w:color w:val="222222"/>
                <w:sz w:val="20"/>
                <w:szCs w:val="20"/>
                <w:shd w:val="clear" w:color="auto" w:fill="FFFFFF"/>
              </w:rPr>
              <w:t>We added a reference to the MAUP</w:t>
            </w:r>
            <w:r w:rsidR="00050FC2">
              <w:rPr>
                <w:rFonts w:ascii="Times New Roman" w:hAnsi="Times New Roman" w:cs="Times New Roman"/>
                <w:color w:val="222222"/>
                <w:sz w:val="20"/>
                <w:szCs w:val="20"/>
                <w:shd w:val="clear" w:color="auto" w:fill="FFFFFF"/>
              </w:rPr>
              <w:t xml:space="preserve"> in the discussion</w:t>
            </w:r>
            <w:r>
              <w:rPr>
                <w:rFonts w:ascii="Times New Roman" w:hAnsi="Times New Roman" w:cs="Times New Roman"/>
                <w:color w:val="222222"/>
                <w:sz w:val="20"/>
                <w:szCs w:val="20"/>
                <w:shd w:val="clear" w:color="auto" w:fill="FFFFFF"/>
              </w:rPr>
              <w:t>:</w:t>
            </w:r>
          </w:p>
          <w:p w14:paraId="47AAC513" w14:textId="4757628F" w:rsidR="0028251B" w:rsidRPr="00050FC2" w:rsidRDefault="0028251B" w:rsidP="00050FC2">
            <w:pPr>
              <w:spacing w:before="240" w:after="240"/>
              <w:rPr>
                <w:rFonts w:ascii="Times New Roman" w:eastAsia="Aptos" w:hAnsi="Times New Roman" w:cs="Times New Roman"/>
                <w:i/>
                <w:iCs/>
                <w:sz w:val="20"/>
                <w:szCs w:val="20"/>
              </w:rPr>
            </w:pPr>
            <w:r w:rsidRPr="00050FC2">
              <w:rPr>
                <w:rFonts w:ascii="Times New Roman" w:eastAsia="Aptos" w:hAnsi="Times New Roman" w:cs="Times New Roman"/>
                <w:i/>
                <w:iCs/>
                <w:sz w:val="20"/>
                <w:szCs w:val="20"/>
              </w:rPr>
              <w:t>Understanding both district-level averages and within-district variation is essential. While district-level metrics offer a snapshot for comparison across districts, sub-district data (e.g., by census tract) reveal whether needs are evenly distributed or concentrated in specific areas</w:t>
            </w:r>
            <w:r w:rsidRPr="00050FC2">
              <w:rPr>
                <w:rFonts w:ascii="Times New Roman" w:eastAsia="Aptos" w:hAnsi="Times New Roman" w:cs="Times New Roman"/>
                <w:i/>
                <w:iCs/>
                <w:sz w:val="20"/>
                <w:szCs w:val="20"/>
                <w:highlight w:val="yellow"/>
              </w:rPr>
              <w:t xml:space="preserve">. Political gerrymandering, a strategic use of the Modifiable Areal Unit Problem </w:t>
            </w:r>
            <w:r w:rsidRPr="00050FC2">
              <w:rPr>
                <w:rFonts w:ascii="Times New Roman" w:eastAsia="Aptos" w:hAnsi="Times New Roman" w:cs="Times New Roman"/>
                <w:i/>
                <w:iCs/>
                <w:sz w:val="20"/>
                <w:szCs w:val="20"/>
                <w:highlight w:val="yellow"/>
              </w:rPr>
              <w:fldChar w:fldCharType="begin"/>
            </w:r>
            <w:r w:rsidRPr="00050FC2">
              <w:rPr>
                <w:rFonts w:ascii="Times New Roman" w:eastAsia="Aptos" w:hAnsi="Times New Roman" w:cs="Times New Roman"/>
                <w:i/>
                <w:iCs/>
                <w:sz w:val="20"/>
                <w:szCs w:val="20"/>
                <w:highlight w:val="yellow"/>
              </w:rPr>
              <w:instrText xml:space="preserve"> ADDIN EN.CITE &lt;EndNote&gt;&lt;Cite&gt;&lt;Author&gt;Wong&lt;/Author&gt;&lt;Year&gt;2004&lt;/Year&gt;&lt;RecNum&gt;704&lt;/RecNum&gt;&lt;DisplayText&gt;(30)&lt;/DisplayText&gt;&lt;record&gt;&lt;rec-number&gt;704&lt;/rec-number&gt;&lt;foreign-keys&gt;&lt;key app="EN" db-id="5ax92wdr7adtz5etxvfxdfr0s5z2etvt2v0z" timestamp="1780247048"&gt;704&lt;/key&gt;&lt;/foreign-keys&gt;&lt;ref-type name="Book Section"&gt;5&lt;/ref-type&gt;&lt;contributors&gt;&lt;authors&gt;&lt;author&gt;D.W.S. Wong&lt;/author&gt;&lt;/authors&gt;&lt;secondary-authors&gt;&lt;author&gt;Janelle, D.G., Warf, B., Hansen, K.&lt;/author&gt;&lt;/secondary-authors&gt;&lt;/contributors&gt;&lt;titles&gt;&lt;title&gt;The Modifiable Areal Unit Problem (MAUP)&lt;/title&gt;&lt;secondary-title&gt;WorldMinds: Geographical Perspectives on 100 Problems&lt;/secondary-title&gt;&lt;/titles&gt;&lt;dates&gt;&lt;year&gt;2004&lt;/year&gt;&lt;/dates&gt;&lt;pub-location&gt;Dordrecht&lt;/pub-location&gt;&lt;publisher&gt;Springer&lt;/publisher&gt;&lt;isbn&gt;978-1-4020-2352-1&lt;/isbn&gt;&lt;urls&gt;&lt;/urls&gt;&lt;electronic-resource-num&gt;https://doi.org/10.1007/978-1-4020-2352-1_93&lt;/electronic-resource-num&gt;&lt;/record&gt;&lt;/Cite&gt;&lt;/EndNote&gt;</w:instrText>
            </w:r>
            <w:r w:rsidRPr="00050FC2">
              <w:rPr>
                <w:rFonts w:ascii="Times New Roman" w:eastAsia="Aptos" w:hAnsi="Times New Roman" w:cs="Times New Roman"/>
                <w:i/>
                <w:iCs/>
                <w:sz w:val="20"/>
                <w:szCs w:val="20"/>
                <w:highlight w:val="yellow"/>
              </w:rPr>
              <w:fldChar w:fldCharType="separate"/>
            </w:r>
            <w:r w:rsidRPr="00050FC2">
              <w:rPr>
                <w:rFonts w:ascii="Times New Roman" w:eastAsia="Aptos" w:hAnsi="Times New Roman" w:cs="Times New Roman"/>
                <w:i/>
                <w:iCs/>
                <w:noProof/>
                <w:sz w:val="20"/>
                <w:szCs w:val="20"/>
                <w:highlight w:val="yellow"/>
              </w:rPr>
              <w:t>(30)</w:t>
            </w:r>
            <w:r w:rsidRPr="00050FC2">
              <w:rPr>
                <w:rFonts w:ascii="Times New Roman" w:eastAsia="Aptos" w:hAnsi="Times New Roman" w:cs="Times New Roman"/>
                <w:i/>
                <w:iCs/>
                <w:sz w:val="20"/>
                <w:szCs w:val="20"/>
                <w:highlight w:val="yellow"/>
              </w:rPr>
              <w:fldChar w:fldCharType="end"/>
            </w:r>
            <w:r w:rsidRPr="00050FC2">
              <w:rPr>
                <w:rFonts w:ascii="Times New Roman" w:hAnsi="Times New Roman" w:cs="Times New Roman"/>
                <w:i/>
                <w:iCs/>
                <w:sz w:val="20"/>
                <w:szCs w:val="20"/>
                <w:highlight w:val="yellow"/>
              </w:rPr>
              <w:t>, is when politicians draw district boundaries for their own (or their political parties) benefit.</w:t>
            </w:r>
            <w:r w:rsidRPr="00050FC2">
              <w:rPr>
                <w:rFonts w:ascii="Times New Roman" w:hAnsi="Times New Roman" w:cs="Times New Roman"/>
                <w:i/>
                <w:iCs/>
                <w:sz w:val="20"/>
                <w:szCs w:val="20"/>
              </w:rPr>
              <w:t xml:space="preserve"> It</w:t>
            </w:r>
            <w:r w:rsidRPr="00050FC2">
              <w:rPr>
                <w:rFonts w:ascii="Times New Roman" w:eastAsia="Aptos" w:hAnsi="Times New Roman" w:cs="Times New Roman"/>
                <w:i/>
                <w:iCs/>
                <w:sz w:val="20"/>
                <w:szCs w:val="20"/>
              </w:rPr>
              <w:t xml:space="preserve"> has been shown to exacerbate disparities by creating districts with </w:t>
            </w:r>
            <w:r w:rsidRPr="00050FC2">
              <w:rPr>
                <w:rFonts w:ascii="Times New Roman" w:hAnsi="Times New Roman" w:cs="Times New Roman"/>
                <w:i/>
                <w:iCs/>
                <w:sz w:val="20"/>
                <w:szCs w:val="20"/>
              </w:rPr>
              <w:t xml:space="preserve">higher internal and or between district variation </w:t>
            </w:r>
            <w:r w:rsidRPr="00050FC2">
              <w:rPr>
                <w:rFonts w:ascii="Times New Roman" w:hAnsi="Times New Roman" w:cs="Times New Roman"/>
                <w:i/>
                <w:iCs/>
                <w:sz w:val="20"/>
                <w:szCs w:val="20"/>
              </w:rPr>
              <w:fldChar w:fldCharType="begin">
                <w:fldData xml:space="preserve">PEVuZE5vdGU+PENpdGU+PEF1dGhvcj5SdXNob3ZpY2g8L0F1dGhvcj48WWVhcj4yMDI0PC9ZZWFy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</w:fldData>
              </w:fldChar>
            </w:r>
            <w:r w:rsidRPr="00050FC2">
              <w:rPr>
                <w:rFonts w:ascii="Times New Roman" w:hAnsi="Times New Roman" w:cs="Times New Roman"/>
                <w:i/>
                <w:iCs/>
                <w:sz w:val="20"/>
                <w:szCs w:val="20"/>
              </w:rPr>
              <w:instrText xml:space="preserve"> ADDIN EN.CITE </w:instrText>
            </w:r>
            <w:r w:rsidRPr="00050FC2">
              <w:rPr>
                <w:rFonts w:ascii="Times New Roman" w:hAnsi="Times New Roman" w:cs="Times New Roman"/>
                <w:i/>
                <w:iCs/>
                <w:sz w:val="20"/>
                <w:szCs w:val="20"/>
              </w:rPr>
              <w:fldChar w:fldCharType="begin">
                <w:fldData xml:space="preserve">PEVuZE5vdGU+PENpdGU+PEF1dGhvcj5SdXNob3ZpY2g8L0F1dGhvcj48WWVhcj4yMDI0PC9ZZWFy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</w:fldData>
              </w:fldChar>
            </w:r>
            <w:r w:rsidRPr="00050FC2">
              <w:rPr>
                <w:rFonts w:ascii="Times New Roman" w:hAnsi="Times New Roman" w:cs="Times New Roman"/>
                <w:i/>
                <w:iCs/>
                <w:sz w:val="20"/>
                <w:szCs w:val="20"/>
              </w:rPr>
              <w:instrText xml:space="preserve"> ADDIN EN.CITE.DATA </w:instrText>
            </w:r>
            <w:r w:rsidRPr="00050FC2">
              <w:rPr>
                <w:rFonts w:ascii="Times New Roman" w:hAnsi="Times New Roman" w:cs="Times New Roman"/>
                <w:i/>
                <w:iCs/>
                <w:sz w:val="20"/>
                <w:szCs w:val="20"/>
              </w:rPr>
            </w:r>
            <w:r w:rsidRPr="00050FC2">
              <w:rPr>
                <w:rFonts w:ascii="Times New Roman" w:hAnsi="Times New Roman" w:cs="Times New Roman"/>
                <w:i/>
                <w:iCs/>
                <w:sz w:val="20"/>
                <w:szCs w:val="20"/>
              </w:rPr>
              <w:fldChar w:fldCharType="end"/>
            </w:r>
            <w:r w:rsidRPr="00050FC2">
              <w:rPr>
                <w:rFonts w:ascii="Times New Roman" w:hAnsi="Times New Roman" w:cs="Times New Roman"/>
                <w:i/>
                <w:iCs/>
                <w:sz w:val="20"/>
                <w:szCs w:val="20"/>
              </w:rPr>
            </w:r>
            <w:r w:rsidRPr="00050FC2">
              <w:rPr>
                <w:rFonts w:ascii="Times New Roman" w:hAnsi="Times New Roman" w:cs="Times New Roman"/>
                <w:i/>
                <w:iCs/>
                <w:sz w:val="20"/>
                <w:szCs w:val="20"/>
              </w:rPr>
              <w:fldChar w:fldCharType="separate"/>
            </w:r>
            <w:r w:rsidRPr="00050FC2">
              <w:rPr>
                <w:rFonts w:ascii="Times New Roman" w:hAnsi="Times New Roman" w:cs="Times New Roman"/>
                <w:i/>
                <w:iCs/>
                <w:noProof/>
                <w:sz w:val="20"/>
                <w:szCs w:val="20"/>
              </w:rPr>
              <w:t>(1, 2)</w:t>
            </w:r>
            <w:r w:rsidRPr="00050FC2">
              <w:rPr>
                <w:rFonts w:ascii="Times New Roman" w:hAnsi="Times New Roman" w:cs="Times New Roman"/>
                <w:i/>
                <w:iCs/>
                <w:sz w:val="20"/>
                <w:szCs w:val="20"/>
              </w:rPr>
              <w:fldChar w:fldCharType="end"/>
            </w:r>
            <w:r w:rsidRPr="00050FC2">
              <w:rPr>
                <w:rFonts w:ascii="Times New Roman" w:eastAsia="Aptos" w:hAnsi="Times New Roman" w:cs="Times New Roman"/>
                <w:i/>
                <w:iCs/>
                <w:sz w:val="20"/>
                <w:szCs w:val="20"/>
              </w:rPr>
              <w:t>. Examining health metrics at both the tract and district levels can uncover shared burdens across district lines, encouraging cross-district collaboration to address common challenges.</w:t>
            </w:r>
          </w:p>
        </w:tc>
      </w:tr>
    </w:tbl>
    <w:p w14:paraId="5A9B2F9F" w14:textId="1562470A" w:rsidR="0000619B" w:rsidRDefault="0000619B">
      <w:pPr>
        <w:rPr>
          <w:rFonts w:ascii="Times New Roman" w:hAnsi="Times New Roman" w:cs="Times New Roman"/>
          <w:color w:val="222222"/>
          <w:sz w:val="20"/>
          <w:szCs w:val="20"/>
          <w:shd w:val="clear" w:color="auto" w:fill="FFFFFF"/>
        </w:rPr>
      </w:pPr>
    </w:p>
    <w:p w14:paraId="31F72B5D"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Methods</w:t>
      </w: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Timely boundary set (2023 redistricting) and transparent citation of sources (ACS 2018-2022; tract</w:t>
      </w:r>
      <w:r w:rsidRPr="0000619B">
        <w:rPr>
          <w:rFonts w:ascii="Times New Roman" w:hAnsi="Times New Roman" w:cs="Times New Roman"/>
          <w:color w:val="222222"/>
          <w:sz w:val="20"/>
          <w:szCs w:val="20"/>
          <w:shd w:val="clear" w:color="auto" w:fill="FFFFFF"/>
        </w:rPr>
        <w:noBreakHyphen/>
        <w:t>level canopy 2019). Clear description of the aggregation workflow (tract → district via block</w:t>
      </w:r>
      <w:r w:rsidRPr="0000619B">
        <w:rPr>
          <w:rFonts w:ascii="Times New Roman" w:hAnsi="Times New Roman" w:cs="Times New Roman"/>
          <w:color w:val="222222"/>
          <w:sz w:val="20"/>
          <w:szCs w:val="20"/>
          <w:shd w:val="clear" w:color="auto" w:fill="FFFFFF"/>
        </w:rPr>
        <w:noBreakHyphen/>
        <w:t>level weighting), which is appropriate for a brief report. Attempt to quantify between</w:t>
      </w:r>
      <w:r w:rsidRPr="0000619B">
        <w:rPr>
          <w:rFonts w:ascii="Times New Roman" w:hAnsi="Times New Roman" w:cs="Times New Roman"/>
          <w:color w:val="222222"/>
          <w:sz w:val="20"/>
          <w:szCs w:val="20"/>
          <w:shd w:val="clear" w:color="auto" w:fill="FFFFFF"/>
        </w:rPr>
        <w:noBreakHyphen/>
        <w:t xml:space="preserve"> and within</w:t>
      </w:r>
      <w:r w:rsidRPr="0000619B">
        <w:rPr>
          <w:rFonts w:ascii="Times New Roman" w:hAnsi="Times New Roman" w:cs="Times New Roman"/>
          <w:color w:val="222222"/>
          <w:sz w:val="20"/>
          <w:szCs w:val="20"/>
          <w:shd w:val="clear" w:color="auto" w:fill="FFFFFF"/>
        </w:rPr>
        <w:noBreakHyphen/>
        <w:t xml:space="preserve">district heterogeneity. Good stuff. </w:t>
      </w:r>
    </w:p>
    <w:tbl>
      <w:tblPr>
        <w:tblStyle w:val="TableGrid"/>
        <w:tblW w:w="0" w:type="auto"/>
        <w:tblLook w:val="04A0" w:firstRow="1" w:lastRow="0" w:firstColumn="1" w:lastColumn="0" w:noHBand="0" w:noVBand="1"/>
      </w:tblPr>
      <w:tblGrid>
        <w:gridCol w:w="9350"/>
      </w:tblGrid>
      <w:tr w:rsidR="00F26477" w14:paraId="303A5E62" w14:textId="77777777" w:rsidTr="00F26477">
        <w:tc>
          <w:tcPr>
            <w:tcW w:w="9350" w:type="dxa"/>
          </w:tcPr>
          <w:p w14:paraId="4D9D8D16" w14:textId="5D652341" w:rsidR="00F26477" w:rsidRDefault="00D41E50">
            <w:pPr>
              <w:rPr>
                <w:rFonts w:ascii="Times New Roman" w:hAnsi="Times New Roman" w:cs="Times New Roman"/>
                <w:color w:val="222222"/>
                <w:sz w:val="20"/>
                <w:szCs w:val="20"/>
                <w:shd w:val="clear" w:color="auto" w:fill="FFFFFF"/>
              </w:rPr>
            </w:pPr>
            <w:ins w:id="25" w:author="Schnake-Mahl,Alina" w:date="2026-06-23T08:49:00Z" w16du:dateUtc="2026-06-23T12:49:00Z">
              <w:r w:rsidRPr="00D41E50">
                <w:rPr>
                  <w:rFonts w:ascii="Times New Roman" w:hAnsi="Times New Roman" w:cs="Times New Roman"/>
                  <w:b/>
                  <w:bCs/>
                  <w:color w:val="222222"/>
                  <w:sz w:val="20"/>
                  <w:szCs w:val="20"/>
                  <w:shd w:val="clear" w:color="auto" w:fill="FFFFFF"/>
                  <w:rPrChange w:id="26" w:author="Schnake-Mahl,Alina" w:date="2026-06-23T08:49:00Z" w16du:dateUtc="2026-06-23T12:49:00Z">
                    <w:rPr>
                      <w:rFonts w:ascii="Times New Roman" w:hAnsi="Times New Roman" w:cs="Times New Roman"/>
                      <w:color w:val="222222"/>
                      <w:sz w:val="20"/>
                      <w:szCs w:val="20"/>
                      <w:shd w:val="clear" w:color="auto" w:fill="FFFFFF"/>
                    </w:rPr>
                  </w:rPrChange>
                </w:rPr>
                <w:t>Response:</w:t>
              </w:r>
              <w:r>
                <w:rPr>
                  <w:rFonts w:ascii="Times New Roman" w:hAnsi="Times New Roman" w:cs="Times New Roman"/>
                  <w:color w:val="222222"/>
                  <w:sz w:val="20"/>
                  <w:szCs w:val="20"/>
                  <w:shd w:val="clear" w:color="auto" w:fill="FFFFFF"/>
                </w:rPr>
                <w:t xml:space="preserve"> </w:t>
              </w:r>
            </w:ins>
            <w:r w:rsidR="00050FC2">
              <w:rPr>
                <w:rFonts w:ascii="Times New Roman" w:hAnsi="Times New Roman" w:cs="Times New Roman"/>
                <w:color w:val="222222"/>
                <w:sz w:val="20"/>
                <w:szCs w:val="20"/>
                <w:shd w:val="clear" w:color="auto" w:fill="FFFFFF"/>
              </w:rPr>
              <w:t>Thank you!</w:t>
            </w:r>
          </w:p>
        </w:tc>
      </w:tr>
    </w:tbl>
    <w:p w14:paraId="3990E7C5" w14:textId="77777777" w:rsidR="0000619B" w:rsidRDefault="0000619B">
      <w:pPr>
        <w:rPr>
          <w:rFonts w:ascii="Times New Roman" w:hAnsi="Times New Roman" w:cs="Times New Roman"/>
          <w:color w:val="222222"/>
          <w:sz w:val="20"/>
          <w:szCs w:val="20"/>
          <w:shd w:val="clear" w:color="auto" w:fill="FFFFFF"/>
        </w:rPr>
      </w:pPr>
    </w:p>
    <w:p w14:paraId="49EB4974"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Some further concerns to consider. Your aggregation specifics need one more sentence. For insurance (a person</w:t>
      </w:r>
      <w:r w:rsidRPr="0000619B">
        <w:rPr>
          <w:rFonts w:ascii="Times New Roman" w:hAnsi="Times New Roman" w:cs="Times New Roman"/>
          <w:color w:val="222222"/>
          <w:sz w:val="20"/>
          <w:szCs w:val="20"/>
          <w:shd w:val="clear" w:color="auto" w:fill="FFFFFF"/>
        </w:rPr>
        <w:noBreakHyphen/>
        <w:t>based measure), confirm you used population</w:t>
      </w:r>
      <w:r w:rsidRPr="0000619B">
        <w:rPr>
          <w:rFonts w:ascii="Times New Roman" w:hAnsi="Times New Roman" w:cs="Times New Roman"/>
          <w:color w:val="222222"/>
          <w:sz w:val="20"/>
          <w:szCs w:val="20"/>
          <w:shd w:val="clear" w:color="auto" w:fill="FFFFFF"/>
        </w:rPr>
        <w:noBreakHyphen/>
        <w:t>weighted aggregation with block population to apportion tract pieces crossing district lines. For tree canopy (an area</w:t>
      </w:r>
      <w:r w:rsidRPr="0000619B">
        <w:rPr>
          <w:rFonts w:ascii="Times New Roman" w:hAnsi="Times New Roman" w:cs="Times New Roman"/>
          <w:color w:val="222222"/>
          <w:sz w:val="20"/>
          <w:szCs w:val="20"/>
          <w:shd w:val="clear" w:color="auto" w:fill="FFFFFF"/>
        </w:rPr>
        <w:noBreakHyphen/>
        <w:t>based measure), justify area</w:t>
      </w:r>
      <w:r w:rsidRPr="0000619B">
        <w:rPr>
          <w:rFonts w:ascii="Times New Roman" w:hAnsi="Times New Roman" w:cs="Times New Roman"/>
          <w:color w:val="222222"/>
          <w:sz w:val="20"/>
          <w:szCs w:val="20"/>
          <w:shd w:val="clear" w:color="auto" w:fill="FFFFFF"/>
        </w:rPr>
        <w:noBreakHyphen/>
        <w:t xml:space="preserve">weighting and indicate whether parks/water were included or masked (this matters for districts containing large parks). </w:t>
      </w:r>
    </w:p>
    <w:tbl>
      <w:tblPr>
        <w:tblStyle w:val="TableGrid"/>
        <w:tblW w:w="0" w:type="auto"/>
        <w:tblLook w:val="04A0" w:firstRow="1" w:lastRow="0" w:firstColumn="1" w:lastColumn="0" w:noHBand="0" w:noVBand="1"/>
      </w:tblPr>
      <w:tblGrid>
        <w:gridCol w:w="9350"/>
      </w:tblGrid>
      <w:tr w:rsidR="00F26477" w14:paraId="4496C3A9" w14:textId="77777777" w:rsidTr="00F26477">
        <w:tc>
          <w:tcPr>
            <w:tcW w:w="9350" w:type="dxa"/>
          </w:tcPr>
          <w:p w14:paraId="60735BD4" w14:textId="0F85DACD" w:rsidR="00F26477" w:rsidRPr="00DE5730" w:rsidRDefault="00DE5730">
            <w:pPr>
              <w:rPr>
                <w:rFonts w:ascii="Times New Roman" w:hAnsi="Times New Roman" w:cs="Times New Roman"/>
                <w:color w:val="222222"/>
                <w:sz w:val="20"/>
                <w:szCs w:val="20"/>
                <w:shd w:val="clear" w:color="auto" w:fill="FFFFFF"/>
              </w:rPr>
            </w:pPr>
            <w:r>
              <w:rPr>
                <w:rFonts w:ascii="Times New Roman" w:hAnsi="Times New Roman" w:cs="Times New Roman"/>
                <w:b/>
                <w:bCs/>
                <w:color w:val="222222"/>
                <w:sz w:val="20"/>
                <w:szCs w:val="20"/>
                <w:shd w:val="clear" w:color="auto" w:fill="FFFFFF"/>
              </w:rPr>
              <w:t xml:space="preserve">Response: </w:t>
            </w:r>
            <w:r>
              <w:rPr>
                <w:rFonts w:ascii="Times New Roman" w:hAnsi="Times New Roman" w:cs="Times New Roman"/>
                <w:color w:val="222222"/>
                <w:sz w:val="20"/>
                <w:szCs w:val="20"/>
                <w:shd w:val="clear" w:color="auto" w:fill="FFFFFF"/>
              </w:rPr>
              <w:t>yes</w:t>
            </w:r>
            <w:commentRangeStart w:id="27"/>
            <w:r>
              <w:rPr>
                <w:rFonts w:ascii="Times New Roman" w:hAnsi="Times New Roman" w:cs="Times New Roman"/>
                <w:color w:val="222222"/>
                <w:sz w:val="20"/>
                <w:szCs w:val="20"/>
                <w:shd w:val="clear" w:color="auto" w:fill="FFFFFF"/>
              </w:rPr>
              <w:t xml:space="preserve">, that is correct. We used population weighted aggregation (using the block population). </w:t>
            </w:r>
            <w:r w:rsidR="003008DB">
              <w:rPr>
                <w:rFonts w:ascii="Times New Roman" w:hAnsi="Times New Roman" w:cs="Times New Roman"/>
                <w:color w:val="222222"/>
                <w:sz w:val="20"/>
                <w:szCs w:val="20"/>
                <w:shd w:val="clear" w:color="auto" w:fill="FFFFFF"/>
              </w:rPr>
              <w:t>For the tree canopy, we used area weighting and parks were included</w:t>
            </w:r>
            <w:r w:rsidR="00F733CF">
              <w:rPr>
                <w:rFonts w:ascii="Times New Roman" w:hAnsi="Times New Roman" w:cs="Times New Roman"/>
                <w:color w:val="222222"/>
                <w:sz w:val="20"/>
                <w:szCs w:val="20"/>
                <w:shd w:val="clear" w:color="auto" w:fill="FFFFFF"/>
              </w:rPr>
              <w:t xml:space="preserve">. </w:t>
            </w:r>
            <w:commentRangeEnd w:id="27"/>
            <w:r w:rsidR="00D41E50" w:rsidRPr="00DE5730">
              <w:rPr>
                <w:rStyle w:val="CommentReference"/>
                <w:rFonts w:ascii="Times New Roman" w:hAnsi="Times New Roman" w:cs="Times New Roman"/>
                <w:color w:val="222222"/>
                <w:sz w:val="20"/>
                <w:szCs w:val="20"/>
                <w:shd w:val="clear" w:color="auto" w:fill="FFFFFF"/>
              </w:rPr>
              <w:commentReference w:id="27"/>
            </w:r>
          </w:p>
        </w:tc>
      </w:tr>
    </w:tbl>
    <w:p w14:paraId="1A113552" w14:textId="77777777" w:rsidR="00F26477" w:rsidRDefault="00F26477">
      <w:pPr>
        <w:rPr>
          <w:rFonts w:ascii="Times New Roman" w:hAnsi="Times New Roman" w:cs="Times New Roman"/>
          <w:color w:val="222222"/>
          <w:sz w:val="20"/>
          <w:szCs w:val="20"/>
          <w:shd w:val="clear" w:color="auto" w:fill="FFFFFF"/>
        </w:rPr>
      </w:pPr>
    </w:p>
    <w:p w14:paraId="277FEFA2" w14:textId="7EEB4251" w:rsidR="0000619B" w:rsidRDefault="0000619B">
      <w:pPr>
        <w:rPr>
          <w:rFonts w:ascii="Times New Roman" w:hAnsi="Times New Roman" w:cs="Times New Roman"/>
          <w:color w:val="222222"/>
          <w:sz w:val="20"/>
          <w:szCs w:val="20"/>
          <w:shd w:val="clear" w:color="auto" w:fill="FFFFFF"/>
        </w:rPr>
      </w:pPr>
      <w:r w:rsidRPr="009C44FB">
        <w:rPr>
          <w:rFonts w:ascii="Times New Roman" w:hAnsi="Times New Roman" w:cs="Times New Roman"/>
          <w:color w:val="222222"/>
          <w:sz w:val="20"/>
          <w:szCs w:val="20"/>
          <w:highlight w:val="yellow"/>
          <w:shd w:val="clear" w:color="auto" w:fill="FFFFFF"/>
        </w:rPr>
        <w:t>Uncertainty/precision: even a brief report should mention variance estimation (e.g., propagation of ACS MOEs to district estimates, or a note that precision is not shown and is a limitation). Year mismatch: ACS (2018-22) vs canopy (2019).</w:t>
      </w:r>
      <w:r w:rsidR="00D06F40" w:rsidRPr="00D06F40">
        <w:rPr>
          <w:rFonts w:ascii="Times New Roman" w:hAnsi="Times New Roman" w:cs="Times New Roman"/>
          <w:color w:val="222222"/>
          <w:sz w:val="20"/>
          <w:szCs w:val="20"/>
          <w:shd w:val="clear" w:color="auto" w:fill="FFFFFF"/>
        </w:rPr>
        <w:t xml:space="preserve"> </w:t>
      </w:r>
      <w:r w:rsidR="00D06F40" w:rsidRPr="0000619B">
        <w:rPr>
          <w:rFonts w:ascii="Times New Roman" w:hAnsi="Times New Roman" w:cs="Times New Roman"/>
          <w:color w:val="222222"/>
          <w:sz w:val="20"/>
          <w:szCs w:val="20"/>
          <w:shd w:val="clear" w:color="auto" w:fill="FFFFFF"/>
        </w:rPr>
        <w:t>Add a one</w:t>
      </w:r>
      <w:r w:rsidR="00D06F40" w:rsidRPr="0000619B">
        <w:rPr>
          <w:rFonts w:ascii="Times New Roman" w:hAnsi="Times New Roman" w:cs="Times New Roman"/>
          <w:color w:val="222222"/>
          <w:sz w:val="20"/>
          <w:szCs w:val="20"/>
          <w:shd w:val="clear" w:color="auto" w:fill="FFFFFF"/>
        </w:rPr>
        <w:noBreakHyphen/>
        <w:t>line caveat that indicators come from different years and are descriptive (not causal or concurrent trends).</w:t>
      </w:r>
    </w:p>
    <w:tbl>
      <w:tblPr>
        <w:tblStyle w:val="TableGrid"/>
        <w:tblW w:w="0" w:type="auto"/>
        <w:tblLook w:val="04A0" w:firstRow="1" w:lastRow="0" w:firstColumn="1" w:lastColumn="0" w:noHBand="0" w:noVBand="1"/>
      </w:tblPr>
      <w:tblGrid>
        <w:gridCol w:w="9350"/>
      </w:tblGrid>
      <w:tr w:rsidR="00F26477" w14:paraId="13000940" w14:textId="77777777" w:rsidTr="00F26477">
        <w:tc>
          <w:tcPr>
            <w:tcW w:w="9350" w:type="dxa"/>
          </w:tcPr>
          <w:p w14:paraId="4BA67AE6" w14:textId="77777777" w:rsidR="00F26477" w:rsidRDefault="006A32DB">
            <w:pPr>
              <w:rPr>
                <w:rFonts w:ascii="Times New Roman" w:hAnsi="Times New Roman" w:cs="Times New Roman"/>
                <w:color w:val="222222"/>
                <w:sz w:val="20"/>
                <w:szCs w:val="20"/>
              </w:rPr>
            </w:pPr>
            <w:r>
              <w:rPr>
                <w:rFonts w:ascii="Times New Roman" w:hAnsi="Times New Roman" w:cs="Times New Roman"/>
                <w:b/>
                <w:bCs/>
                <w:color w:val="222222"/>
                <w:sz w:val="20"/>
                <w:szCs w:val="20"/>
              </w:rPr>
              <w:t xml:space="preserve">Response: </w:t>
            </w:r>
            <w:r>
              <w:rPr>
                <w:rFonts w:ascii="Times New Roman" w:hAnsi="Times New Roman" w:cs="Times New Roman"/>
                <w:color w:val="222222"/>
                <w:sz w:val="20"/>
                <w:szCs w:val="20"/>
              </w:rPr>
              <w:t xml:space="preserve">We have added in the MOEs from the ACS for the health insurance variable. </w:t>
            </w:r>
            <w:r w:rsidR="00F438AE">
              <w:rPr>
                <w:rFonts w:ascii="Times New Roman" w:hAnsi="Times New Roman" w:cs="Times New Roman"/>
                <w:color w:val="222222"/>
                <w:sz w:val="20"/>
                <w:szCs w:val="20"/>
              </w:rPr>
              <w:t xml:space="preserve">The years are not the same because the tree canopy data were only available for 2019. Because we are not directly comparing them, it is ok that they years are mismatched. </w:t>
            </w:r>
            <w:r w:rsidR="00CC7D35">
              <w:rPr>
                <w:rFonts w:ascii="Times New Roman" w:hAnsi="Times New Roman" w:cs="Times New Roman"/>
                <w:color w:val="222222"/>
                <w:sz w:val="20"/>
                <w:szCs w:val="20"/>
              </w:rPr>
              <w:t xml:space="preserve"> </w:t>
            </w:r>
          </w:p>
          <w:p w14:paraId="550BCC02" w14:textId="77777777" w:rsidR="00CC7D35" w:rsidRDefault="00CC7D35">
            <w:pPr>
              <w:rPr>
                <w:rFonts w:ascii="Times New Roman" w:hAnsi="Times New Roman" w:cs="Times New Roman"/>
                <w:color w:val="222222"/>
                <w:sz w:val="20"/>
                <w:szCs w:val="20"/>
              </w:rPr>
            </w:pPr>
          </w:p>
          <w:p w14:paraId="6E546C92" w14:textId="77777777" w:rsidR="00CC7D35" w:rsidRDefault="00CC7D35">
            <w:pPr>
              <w:rPr>
                <w:rFonts w:ascii="Times New Roman" w:hAnsi="Times New Roman" w:cs="Times New Roman"/>
                <w:color w:val="222222"/>
                <w:sz w:val="20"/>
                <w:szCs w:val="20"/>
              </w:rPr>
            </w:pPr>
            <w:r>
              <w:rPr>
                <w:rFonts w:ascii="Times New Roman" w:hAnsi="Times New Roman" w:cs="Times New Roman"/>
                <w:color w:val="222222"/>
                <w:sz w:val="20"/>
                <w:szCs w:val="20"/>
              </w:rPr>
              <w:t>We have added the following sentence:</w:t>
            </w:r>
          </w:p>
          <w:p w14:paraId="77D3CA2D" w14:textId="5BCBE5CD" w:rsidR="00CC7D35" w:rsidRPr="00CC7D35" w:rsidRDefault="00CC7D35">
            <w:pPr>
              <w:rPr>
                <w:rFonts w:ascii="Times New Roman" w:hAnsi="Times New Roman" w:cs="Times New Roman"/>
                <w:i/>
                <w:iCs/>
                <w:color w:val="222222"/>
                <w:sz w:val="20"/>
                <w:szCs w:val="20"/>
              </w:rPr>
            </w:pPr>
            <w:commentRangeStart w:id="28"/>
            <w:commentRangeStart w:id="29"/>
            <w:r w:rsidRPr="00CC7D35">
              <w:rPr>
                <w:rFonts w:ascii="Times New Roman" w:hAnsi="Times New Roman" w:cs="Times New Roman"/>
                <w:i/>
                <w:iCs/>
                <w:color w:val="222222"/>
                <w:sz w:val="20"/>
                <w:szCs w:val="20"/>
              </w:rPr>
              <w:t>“</w:t>
            </w:r>
            <w:r w:rsidRPr="00CC7D35">
              <w:rPr>
                <w:rFonts w:ascii="Times New Roman" w:hAnsi="Times New Roman" w:cs="Times New Roman"/>
                <w:i/>
                <w:iCs/>
                <w:sz w:val="20"/>
                <w:szCs w:val="20"/>
                <w:highlight w:val="yellow"/>
              </w:rPr>
              <w:t>The two indicators differ in years, which is valid as this is a descriptive not causal analysis</w:t>
            </w:r>
            <w:r w:rsidRPr="00CC7D35">
              <w:rPr>
                <w:rFonts w:ascii="Times New Roman" w:hAnsi="Times New Roman" w:cs="Times New Roman"/>
                <w:i/>
                <w:iCs/>
                <w:sz w:val="20"/>
                <w:szCs w:val="20"/>
              </w:rPr>
              <w:t>.”</w:t>
            </w:r>
            <w:commentRangeEnd w:id="28"/>
            <w:r w:rsidRPr="00CC7D35">
              <w:rPr>
                <w:rStyle w:val="CommentReference"/>
                <w:rFonts w:ascii="Times New Roman" w:hAnsi="Times New Roman" w:cs="Times New Roman"/>
                <w:i/>
                <w:iCs/>
                <w:color w:val="222222"/>
                <w:sz w:val="20"/>
                <w:szCs w:val="20"/>
              </w:rPr>
              <w:commentReference w:id="28"/>
            </w:r>
            <w:commentRangeEnd w:id="29"/>
            <w:r w:rsidR="00B67326" w:rsidRPr="00CC7D35">
              <w:rPr>
                <w:rStyle w:val="CommentReference"/>
                <w:rFonts w:ascii="Times New Roman" w:hAnsi="Times New Roman" w:cs="Times New Roman"/>
                <w:i/>
                <w:iCs/>
                <w:color w:val="222222"/>
                <w:sz w:val="20"/>
                <w:szCs w:val="20"/>
              </w:rPr>
              <w:commentReference w:id="29"/>
            </w:r>
          </w:p>
        </w:tc>
      </w:tr>
    </w:tbl>
    <w:p w14:paraId="39A06975" w14:textId="43F68462" w:rsidR="0000619B" w:rsidRDefault="0000619B">
      <w:pPr>
        <w:rPr>
          <w:rFonts w:ascii="Times New Roman" w:hAnsi="Times New Roman" w:cs="Times New Roman"/>
          <w:color w:val="222222"/>
          <w:sz w:val="20"/>
          <w:szCs w:val="20"/>
          <w:shd w:val="clear" w:color="auto" w:fill="FFFFFF"/>
        </w:rPr>
      </w:pPr>
    </w:p>
    <w:p w14:paraId="7B2CCC61"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 xml:space="preserve">Heterogeneity metric: you use standard deviation within and between districts. That's acceptable but perhaps add a sentence explaining why SD (vs IQR, coefficient of variation, ICC) was chosen, and that it's used here to illustrate dispersion rather than to support inferential claims. </w:t>
      </w:r>
    </w:p>
    <w:tbl>
      <w:tblPr>
        <w:tblStyle w:val="TableGrid"/>
        <w:tblW w:w="0" w:type="auto"/>
        <w:tblLook w:val="04A0" w:firstRow="1" w:lastRow="0" w:firstColumn="1" w:lastColumn="0" w:noHBand="0" w:noVBand="1"/>
      </w:tblPr>
      <w:tblGrid>
        <w:gridCol w:w="9350"/>
      </w:tblGrid>
      <w:tr w:rsidR="00F26477" w14:paraId="2D04790B" w14:textId="77777777" w:rsidTr="00F26477">
        <w:tc>
          <w:tcPr>
            <w:tcW w:w="9350" w:type="dxa"/>
          </w:tcPr>
          <w:p w14:paraId="3FEC9608" w14:textId="44EDF5F8" w:rsidR="00F26477" w:rsidRDefault="003415BD">
            <w:pPr>
              <w:rPr>
                <w:rFonts w:ascii="Times New Roman" w:hAnsi="Times New Roman" w:cs="Times New Roman"/>
                <w:color w:val="222222"/>
                <w:sz w:val="20"/>
                <w:szCs w:val="20"/>
                <w:shd w:val="clear" w:color="auto" w:fill="FFFFFF"/>
              </w:rPr>
            </w:pPr>
            <w:r>
              <w:rPr>
                <w:rFonts w:ascii="Times New Roman" w:hAnsi="Times New Roman" w:cs="Times New Roman"/>
                <w:b/>
                <w:bCs/>
                <w:color w:val="000000" w:themeColor="text1"/>
                <w:sz w:val="20"/>
                <w:szCs w:val="20"/>
              </w:rPr>
              <w:t xml:space="preserve">Response: </w:t>
            </w:r>
            <w:r w:rsidR="00360F65">
              <w:rPr>
                <w:rFonts w:ascii="Times New Roman" w:hAnsi="Times New Roman" w:cs="Times New Roman"/>
                <w:color w:val="222222"/>
                <w:sz w:val="20"/>
                <w:szCs w:val="20"/>
                <w:shd w:val="clear" w:color="auto" w:fill="FFFFFF"/>
              </w:rPr>
              <w:t>We include the following sentence:</w:t>
            </w:r>
          </w:p>
          <w:p w14:paraId="4C7FBC8E" w14:textId="77777777" w:rsidR="00360F65" w:rsidRDefault="00360F65">
            <w:pPr>
              <w:rPr>
                <w:rFonts w:ascii="Times New Roman" w:hAnsi="Times New Roman" w:cs="Times New Roman"/>
                <w:color w:val="222222"/>
                <w:sz w:val="20"/>
                <w:szCs w:val="20"/>
                <w:shd w:val="clear" w:color="auto" w:fill="FFFFFF"/>
              </w:rPr>
            </w:pPr>
          </w:p>
          <w:p w14:paraId="4BDE5F8D" w14:textId="7E7B87E2" w:rsidR="00360F65" w:rsidRPr="00360F65" w:rsidRDefault="00360F65">
            <w:pPr>
              <w:rPr>
                <w:rFonts w:ascii="Times New Roman" w:hAnsi="Times New Roman" w:cs="Times New Roman"/>
                <w:i/>
                <w:iCs/>
                <w:color w:val="222222"/>
                <w:sz w:val="20"/>
                <w:szCs w:val="20"/>
                <w:shd w:val="clear" w:color="auto" w:fill="FFFFFF"/>
              </w:rPr>
            </w:pPr>
            <w:commentRangeStart w:id="30"/>
            <w:commentRangeStart w:id="31"/>
            <w:r w:rsidRPr="00360F65">
              <w:rPr>
                <w:rFonts w:ascii="Times New Roman" w:hAnsi="Times New Roman" w:cs="Times New Roman"/>
                <w:i/>
                <w:iCs/>
                <w:color w:val="222222"/>
                <w:sz w:val="20"/>
                <w:szCs w:val="20"/>
                <w:shd w:val="clear" w:color="auto" w:fill="FFFFFF"/>
              </w:rPr>
              <w:t>“</w:t>
            </w:r>
            <w:r w:rsidRPr="00360F65">
              <w:rPr>
                <w:rFonts w:ascii="Times New Roman" w:hAnsi="Times New Roman" w:cs="Times New Roman"/>
                <w:i/>
                <w:iCs/>
                <w:sz w:val="20"/>
                <w:szCs w:val="20"/>
              </w:rPr>
              <w:t>Then, to understand the degree of heterogeneity both between and within districts, we calculated and reported the standard deviation of the census tract values within each district and the city-wide value for the standard deviation between district level values.”</w:t>
            </w:r>
            <w:commentRangeEnd w:id="30"/>
            <w:r w:rsidRPr="00360F65">
              <w:rPr>
                <w:rStyle w:val="CommentReference"/>
                <w:rFonts w:ascii="Times New Roman" w:hAnsi="Times New Roman" w:cs="Times New Roman"/>
                <w:i/>
                <w:iCs/>
                <w:color w:val="222222"/>
                <w:sz w:val="20"/>
                <w:szCs w:val="20"/>
                <w:shd w:val="clear" w:color="auto" w:fill="FFFFFF"/>
              </w:rPr>
              <w:commentReference w:id="30"/>
            </w:r>
            <w:commentRangeEnd w:id="31"/>
            <w:r w:rsidR="003E2F7D" w:rsidRPr="00360F65">
              <w:rPr>
                <w:rStyle w:val="CommentReference"/>
                <w:rFonts w:ascii="Times New Roman" w:hAnsi="Times New Roman" w:cs="Times New Roman"/>
                <w:i/>
                <w:iCs/>
                <w:color w:val="222222"/>
                <w:sz w:val="20"/>
                <w:szCs w:val="20"/>
                <w:shd w:val="clear" w:color="auto" w:fill="FFFFFF"/>
              </w:rPr>
              <w:commentReference w:id="31"/>
            </w:r>
          </w:p>
        </w:tc>
      </w:tr>
    </w:tbl>
    <w:p w14:paraId="05EF40CE" w14:textId="77777777" w:rsidR="0000619B" w:rsidRDefault="0000619B">
      <w:pPr>
        <w:rPr>
          <w:rFonts w:ascii="Times New Roman" w:hAnsi="Times New Roman" w:cs="Times New Roman"/>
          <w:color w:val="222222"/>
          <w:sz w:val="20"/>
          <w:szCs w:val="20"/>
          <w:shd w:val="clear" w:color="auto" w:fill="FFFFFF"/>
        </w:rPr>
      </w:pPr>
    </w:p>
    <w:p w14:paraId="7A92DCAD"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Could you provide the projection/CRS, software version for spatial ops (sf, exactextractr or similar if used), and the Shiny link already included; if possible, add a short data &amp; code availability statement??</w:t>
      </w:r>
    </w:p>
    <w:tbl>
      <w:tblPr>
        <w:tblStyle w:val="TableGrid"/>
        <w:tblW w:w="0" w:type="auto"/>
        <w:tblLook w:val="04A0" w:firstRow="1" w:lastRow="0" w:firstColumn="1" w:lastColumn="0" w:noHBand="0" w:noVBand="1"/>
      </w:tblPr>
      <w:tblGrid>
        <w:gridCol w:w="9350"/>
      </w:tblGrid>
      <w:tr w:rsidR="009C44FB" w14:paraId="3F17AA82" w14:textId="77777777" w:rsidTr="009C44FB">
        <w:tc>
          <w:tcPr>
            <w:tcW w:w="9350" w:type="dxa"/>
          </w:tcPr>
          <w:p w14:paraId="0A0953C1" w14:textId="77777777" w:rsidR="009C44FB" w:rsidRDefault="003415BD">
            <w:pPr>
              <w:rPr>
                <w:ins w:id="32" w:author="Schnake-Mahl,Alina" w:date="2026-06-23T08:51:00Z" w16du:dateUtc="2026-06-23T12:51:00Z"/>
                <w:rFonts w:ascii="Times New Roman" w:hAnsi="Times New Roman" w:cs="Times New Roman"/>
                <w:color w:val="000000" w:themeColor="text1"/>
                <w:sz w:val="20"/>
                <w:szCs w:val="20"/>
              </w:rPr>
            </w:pPr>
            <w:commentRangeStart w:id="33"/>
            <w:r>
              <w:rPr>
                <w:rFonts w:ascii="Times New Roman" w:hAnsi="Times New Roman" w:cs="Times New Roman"/>
                <w:b/>
                <w:bCs/>
                <w:color w:val="000000" w:themeColor="text1"/>
                <w:sz w:val="20"/>
                <w:szCs w:val="20"/>
              </w:rPr>
              <w:t xml:space="preserve">Response: </w:t>
            </w:r>
            <w:r w:rsidR="00254113" w:rsidRPr="003415BD">
              <w:rPr>
                <w:rFonts w:ascii="Times New Roman" w:hAnsi="Times New Roman" w:cs="Times New Roman"/>
                <w:color w:val="000000" w:themeColor="text1"/>
                <w:sz w:val="20"/>
                <w:szCs w:val="20"/>
              </w:rPr>
              <w:t>The data</w:t>
            </w:r>
            <w:r w:rsidR="00653C03" w:rsidRPr="003415BD">
              <w:rPr>
                <w:rFonts w:ascii="Times New Roman" w:hAnsi="Times New Roman" w:cs="Times New Roman"/>
                <w:color w:val="000000" w:themeColor="text1"/>
                <w:sz w:val="20"/>
                <w:szCs w:val="20"/>
              </w:rPr>
              <w:t xml:space="preserve"> </w:t>
            </w:r>
            <w:r w:rsidRPr="003415BD">
              <w:rPr>
                <w:rFonts w:ascii="Times New Roman" w:hAnsi="Times New Roman" w:cs="Times New Roman"/>
                <w:color w:val="000000" w:themeColor="text1"/>
                <w:sz w:val="20"/>
                <w:szCs w:val="20"/>
              </w:rPr>
              <w:t xml:space="preserve">and code </w:t>
            </w:r>
            <w:r w:rsidR="00653C03" w:rsidRPr="003415BD">
              <w:rPr>
                <w:rFonts w:ascii="Times New Roman" w:hAnsi="Times New Roman" w:cs="Times New Roman"/>
                <w:color w:val="000000" w:themeColor="text1"/>
                <w:sz w:val="20"/>
                <w:szCs w:val="20"/>
              </w:rPr>
              <w:t xml:space="preserve">are available through the dashboard, </w:t>
            </w:r>
            <w:r w:rsidRPr="003415BD">
              <w:rPr>
                <w:rFonts w:ascii="Times New Roman" w:hAnsi="Times New Roman" w:cs="Times New Roman"/>
                <w:color w:val="000000" w:themeColor="text1"/>
                <w:sz w:val="20"/>
                <w:szCs w:val="20"/>
              </w:rPr>
              <w:t xml:space="preserve">which is linked in the paper. </w:t>
            </w:r>
            <w:commentRangeEnd w:id="33"/>
            <w:r w:rsidR="00697144">
              <w:rPr>
                <w:rStyle w:val="CommentReference"/>
                <w:rFonts w:ascii="Times New Roman" w:hAnsi="Times New Roman" w:cs="Times New Roman"/>
                <w:color w:val="000000" w:themeColor="text1"/>
                <w:sz w:val="20"/>
                <w:szCs w:val="20"/>
              </w:rPr>
              <w:commentReference w:id="33"/>
            </w:r>
          </w:p>
          <w:p w14:paraId="5A919CB4" w14:textId="77777777" w:rsidR="00697144" w:rsidRDefault="00697144">
            <w:pPr>
              <w:rPr>
                <w:ins w:id="34" w:author="Schnake-Mahl,Alina" w:date="2026-06-23T08:51:00Z" w16du:dateUtc="2026-06-23T12:51:00Z"/>
                <w:rFonts w:ascii="Times New Roman" w:hAnsi="Times New Roman" w:cs="Times New Roman"/>
                <w:color w:val="000000" w:themeColor="text1"/>
                <w:sz w:val="20"/>
                <w:szCs w:val="20"/>
              </w:rPr>
            </w:pPr>
          </w:p>
          <w:p w14:paraId="6F08C919" w14:textId="7F21555A" w:rsidR="00697144" w:rsidRPr="003415BD" w:rsidRDefault="00697144">
            <w:pPr>
              <w:rPr>
                <w:rFonts w:ascii="Times New Roman" w:hAnsi="Times New Roman" w:cs="Times New Roman"/>
                <w:color w:val="222222"/>
                <w:sz w:val="20"/>
                <w:szCs w:val="20"/>
              </w:rPr>
            </w:pPr>
            <w:ins w:id="35" w:author="Schnake-Mahl,Alina" w:date="2026-06-23T08:51:00Z" w16du:dateUtc="2026-06-23T12:51:00Z">
              <w:r>
                <w:rPr>
                  <w:rFonts w:ascii="Times New Roman" w:hAnsi="Times New Roman" w:cs="Times New Roman"/>
                  <w:color w:val="222222"/>
                  <w:sz w:val="20"/>
                  <w:szCs w:val="20"/>
                </w:rPr>
                <w:t>Add tex</w:t>
              </w:r>
            </w:ins>
            <w:ins w:id="36" w:author="Schnake-Mahl,Alina" w:date="2026-06-23T08:52:00Z" w16du:dateUtc="2026-06-23T12:52:00Z">
              <w:r>
                <w:rPr>
                  <w:rFonts w:ascii="Times New Roman" w:hAnsi="Times New Roman" w:cs="Times New Roman"/>
                  <w:color w:val="222222"/>
                  <w:sz w:val="20"/>
                  <w:szCs w:val="20"/>
                </w:rPr>
                <w:t>t</w:t>
              </w:r>
            </w:ins>
            <w:ins w:id="37" w:author="Schnake-Mahl,Alina" w:date="2026-06-23T08:53:00Z" w16du:dateUtc="2026-06-23T12:53:00Z">
              <w:r w:rsidR="004877B4">
                <w:rPr>
                  <w:rFonts w:ascii="Times New Roman" w:hAnsi="Times New Roman" w:cs="Times New Roman"/>
                  <w:color w:val="222222"/>
                  <w:sz w:val="20"/>
                  <w:szCs w:val="20"/>
                </w:rPr>
                <w:t xml:space="preserve">, including the text with the dashboard link. </w:t>
              </w:r>
            </w:ins>
            <w:ins w:id="38" w:author="Schnake-Mahl,Alina" w:date="2026-06-23T08:52:00Z" w16du:dateUtc="2026-06-23T12:52:00Z">
              <w:r>
                <w:rPr>
                  <w:rFonts w:ascii="Times New Roman" w:hAnsi="Times New Roman" w:cs="Times New Roman"/>
                  <w:color w:val="222222"/>
                  <w:sz w:val="20"/>
                  <w:szCs w:val="20"/>
                </w:rPr>
                <w:t xml:space="preserve"> </w:t>
              </w:r>
            </w:ins>
          </w:p>
        </w:tc>
      </w:tr>
    </w:tbl>
    <w:p w14:paraId="0B3B8EFF"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Results. Largely delivers what the brief report promises: ranges by district plus within</w:t>
      </w:r>
      <w:r w:rsidRPr="0000619B">
        <w:rPr>
          <w:rFonts w:ascii="Times New Roman" w:hAnsi="Times New Roman" w:cs="Times New Roman"/>
          <w:color w:val="222222"/>
          <w:sz w:val="20"/>
          <w:szCs w:val="20"/>
          <w:shd w:val="clear" w:color="auto" w:fill="FFFFFF"/>
        </w:rPr>
        <w:noBreakHyphen/>
        <w:t xml:space="preserve">district variation for each metric. Good use of a clear headline contrast (e.g., uninsured 4.9% to 11.7%; canopy city mean 9.8% with extremes by district).  </w:t>
      </w:r>
    </w:p>
    <w:tbl>
      <w:tblPr>
        <w:tblStyle w:val="TableGrid"/>
        <w:tblW w:w="0" w:type="auto"/>
        <w:tblLook w:val="04A0" w:firstRow="1" w:lastRow="0" w:firstColumn="1" w:lastColumn="0" w:noHBand="0" w:noVBand="1"/>
      </w:tblPr>
      <w:tblGrid>
        <w:gridCol w:w="9350"/>
      </w:tblGrid>
      <w:tr w:rsidR="009C44FB" w14:paraId="1AD1E2FB" w14:textId="77777777" w:rsidTr="009C44FB">
        <w:tc>
          <w:tcPr>
            <w:tcW w:w="9350" w:type="dxa"/>
          </w:tcPr>
          <w:p w14:paraId="3136B531" w14:textId="1E5AD904" w:rsidR="009C44FB" w:rsidRDefault="004877B4">
            <w:pPr>
              <w:rPr>
                <w:rFonts w:ascii="Times New Roman" w:hAnsi="Times New Roman" w:cs="Times New Roman"/>
                <w:color w:val="222222"/>
                <w:sz w:val="20"/>
                <w:szCs w:val="20"/>
                <w:shd w:val="clear" w:color="auto" w:fill="FFFFFF"/>
              </w:rPr>
            </w:pPr>
            <w:ins w:id="39" w:author="Schnake-Mahl,Alina" w:date="2026-06-23T08:53:00Z" w16du:dateUtc="2026-06-23T12:53:00Z">
              <w:r>
                <w:rPr>
                  <w:rFonts w:ascii="Times New Roman" w:hAnsi="Times New Roman" w:cs="Times New Roman"/>
                  <w:b/>
                  <w:bCs/>
                  <w:color w:val="222222"/>
                  <w:sz w:val="20"/>
                  <w:szCs w:val="20"/>
                  <w:shd w:val="clear" w:color="auto" w:fill="FFFFFF"/>
                </w:rPr>
                <w:fldChar w:fldCharType="begin"/>
              </w:r>
              <w:r>
                <w:rPr>
                  <w:rFonts w:ascii="Times New Roman" w:hAnsi="Times New Roman" w:cs="Times New Roman"/>
                  <w:b/>
                  <w:bCs/>
                  <w:color w:val="222222"/>
                  <w:sz w:val="20"/>
                  <w:szCs w:val="20"/>
                  <w:shd w:val="clear" w:color="auto" w:fill="FFFFFF"/>
                </w:rPr>
                <w:instrText>HYPERLINK "https://drexel-uhc.github.io/philadelphia-council-districts-and-health/?metric=hs_grad_pct"</w:instrText>
              </w:r>
              <w:r>
                <w:rPr>
                  <w:rFonts w:ascii="Times New Roman" w:hAnsi="Times New Roman" w:cs="Times New Roman"/>
                  <w:b/>
                  <w:bCs/>
                  <w:color w:val="222222"/>
                  <w:sz w:val="20"/>
                  <w:szCs w:val="20"/>
                  <w:shd w:val="clear" w:color="auto" w:fill="FFFFFF"/>
                </w:rPr>
              </w:r>
              <w:r>
                <w:rPr>
                  <w:rFonts w:ascii="Times New Roman" w:hAnsi="Times New Roman" w:cs="Times New Roman"/>
                  <w:b/>
                  <w:bCs/>
                  <w:color w:val="222222"/>
                  <w:sz w:val="20"/>
                  <w:szCs w:val="20"/>
                  <w:shd w:val="clear" w:color="auto" w:fill="FFFFFF"/>
                </w:rPr>
                <w:fldChar w:fldCharType="separate"/>
              </w:r>
              <w:r w:rsidRPr="004877B4">
                <w:rPr>
                  <w:rStyle w:val="Hyperlink"/>
                  <w:b/>
                  <w:bCs/>
                  <w:rPrChange w:id="40" w:author="Schnake-Mahl,Alina" w:date="2026-06-23T08:53:00Z" w16du:dateUtc="2026-06-23T12:53:00Z">
                    <w:rPr>
                      <w:rFonts w:ascii="Times New Roman" w:hAnsi="Times New Roman" w:cs="Times New Roman"/>
                      <w:color w:val="222222"/>
                      <w:sz w:val="20"/>
                      <w:szCs w:val="20"/>
                      <w:shd w:val="clear" w:color="auto" w:fill="FFFFFF"/>
                    </w:rPr>
                  </w:rPrChange>
                </w:rPr>
                <w:t>Response:</w:t>
              </w:r>
              <w:r>
                <w:rPr>
                  <w:rFonts w:ascii="Times New Roman" w:hAnsi="Times New Roman" w:cs="Times New Roman"/>
                  <w:b/>
                  <w:bCs/>
                  <w:color w:val="222222"/>
                  <w:sz w:val="20"/>
                  <w:szCs w:val="20"/>
                  <w:shd w:val="clear" w:color="auto" w:fill="FFFFFF"/>
                </w:rPr>
                <w:fldChar w:fldCharType="end"/>
              </w:r>
              <w:r>
                <w:rPr>
                  <w:rFonts w:ascii="Times New Roman" w:hAnsi="Times New Roman" w:cs="Times New Roman"/>
                  <w:color w:val="222222"/>
                  <w:sz w:val="20"/>
                  <w:szCs w:val="20"/>
                  <w:shd w:val="clear" w:color="auto" w:fill="FFFFFF"/>
                </w:rPr>
                <w:t xml:space="preserve"> </w:t>
              </w:r>
            </w:ins>
            <w:r w:rsidR="00D44089">
              <w:rPr>
                <w:rFonts w:ascii="Times New Roman" w:hAnsi="Times New Roman" w:cs="Times New Roman"/>
                <w:color w:val="222222"/>
                <w:sz w:val="20"/>
                <w:szCs w:val="20"/>
                <w:shd w:val="clear" w:color="auto" w:fill="FFFFFF"/>
              </w:rPr>
              <w:t>Thank you!</w:t>
            </w:r>
          </w:p>
        </w:tc>
      </w:tr>
    </w:tbl>
    <w:p w14:paraId="467D2EDD" w14:textId="77777777" w:rsidR="0000619B" w:rsidRDefault="0000619B">
      <w:pPr>
        <w:rPr>
          <w:rFonts w:ascii="Times New Roman" w:hAnsi="Times New Roman" w:cs="Times New Roman"/>
          <w:color w:val="222222"/>
          <w:sz w:val="20"/>
          <w:szCs w:val="20"/>
          <w:shd w:val="clear" w:color="auto" w:fill="FFFFFF"/>
        </w:rPr>
      </w:pPr>
    </w:p>
    <w:p w14:paraId="61FF1CDD"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 xml:space="preserve">Several areas require improvements. Contextual baselines - you need to add one citywide reference for each metric (you do for canopy; do the same explicitly for uninsured beyond the 7.2% average mentioned earlier) so readers can gauge magnitude. </w:t>
      </w:r>
    </w:p>
    <w:tbl>
      <w:tblPr>
        <w:tblStyle w:val="TableGrid"/>
        <w:tblW w:w="0" w:type="auto"/>
        <w:tblLook w:val="04A0" w:firstRow="1" w:lastRow="0" w:firstColumn="1" w:lastColumn="0" w:noHBand="0" w:noVBand="1"/>
      </w:tblPr>
      <w:tblGrid>
        <w:gridCol w:w="9350"/>
      </w:tblGrid>
      <w:tr w:rsidR="009C44FB" w14:paraId="2C4072AB" w14:textId="77777777" w:rsidTr="009C44FB">
        <w:tc>
          <w:tcPr>
            <w:tcW w:w="9350" w:type="dxa"/>
          </w:tcPr>
          <w:p w14:paraId="35E06CA8" w14:textId="77777777" w:rsidR="009C44FB" w:rsidRDefault="00CC31F3">
            <w:pPr>
              <w:rPr>
                <w:ins w:id="41" w:author="Schnake-Mahl,Alina" w:date="2026-06-23T08:53:00Z" w16du:dateUtc="2026-06-23T12:53:00Z"/>
                <w:rFonts w:ascii="Times New Roman" w:hAnsi="Times New Roman" w:cs="Times New Roman"/>
                <w:color w:val="222222"/>
                <w:sz w:val="20"/>
                <w:szCs w:val="20"/>
                <w:shd w:val="clear" w:color="auto" w:fill="FFFFFF"/>
              </w:rPr>
            </w:pPr>
            <w:r>
              <w:rPr>
                <w:rFonts w:ascii="Times New Roman" w:hAnsi="Times New Roman" w:cs="Times New Roman"/>
                <w:b/>
                <w:bCs/>
                <w:color w:val="222222"/>
                <w:sz w:val="20"/>
                <w:szCs w:val="20"/>
                <w:shd w:val="clear" w:color="auto" w:fill="FFFFFF"/>
              </w:rPr>
              <w:t xml:space="preserve">Response: </w:t>
            </w:r>
            <w:ins w:id="42" w:author="Schnake-Mahl,Alina" w:date="2026-06-23T08:53:00Z" w16du:dateUtc="2026-06-23T12:53:00Z">
              <w:r w:rsidR="004877B4">
                <w:rPr>
                  <w:rFonts w:ascii="Times New Roman" w:hAnsi="Times New Roman" w:cs="Times New Roman"/>
                  <w:color w:val="222222"/>
                  <w:sz w:val="20"/>
                  <w:szCs w:val="20"/>
                  <w:shd w:val="clear" w:color="auto" w:fill="FFFFFF"/>
                </w:rPr>
                <w:t>W</w:t>
              </w:r>
            </w:ins>
            <w:del w:id="43" w:author="Schnake-Mahl,Alina" w:date="2026-06-23T08:53:00Z" w16du:dateUtc="2026-06-23T12:53:00Z">
              <w:r w:rsidDel="004877B4">
                <w:rPr>
                  <w:rFonts w:ascii="Times New Roman" w:hAnsi="Times New Roman" w:cs="Times New Roman"/>
                  <w:color w:val="222222"/>
                  <w:sz w:val="20"/>
                  <w:szCs w:val="20"/>
                  <w:shd w:val="clear" w:color="auto" w:fill="FFFFFF"/>
                </w:rPr>
                <w:delText>w</w:delText>
              </w:r>
            </w:del>
            <w:r>
              <w:rPr>
                <w:rFonts w:ascii="Times New Roman" w:hAnsi="Times New Roman" w:cs="Times New Roman"/>
                <w:color w:val="222222"/>
                <w:sz w:val="20"/>
                <w:szCs w:val="20"/>
                <w:shd w:val="clear" w:color="auto" w:fill="FFFFFF"/>
              </w:rPr>
              <w:t xml:space="preserve">e have added in the citywide average for the </w:t>
            </w:r>
            <w:commentRangeStart w:id="44"/>
            <w:r>
              <w:rPr>
                <w:rFonts w:ascii="Times New Roman" w:hAnsi="Times New Roman" w:cs="Times New Roman"/>
                <w:color w:val="222222"/>
                <w:sz w:val="20"/>
                <w:szCs w:val="20"/>
                <w:shd w:val="clear" w:color="auto" w:fill="FFFFFF"/>
              </w:rPr>
              <w:t xml:space="preserve">uninsurance metric. </w:t>
            </w:r>
            <w:commentRangeEnd w:id="44"/>
            <w:r w:rsidR="003A2B33">
              <w:rPr>
                <w:rStyle w:val="CommentReference"/>
                <w:rFonts w:ascii="Times New Roman" w:hAnsi="Times New Roman" w:cs="Times New Roman"/>
                <w:color w:val="222222"/>
                <w:sz w:val="20"/>
                <w:szCs w:val="20"/>
                <w:shd w:val="clear" w:color="auto" w:fill="FFFFFF"/>
              </w:rPr>
              <w:commentReference w:id="44"/>
            </w:r>
          </w:p>
          <w:p w14:paraId="76837585" w14:textId="16C91F3A" w:rsidR="004877B4" w:rsidRPr="00CC31F3" w:rsidRDefault="004877B4">
            <w:pPr>
              <w:rPr>
                <w:rFonts w:ascii="Times New Roman" w:hAnsi="Times New Roman" w:cs="Times New Roman"/>
                <w:color w:val="222222"/>
                <w:sz w:val="20"/>
                <w:szCs w:val="20"/>
                <w:shd w:val="clear" w:color="auto" w:fill="FFFFFF"/>
              </w:rPr>
            </w:pPr>
          </w:p>
        </w:tc>
      </w:tr>
    </w:tbl>
    <w:p w14:paraId="7FF17338" w14:textId="77777777" w:rsidR="0000619B" w:rsidRDefault="0000619B">
      <w:pPr>
        <w:rPr>
          <w:rFonts w:ascii="Times New Roman" w:hAnsi="Times New Roman" w:cs="Times New Roman"/>
          <w:color w:val="222222"/>
          <w:sz w:val="20"/>
          <w:szCs w:val="20"/>
          <w:shd w:val="clear" w:color="auto" w:fill="FFFFFF"/>
        </w:rPr>
      </w:pPr>
    </w:p>
    <w:p w14:paraId="2192A37C" w14:textId="77777777" w:rsidR="0000619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Within</w:t>
      </w:r>
      <w:r w:rsidRPr="0000619B">
        <w:rPr>
          <w:rFonts w:ascii="Times New Roman" w:hAnsi="Times New Roman" w:cs="Times New Roman"/>
          <w:color w:val="222222"/>
          <w:sz w:val="20"/>
          <w:szCs w:val="20"/>
          <w:shd w:val="clear" w:color="auto" w:fill="FFFFFF"/>
        </w:rPr>
        <w:noBreakHyphen/>
        <w:t xml:space="preserve"> vs between</w:t>
      </w:r>
      <w:r w:rsidRPr="0000619B">
        <w:rPr>
          <w:rFonts w:ascii="Times New Roman" w:hAnsi="Times New Roman" w:cs="Times New Roman"/>
          <w:color w:val="222222"/>
          <w:sz w:val="20"/>
          <w:szCs w:val="20"/>
          <w:shd w:val="clear" w:color="auto" w:fill="FFFFFF"/>
        </w:rPr>
        <w:noBreakHyphen/>
        <w:t>district dispersion: after reporting SDs, add one interpretive sentence (e.g., "Within</w:t>
      </w:r>
      <w:r w:rsidRPr="0000619B">
        <w:rPr>
          <w:rFonts w:ascii="Times New Roman" w:hAnsi="Times New Roman" w:cs="Times New Roman"/>
          <w:color w:val="222222"/>
          <w:sz w:val="20"/>
          <w:szCs w:val="20"/>
          <w:shd w:val="clear" w:color="auto" w:fill="FFFFFF"/>
        </w:rPr>
        <w:noBreakHyphen/>
        <w:t>district variability in insurance was greater than between</w:t>
      </w:r>
      <w:r w:rsidRPr="0000619B">
        <w:rPr>
          <w:rFonts w:ascii="Times New Roman" w:hAnsi="Times New Roman" w:cs="Times New Roman"/>
          <w:color w:val="222222"/>
          <w:sz w:val="20"/>
          <w:szCs w:val="20"/>
          <w:shd w:val="clear" w:color="auto" w:fill="FFFFFF"/>
        </w:rPr>
        <w:noBreakHyphen/>
        <w:t>district variability in X of Y districts"), so the heterogeneity point is numerically clear. Park influence: you mention in discussion that large parks drive canopy; consider flagging here that the highest</w:t>
      </w:r>
      <w:r w:rsidRPr="0000619B">
        <w:rPr>
          <w:rFonts w:ascii="Times New Roman" w:hAnsi="Times New Roman" w:cs="Times New Roman"/>
          <w:color w:val="222222"/>
          <w:sz w:val="20"/>
          <w:szCs w:val="20"/>
          <w:shd w:val="clear" w:color="auto" w:fill="FFFFFF"/>
        </w:rPr>
        <w:noBreakHyphen/>
        <w:t>canopy districts include major park area, to connect results and interpretation seamlessly. Ensure the single figure (four</w:t>
      </w:r>
      <w:r>
        <w:rPr>
          <w:rFonts w:ascii="Times New Roman" w:hAnsi="Times New Roman" w:cs="Times New Roman"/>
          <w:color w:val="222222"/>
          <w:sz w:val="20"/>
          <w:szCs w:val="20"/>
        </w:rPr>
        <w:t xml:space="preserve"> </w:t>
      </w:r>
      <w:r w:rsidRPr="0000619B">
        <w:rPr>
          <w:rFonts w:ascii="Times New Roman" w:hAnsi="Times New Roman" w:cs="Times New Roman"/>
          <w:color w:val="222222"/>
          <w:sz w:val="20"/>
          <w:szCs w:val="20"/>
          <w:shd w:val="clear" w:color="auto" w:fill="FFFFFF"/>
        </w:rPr>
        <w:t>panes) is readable at journal scale (legends, consistent color scales for tract vs district, clear labels). If not, prioritize legibility over density.</w:t>
      </w:r>
    </w:p>
    <w:tbl>
      <w:tblPr>
        <w:tblStyle w:val="TableGrid"/>
        <w:tblW w:w="0" w:type="auto"/>
        <w:tblLook w:val="04A0" w:firstRow="1" w:lastRow="0" w:firstColumn="1" w:lastColumn="0" w:noHBand="0" w:noVBand="1"/>
      </w:tblPr>
      <w:tblGrid>
        <w:gridCol w:w="9350"/>
      </w:tblGrid>
      <w:tr w:rsidR="009C44FB" w14:paraId="66D24EBD" w14:textId="77777777" w:rsidTr="009C44FB">
        <w:tc>
          <w:tcPr>
            <w:tcW w:w="9350" w:type="dxa"/>
          </w:tcPr>
          <w:p w14:paraId="3059E434" w14:textId="18247FC4" w:rsidR="009C44FB" w:rsidRDefault="00E44A93">
            <w:pPr>
              <w:rPr>
                <w:rFonts w:ascii="Times New Roman" w:hAnsi="Times New Roman" w:cs="Times New Roman"/>
                <w:color w:val="222222"/>
                <w:sz w:val="20"/>
                <w:szCs w:val="20"/>
              </w:rPr>
            </w:pPr>
            <w:r>
              <w:rPr>
                <w:rFonts w:ascii="Times New Roman" w:hAnsi="Times New Roman" w:cs="Times New Roman"/>
                <w:b/>
                <w:bCs/>
                <w:color w:val="222222"/>
                <w:sz w:val="20"/>
                <w:szCs w:val="20"/>
              </w:rPr>
              <w:t xml:space="preserve">Response: </w:t>
            </w:r>
            <w:r w:rsidR="00FE220E">
              <w:rPr>
                <w:rFonts w:ascii="Times New Roman" w:hAnsi="Times New Roman" w:cs="Times New Roman"/>
                <w:color w:val="222222"/>
                <w:sz w:val="20"/>
                <w:szCs w:val="20"/>
              </w:rPr>
              <w:t>W</w:t>
            </w:r>
            <w:r>
              <w:rPr>
                <w:rFonts w:ascii="Times New Roman" w:hAnsi="Times New Roman" w:cs="Times New Roman"/>
                <w:color w:val="222222"/>
                <w:sz w:val="20"/>
                <w:szCs w:val="20"/>
              </w:rPr>
              <w:t>e</w:t>
            </w:r>
            <w:r w:rsidR="00FE220E">
              <w:rPr>
                <w:rFonts w:ascii="Times New Roman" w:hAnsi="Times New Roman" w:cs="Times New Roman"/>
                <w:color w:val="222222"/>
                <w:sz w:val="20"/>
                <w:szCs w:val="20"/>
              </w:rPr>
              <w:t xml:space="preserve"> have added a sentence comparing the within and between </w:t>
            </w:r>
            <w:commentRangeStart w:id="45"/>
            <w:r w:rsidR="00FE220E">
              <w:rPr>
                <w:rFonts w:ascii="Times New Roman" w:hAnsi="Times New Roman" w:cs="Times New Roman"/>
                <w:color w:val="222222"/>
                <w:sz w:val="20"/>
                <w:szCs w:val="20"/>
              </w:rPr>
              <w:t xml:space="preserve">district variations. </w:t>
            </w:r>
            <w:commentRangeEnd w:id="45"/>
            <w:r w:rsidR="008B2B1A">
              <w:rPr>
                <w:rStyle w:val="CommentReference"/>
                <w:rFonts w:ascii="Times New Roman" w:hAnsi="Times New Roman" w:cs="Times New Roman"/>
                <w:color w:val="222222"/>
                <w:sz w:val="20"/>
                <w:szCs w:val="20"/>
              </w:rPr>
              <w:commentReference w:id="45"/>
            </w:r>
          </w:p>
          <w:p w14:paraId="7164358D" w14:textId="77777777" w:rsidR="00E44A93" w:rsidRDefault="00E44A93">
            <w:pPr>
              <w:rPr>
                <w:rFonts w:ascii="Times New Roman" w:hAnsi="Times New Roman" w:cs="Times New Roman"/>
                <w:color w:val="222222"/>
                <w:sz w:val="20"/>
                <w:szCs w:val="20"/>
              </w:rPr>
            </w:pPr>
          </w:p>
          <w:p w14:paraId="2C675FBB" w14:textId="0C59DF31" w:rsidR="00E44A93" w:rsidRPr="00E44A93" w:rsidRDefault="00E44A93" w:rsidP="00E44A93">
            <w:pPr>
              <w:rPr>
                <w:rFonts w:ascii="Times New Roman" w:hAnsi="Times New Roman" w:cs="Times New Roman"/>
                <w:i/>
                <w:iCs/>
                <w:sz w:val="20"/>
                <w:szCs w:val="20"/>
              </w:rPr>
            </w:pPr>
            <w:r w:rsidRPr="00E44A93">
              <w:rPr>
                <w:rFonts w:ascii="Times New Roman" w:hAnsi="Times New Roman" w:cs="Times New Roman"/>
                <w:i/>
                <w:iCs/>
                <w:sz w:val="20"/>
                <w:szCs w:val="20"/>
                <w:highlight w:val="yellow"/>
              </w:rPr>
              <w:t>However, within districts variation was greater than between district variation for all districts</w:t>
            </w:r>
            <w:r w:rsidRPr="00E44A93">
              <w:rPr>
                <w:rFonts w:ascii="Times New Roman" w:hAnsi="Times New Roman" w:cs="Times New Roman"/>
                <w:i/>
                <w:iCs/>
                <w:sz w:val="20"/>
                <w:szCs w:val="20"/>
              </w:rPr>
              <w:t>. The district with the highest internal variation was district 6, which had a standard deviation of 5.5 and the district with the lowest was district 4, which had a standard deviation of 2.8</w:t>
            </w:r>
            <w:r>
              <w:rPr>
                <w:rFonts w:ascii="Times New Roman" w:hAnsi="Times New Roman" w:cs="Times New Roman"/>
                <w:i/>
                <w:iCs/>
                <w:sz w:val="20"/>
                <w:szCs w:val="20"/>
              </w:rPr>
              <w:t>.</w:t>
            </w:r>
          </w:p>
          <w:p w14:paraId="3B70EF2C" w14:textId="77777777" w:rsidR="00E44A93" w:rsidRPr="00E44A93" w:rsidRDefault="00E44A93" w:rsidP="00E44A93">
            <w:pPr>
              <w:rPr>
                <w:rFonts w:ascii="Times New Roman" w:hAnsi="Times New Roman" w:cs="Times New Roman"/>
                <w:i/>
                <w:iCs/>
                <w:sz w:val="20"/>
                <w:szCs w:val="20"/>
              </w:rPr>
            </w:pPr>
          </w:p>
          <w:p w14:paraId="14D04601" w14:textId="50D3A49C" w:rsidR="00E44A93" w:rsidRPr="00E44A93" w:rsidRDefault="00E44A93" w:rsidP="00E44A93">
            <w:pPr>
              <w:rPr>
                <w:rFonts w:ascii="Times New Roman" w:hAnsi="Times New Roman" w:cs="Times New Roman"/>
                <w:i/>
                <w:iCs/>
                <w:sz w:val="20"/>
                <w:szCs w:val="20"/>
              </w:rPr>
            </w:pPr>
            <w:r w:rsidRPr="00E44A93">
              <w:rPr>
                <w:rFonts w:ascii="Times New Roman" w:hAnsi="Times New Roman" w:cs="Times New Roman"/>
                <w:i/>
                <w:iCs/>
                <w:sz w:val="20"/>
                <w:szCs w:val="20"/>
              </w:rPr>
              <w:t xml:space="preserve"> </w:t>
            </w:r>
            <w:r w:rsidRPr="00E44A93">
              <w:rPr>
                <w:rFonts w:ascii="Times New Roman" w:hAnsi="Times New Roman" w:cs="Times New Roman"/>
                <w:i/>
                <w:iCs/>
                <w:sz w:val="20"/>
                <w:szCs w:val="20"/>
                <w:highlight w:val="yellow"/>
              </w:rPr>
              <w:t>The within districts variation was greater than between district variation for all but two districts</w:t>
            </w:r>
            <w:r w:rsidRPr="00E44A93">
              <w:rPr>
                <w:rFonts w:ascii="Times New Roman" w:hAnsi="Times New Roman" w:cs="Times New Roman"/>
                <w:i/>
                <w:iCs/>
                <w:sz w:val="20"/>
                <w:szCs w:val="20"/>
              </w:rPr>
              <w:t xml:space="preserve"> (#1 and #5). The maps in Panels C and D of Figure 1 contain a visual representation. </w:t>
            </w:r>
          </w:p>
          <w:p w14:paraId="1A666F8E" w14:textId="6553F79D" w:rsidR="00E44A93" w:rsidRDefault="00E44A93">
            <w:pPr>
              <w:rPr>
                <w:rFonts w:ascii="Times New Roman" w:hAnsi="Times New Roman" w:cs="Times New Roman"/>
                <w:color w:val="222222"/>
                <w:sz w:val="20"/>
                <w:szCs w:val="20"/>
              </w:rPr>
            </w:pPr>
          </w:p>
        </w:tc>
      </w:tr>
    </w:tbl>
    <w:p w14:paraId="14D9F4C0" w14:textId="77777777" w:rsidR="00201FAD"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lastRenderedPageBreak/>
        <w:br/>
      </w:r>
      <w:r w:rsidRPr="0000619B">
        <w:rPr>
          <w:rFonts w:ascii="Times New Roman" w:hAnsi="Times New Roman" w:cs="Times New Roman"/>
          <w:color w:val="222222"/>
          <w:sz w:val="20"/>
          <w:szCs w:val="20"/>
          <w:shd w:val="clear" w:color="auto" w:fill="FFFFFF"/>
        </w:rPr>
        <w:t>Discussion. Nice policy</w:t>
      </w:r>
      <w:r w:rsidRPr="0000619B">
        <w:rPr>
          <w:rFonts w:ascii="Times New Roman" w:hAnsi="Times New Roman" w:cs="Times New Roman"/>
          <w:color w:val="222222"/>
          <w:sz w:val="20"/>
          <w:szCs w:val="20"/>
          <w:shd w:val="clear" w:color="auto" w:fill="FFFFFF"/>
        </w:rPr>
        <w:noBreakHyphen/>
        <w:t>facing interpretation that connects metrics to actionable levers (tree planting, cooling centers, enrollment/outreach). Highlights within</w:t>
      </w:r>
      <w:r w:rsidRPr="0000619B">
        <w:rPr>
          <w:rFonts w:ascii="Times New Roman" w:hAnsi="Times New Roman" w:cs="Times New Roman"/>
          <w:color w:val="222222"/>
          <w:sz w:val="20"/>
          <w:szCs w:val="20"/>
          <w:shd w:val="clear" w:color="auto" w:fill="FFFFFF"/>
        </w:rPr>
        <w:noBreakHyphen/>
        <w:t>district heterogeneity and the risk of relying on district averages alone—this is the key insight to justify political</w:t>
      </w:r>
      <w:r w:rsidRPr="0000619B">
        <w:rPr>
          <w:rFonts w:ascii="Times New Roman" w:hAnsi="Times New Roman" w:cs="Times New Roman"/>
          <w:color w:val="222222"/>
          <w:sz w:val="20"/>
          <w:szCs w:val="20"/>
          <w:shd w:val="clear" w:color="auto" w:fill="FFFFFF"/>
        </w:rPr>
        <w:noBreakHyphen/>
        <w:t>district reporting with tract drill</w:t>
      </w:r>
      <w:r w:rsidRPr="0000619B">
        <w:rPr>
          <w:rFonts w:ascii="Times New Roman" w:hAnsi="Times New Roman" w:cs="Times New Roman"/>
          <w:color w:val="222222"/>
          <w:sz w:val="20"/>
          <w:szCs w:val="20"/>
          <w:shd w:val="clear" w:color="auto" w:fill="FFFFFF"/>
        </w:rPr>
        <w:noBreakHyphen/>
        <w:t>downs. Notes the potential role of gerrymandering in shaping heterogeneity—relevant and thought</w:t>
      </w:r>
      <w:r w:rsidRPr="0000619B">
        <w:rPr>
          <w:rFonts w:ascii="Times New Roman" w:hAnsi="Times New Roman" w:cs="Times New Roman"/>
          <w:color w:val="222222"/>
          <w:sz w:val="20"/>
          <w:szCs w:val="20"/>
          <w:shd w:val="clear" w:color="auto" w:fill="FFFFFF"/>
        </w:rPr>
        <w:noBreakHyphen/>
        <w:t xml:space="preserve">provoking. </w:t>
      </w:r>
    </w:p>
    <w:p w14:paraId="1AAF95B3" w14:textId="77777777" w:rsidR="00201FAD"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 xml:space="preserve">Concerns: causal language: keep strictly associational and descriptive. Avoid phrasing that implies causal effects or responsibility beyond descriptive scope. </w:t>
      </w:r>
    </w:p>
    <w:tbl>
      <w:tblPr>
        <w:tblStyle w:val="TableGrid"/>
        <w:tblW w:w="0" w:type="auto"/>
        <w:tblLook w:val="04A0" w:firstRow="1" w:lastRow="0" w:firstColumn="1" w:lastColumn="0" w:noHBand="0" w:noVBand="1"/>
      </w:tblPr>
      <w:tblGrid>
        <w:gridCol w:w="9350"/>
      </w:tblGrid>
      <w:tr w:rsidR="009C44FB" w14:paraId="61B50C1E" w14:textId="77777777" w:rsidTr="009C44FB">
        <w:tc>
          <w:tcPr>
            <w:tcW w:w="9350" w:type="dxa"/>
          </w:tcPr>
          <w:p w14:paraId="739CCEC3" w14:textId="6974A5D6" w:rsidR="009C44FB" w:rsidRPr="007F2887" w:rsidRDefault="00894292">
            <w:pPr>
              <w:rPr>
                <w:rFonts w:ascii="Times New Roman" w:hAnsi="Times New Roman" w:cs="Times New Roman"/>
                <w:color w:val="222222"/>
                <w:sz w:val="20"/>
                <w:szCs w:val="20"/>
                <w:shd w:val="clear" w:color="auto" w:fill="FFFFFF"/>
              </w:rPr>
            </w:pPr>
            <w:commentRangeStart w:id="46"/>
            <w:r>
              <w:rPr>
                <w:rFonts w:ascii="Times New Roman" w:hAnsi="Times New Roman" w:cs="Times New Roman"/>
                <w:b/>
                <w:bCs/>
                <w:color w:val="222222"/>
                <w:sz w:val="20"/>
                <w:szCs w:val="20"/>
                <w:shd w:val="clear" w:color="auto" w:fill="FFFFFF"/>
              </w:rPr>
              <w:t>Response</w:t>
            </w:r>
            <w:r w:rsidR="007F2887">
              <w:rPr>
                <w:rFonts w:ascii="Times New Roman" w:hAnsi="Times New Roman" w:cs="Times New Roman"/>
                <w:b/>
                <w:bCs/>
                <w:color w:val="222222"/>
                <w:sz w:val="20"/>
                <w:szCs w:val="20"/>
                <w:shd w:val="clear" w:color="auto" w:fill="FFFFFF"/>
              </w:rPr>
              <w:t xml:space="preserve">: </w:t>
            </w:r>
            <w:r w:rsidR="007F2887">
              <w:rPr>
                <w:rFonts w:ascii="Times New Roman" w:hAnsi="Times New Roman" w:cs="Times New Roman"/>
                <w:color w:val="222222"/>
                <w:sz w:val="20"/>
                <w:szCs w:val="20"/>
                <w:shd w:val="clear" w:color="auto" w:fill="FFFFFF"/>
              </w:rPr>
              <w:t xml:space="preserve">Thank you, we have </w:t>
            </w:r>
            <w:r>
              <w:rPr>
                <w:rFonts w:ascii="Times New Roman" w:hAnsi="Times New Roman" w:cs="Times New Roman"/>
                <w:color w:val="222222"/>
                <w:sz w:val="20"/>
                <w:szCs w:val="20"/>
                <w:shd w:val="clear" w:color="auto" w:fill="FFFFFF"/>
              </w:rPr>
              <w:t xml:space="preserve">tried to avoid any causal language, because as you say, this is a descriptive paper. </w:t>
            </w:r>
          </w:p>
        </w:tc>
      </w:tr>
    </w:tbl>
    <w:commentRangeEnd w:id="46"/>
    <w:p w14:paraId="190B7135" w14:textId="77777777" w:rsidR="00201FAD" w:rsidRDefault="008B2B1A">
      <w:pPr>
        <w:rPr>
          <w:rFonts w:ascii="Times New Roman" w:hAnsi="Times New Roman" w:cs="Times New Roman"/>
          <w:color w:val="222222"/>
          <w:sz w:val="20"/>
          <w:szCs w:val="20"/>
          <w:shd w:val="clear" w:color="auto" w:fill="FFFFFF"/>
        </w:rPr>
      </w:pPr>
      <w:r>
        <w:rPr>
          <w:rStyle w:val="CommentReference"/>
          <w:rFonts w:ascii="Times New Roman" w:hAnsi="Times New Roman" w:cs="Times New Roman"/>
          <w:color w:val="222222"/>
          <w:sz w:val="20"/>
          <w:szCs w:val="20"/>
          <w:shd w:val="clear" w:color="auto" w:fill="FFFFFF"/>
        </w:rPr>
        <w:commentReference w:id="46"/>
      </w:r>
    </w:p>
    <w:p w14:paraId="6E2C9BCF" w14:textId="77777777" w:rsidR="00201FAD"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Scope &amp; limits please add two explicit limitations: MAUP and aggregation error, district values inherit artifacts of boundary changes and tract</w:t>
      </w:r>
      <w:r w:rsidRPr="0000619B">
        <w:rPr>
          <w:rFonts w:ascii="Times New Roman" w:hAnsi="Times New Roman" w:cs="Times New Roman"/>
          <w:color w:val="222222"/>
          <w:sz w:val="20"/>
          <w:szCs w:val="20"/>
          <w:shd w:val="clear" w:color="auto" w:fill="FFFFFF"/>
        </w:rPr>
        <w:noBreakHyphen/>
        <w:t>to</w:t>
      </w:r>
      <w:r w:rsidRPr="0000619B">
        <w:rPr>
          <w:rFonts w:ascii="Times New Roman" w:hAnsi="Times New Roman" w:cs="Times New Roman"/>
          <w:color w:val="222222"/>
          <w:sz w:val="20"/>
          <w:szCs w:val="20"/>
          <w:shd w:val="clear" w:color="auto" w:fill="FFFFFF"/>
        </w:rPr>
        <w:noBreakHyphen/>
        <w:t xml:space="preserve">district apportionment. Uncertainty—ACS sampling error not propagated; canopy year mismatch and inability to include more indicators due to brief format; dashboard provides extended set. </w:t>
      </w:r>
    </w:p>
    <w:tbl>
      <w:tblPr>
        <w:tblStyle w:val="TableGrid"/>
        <w:tblW w:w="0" w:type="auto"/>
        <w:tblLook w:val="04A0" w:firstRow="1" w:lastRow="0" w:firstColumn="1" w:lastColumn="0" w:noHBand="0" w:noVBand="1"/>
      </w:tblPr>
      <w:tblGrid>
        <w:gridCol w:w="9350"/>
      </w:tblGrid>
      <w:tr w:rsidR="00894292" w14:paraId="0C590DC7" w14:textId="77777777" w:rsidTr="00894292">
        <w:tc>
          <w:tcPr>
            <w:tcW w:w="9350" w:type="dxa"/>
          </w:tcPr>
          <w:p w14:paraId="23659D87" w14:textId="36BF120E" w:rsidR="00894292" w:rsidRDefault="00511510">
            <w:pPr>
              <w:rPr>
                <w:rFonts w:ascii="Times New Roman" w:hAnsi="Times New Roman" w:cs="Times New Roman"/>
                <w:color w:val="222222"/>
                <w:sz w:val="20"/>
                <w:szCs w:val="20"/>
                <w:shd w:val="clear" w:color="auto" w:fill="FFFFFF"/>
              </w:rPr>
            </w:pPr>
            <w:commentRangeStart w:id="47"/>
            <w:commentRangeStart w:id="48"/>
            <w:r>
              <w:rPr>
                <w:rFonts w:ascii="Times New Roman" w:hAnsi="Times New Roman" w:cs="Times New Roman"/>
                <w:b/>
                <w:bCs/>
                <w:color w:val="222222"/>
                <w:sz w:val="20"/>
                <w:szCs w:val="20"/>
                <w:shd w:val="clear" w:color="auto" w:fill="FFFFFF"/>
              </w:rPr>
              <w:t xml:space="preserve">Response: </w:t>
            </w:r>
            <w:r>
              <w:rPr>
                <w:rFonts w:ascii="Times New Roman" w:hAnsi="Times New Roman" w:cs="Times New Roman"/>
                <w:color w:val="222222"/>
                <w:sz w:val="20"/>
                <w:szCs w:val="20"/>
                <w:shd w:val="clear" w:color="auto" w:fill="FFFFFF"/>
              </w:rPr>
              <w:t xml:space="preserve">We have added in the MOE for the ACS insurance metric and have added a sentence about the year mismatch in the methods section. </w:t>
            </w:r>
            <w:commentRangeEnd w:id="47"/>
            <w:r>
              <w:rPr>
                <w:rStyle w:val="CommentReference"/>
                <w:rFonts w:ascii="Times New Roman" w:hAnsi="Times New Roman" w:cs="Times New Roman"/>
                <w:color w:val="222222"/>
                <w:sz w:val="20"/>
                <w:szCs w:val="20"/>
                <w:shd w:val="clear" w:color="auto" w:fill="FFFFFF"/>
              </w:rPr>
              <w:commentReference w:id="47"/>
            </w:r>
            <w:commentRangeEnd w:id="48"/>
            <w:r w:rsidR="00E97EF8">
              <w:rPr>
                <w:rStyle w:val="CommentReference"/>
                <w:rFonts w:ascii="Times New Roman" w:hAnsi="Times New Roman" w:cs="Times New Roman"/>
                <w:color w:val="222222"/>
                <w:sz w:val="20"/>
                <w:szCs w:val="20"/>
                <w:shd w:val="clear" w:color="auto" w:fill="FFFFFF"/>
              </w:rPr>
              <w:commentReference w:id="48"/>
            </w:r>
          </w:p>
        </w:tc>
      </w:tr>
    </w:tbl>
    <w:p w14:paraId="30669FF8" w14:textId="77777777" w:rsidR="00894292" w:rsidRDefault="00894292">
      <w:pPr>
        <w:rPr>
          <w:rFonts w:ascii="Times New Roman" w:hAnsi="Times New Roman" w:cs="Times New Roman"/>
          <w:color w:val="222222"/>
          <w:sz w:val="20"/>
          <w:szCs w:val="20"/>
          <w:shd w:val="clear" w:color="auto" w:fill="FFFFFF"/>
        </w:rPr>
      </w:pPr>
    </w:p>
    <w:p w14:paraId="25616D8A" w14:textId="7A0338CF" w:rsidR="009C44FB"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shd w:val="clear" w:color="auto" w:fill="FFFFFF"/>
        </w:rPr>
        <w:t>Strengthen one sentence that explains how council offices might use both</w:t>
      </w:r>
      <w:r w:rsidR="00511510">
        <w:rPr>
          <w:rFonts w:ascii="Times New Roman" w:hAnsi="Times New Roman" w:cs="Times New Roman"/>
          <w:color w:val="222222"/>
          <w:sz w:val="20"/>
          <w:szCs w:val="20"/>
          <w:shd w:val="clear" w:color="auto" w:fill="FFFFFF"/>
        </w:rPr>
        <w:t xml:space="preserve"> </w:t>
      </w:r>
      <w:r w:rsidRPr="0000619B">
        <w:rPr>
          <w:rFonts w:ascii="Times New Roman" w:hAnsi="Times New Roman" w:cs="Times New Roman"/>
          <w:color w:val="222222"/>
          <w:sz w:val="20"/>
          <w:szCs w:val="20"/>
          <w:shd w:val="clear" w:color="auto" w:fill="FFFFFF"/>
        </w:rPr>
        <w:t>views: district average for budget framing and tract detail for site selection (e.g., which tracts to prioritize for greening or enrollment events). A brief nod to targeting resources where tract</w:t>
      </w:r>
      <w:r w:rsidRPr="0000619B">
        <w:rPr>
          <w:rFonts w:ascii="Times New Roman" w:hAnsi="Times New Roman" w:cs="Times New Roman"/>
          <w:color w:val="222222"/>
          <w:sz w:val="20"/>
          <w:szCs w:val="20"/>
          <w:shd w:val="clear" w:color="auto" w:fill="FFFFFF"/>
        </w:rPr>
        <w:noBreakHyphen/>
        <w:t>level need is high within otherwise "average" districts ties heterogeneity to practical equity action.</w:t>
      </w:r>
    </w:p>
    <w:tbl>
      <w:tblPr>
        <w:tblStyle w:val="TableGrid"/>
        <w:tblW w:w="0" w:type="auto"/>
        <w:tblLook w:val="04A0" w:firstRow="1" w:lastRow="0" w:firstColumn="1" w:lastColumn="0" w:noHBand="0" w:noVBand="1"/>
      </w:tblPr>
      <w:tblGrid>
        <w:gridCol w:w="9350"/>
      </w:tblGrid>
      <w:tr w:rsidR="009C44FB" w14:paraId="7BE78DA3" w14:textId="77777777" w:rsidTr="009C44FB">
        <w:tc>
          <w:tcPr>
            <w:tcW w:w="9350" w:type="dxa"/>
          </w:tcPr>
          <w:p w14:paraId="46799F83" w14:textId="4B13D679" w:rsidR="009C44FB" w:rsidRDefault="009038CB">
            <w:pPr>
              <w:rPr>
                <w:rFonts w:ascii="Times New Roman" w:hAnsi="Times New Roman" w:cs="Times New Roman"/>
                <w:color w:val="222222"/>
                <w:sz w:val="20"/>
                <w:szCs w:val="20"/>
                <w:shd w:val="clear" w:color="auto" w:fill="FFFFFF"/>
              </w:rPr>
            </w:pPr>
            <w:r>
              <w:rPr>
                <w:rFonts w:ascii="Times New Roman" w:hAnsi="Times New Roman" w:cs="Times New Roman"/>
                <w:b/>
                <w:bCs/>
                <w:color w:val="222222"/>
                <w:sz w:val="20"/>
                <w:szCs w:val="20"/>
                <w:shd w:val="clear" w:color="auto" w:fill="FFFFFF"/>
              </w:rPr>
              <w:t xml:space="preserve">Response: </w:t>
            </w:r>
            <w:r>
              <w:rPr>
                <w:rFonts w:ascii="Times New Roman" w:hAnsi="Times New Roman" w:cs="Times New Roman"/>
                <w:color w:val="222222"/>
                <w:sz w:val="20"/>
                <w:szCs w:val="20"/>
                <w:shd w:val="clear" w:color="auto" w:fill="FFFFFF"/>
              </w:rPr>
              <w:t>We have edited the following sentence</w:t>
            </w:r>
            <w:r w:rsidR="005408BA">
              <w:rPr>
                <w:rFonts w:ascii="Times New Roman" w:hAnsi="Times New Roman" w:cs="Times New Roman"/>
                <w:color w:val="222222"/>
                <w:sz w:val="20"/>
                <w:szCs w:val="20"/>
                <w:shd w:val="clear" w:color="auto" w:fill="FFFFFF"/>
              </w:rPr>
              <w:t>:</w:t>
            </w:r>
          </w:p>
          <w:p w14:paraId="42E944F3" w14:textId="77777777" w:rsidR="005408BA" w:rsidRPr="005408BA" w:rsidRDefault="005408BA" w:rsidP="005408BA">
            <w:pPr>
              <w:spacing w:before="240" w:after="240"/>
              <w:rPr>
                <w:rFonts w:ascii="Times New Roman" w:eastAsia="Aptos" w:hAnsi="Times New Roman" w:cs="Times New Roman"/>
                <w:i/>
                <w:iCs/>
                <w:sz w:val="20"/>
                <w:szCs w:val="20"/>
              </w:rPr>
            </w:pPr>
            <w:r w:rsidRPr="005408BA">
              <w:rPr>
                <w:rFonts w:ascii="Times New Roman" w:eastAsia="Aptos" w:hAnsi="Times New Roman" w:cs="Times New Roman"/>
                <w:i/>
                <w:iCs/>
                <w:sz w:val="20"/>
                <w:szCs w:val="20"/>
              </w:rPr>
              <w:t xml:space="preserve">Moreover, district-level averages are often used in policymaking, budgeting, and performance evaluation. </w:t>
            </w:r>
            <w:r w:rsidRPr="005408BA">
              <w:rPr>
                <w:rFonts w:ascii="Times New Roman" w:eastAsia="Aptos" w:hAnsi="Times New Roman" w:cs="Times New Roman"/>
                <w:i/>
                <w:iCs/>
                <w:sz w:val="20"/>
                <w:szCs w:val="20"/>
                <w:highlight w:val="yellow"/>
              </w:rPr>
              <w:t>Understanding district averages is critical for identifying overall district needs and city-wide disparities while investigating within-district variation enables targeting of interventions and equitable resource allocation.</w:t>
            </w:r>
            <w:r w:rsidRPr="005408BA">
              <w:rPr>
                <w:rFonts w:ascii="Times New Roman" w:eastAsia="Aptos" w:hAnsi="Times New Roman" w:cs="Times New Roman"/>
                <w:i/>
                <w:iCs/>
                <w:sz w:val="20"/>
                <w:szCs w:val="20"/>
              </w:rPr>
              <w:t xml:space="preserve"> Combining granular and aggregate data provides a fuller picture of health inequities and supports more targeted, effective interventions.</w:t>
            </w:r>
          </w:p>
          <w:p w14:paraId="0503BFF3" w14:textId="12DDCCD1" w:rsidR="005408BA" w:rsidRPr="009038CB" w:rsidRDefault="005408BA">
            <w:pPr>
              <w:rPr>
                <w:rFonts w:ascii="Times New Roman" w:hAnsi="Times New Roman" w:cs="Times New Roman"/>
                <w:color w:val="222222"/>
                <w:sz w:val="20"/>
                <w:szCs w:val="20"/>
                <w:shd w:val="clear" w:color="auto" w:fill="FFFFFF"/>
              </w:rPr>
            </w:pPr>
          </w:p>
        </w:tc>
      </w:tr>
    </w:tbl>
    <w:p w14:paraId="2EA5BA54" w14:textId="6D27A7E8" w:rsidR="00201FAD" w:rsidRDefault="00201FAD">
      <w:pPr>
        <w:rPr>
          <w:rFonts w:ascii="Times New Roman" w:hAnsi="Times New Roman" w:cs="Times New Roman"/>
          <w:color w:val="222222"/>
          <w:sz w:val="20"/>
          <w:szCs w:val="20"/>
          <w:shd w:val="clear" w:color="auto" w:fill="FFFFFF"/>
        </w:rPr>
      </w:pPr>
    </w:p>
    <w:p w14:paraId="3251DD48" w14:textId="77777777" w:rsidR="00E97EF8" w:rsidRPr="0000619B" w:rsidRDefault="0000619B">
      <w:pPr>
        <w:rPr>
          <w:ins w:id="49" w:author="Schnake-Mahl,Alina" w:date="2026-06-23T08:58:00Z" w16du:dateUtc="2026-06-23T12:58:00Z"/>
          <w:rFonts w:ascii="Times New Roman" w:hAnsi="Times New Roman" w:cs="Times New Roman"/>
          <w:color w:val="222222"/>
          <w:sz w:val="20"/>
          <w:szCs w:val="20"/>
        </w:rPr>
      </w:pPr>
      <w:r w:rsidRPr="0000619B">
        <w:rPr>
          <w:rFonts w:ascii="Times New Roman" w:hAnsi="Times New Roman" w:cs="Times New Roman"/>
          <w:color w:val="222222"/>
          <w:sz w:val="20"/>
          <w:szCs w:val="20"/>
          <w:shd w:val="clear" w:color="auto" w:fill="FFFFFF"/>
        </w:rPr>
        <w:t>Conclusion is clear with portable take</w:t>
      </w:r>
      <w:r w:rsidRPr="0000619B">
        <w:rPr>
          <w:rFonts w:ascii="Times New Roman" w:hAnsi="Times New Roman" w:cs="Times New Roman"/>
          <w:color w:val="222222"/>
          <w:sz w:val="20"/>
          <w:szCs w:val="20"/>
          <w:shd w:val="clear" w:color="auto" w:fill="FFFFFF"/>
        </w:rPr>
        <w:noBreakHyphen/>
        <w:t xml:space="preserve">home messages: feasible with public data; politically relevant units; scalable to other cities.  </w:t>
      </w:r>
      <w:commentRangeStart w:id="50"/>
      <w:r w:rsidRPr="0000619B">
        <w:rPr>
          <w:rFonts w:ascii="Times New Roman" w:hAnsi="Times New Roman" w:cs="Times New Roman"/>
          <w:color w:val="222222"/>
          <w:sz w:val="20"/>
          <w:szCs w:val="20"/>
          <w:shd w:val="clear" w:color="auto" w:fill="FFFFFF"/>
        </w:rPr>
        <w:t>Please add one phrase that reiterates the two</w:t>
      </w:r>
      <w:r w:rsidRPr="0000619B">
        <w:rPr>
          <w:rFonts w:ascii="Times New Roman" w:hAnsi="Times New Roman" w:cs="Times New Roman"/>
          <w:color w:val="222222"/>
          <w:sz w:val="20"/>
          <w:szCs w:val="20"/>
          <w:shd w:val="clear" w:color="auto" w:fill="FFFFFF"/>
        </w:rPr>
        <w:noBreakHyphen/>
        <w:t>level viewing principle (district and tract) as the safeguard against misinterpretation and the bridge from accountability to targeted implementation.</w:t>
      </w:r>
      <w:commentRangeEnd w:id="50"/>
      <w:r w:rsidR="00E97EF8" w:rsidRPr="0000619B">
        <w:rPr>
          <w:rStyle w:val="CommentReference"/>
          <w:rFonts w:ascii="Times New Roman" w:hAnsi="Times New Roman" w:cs="Times New Roman"/>
          <w:color w:val="222222"/>
          <w:sz w:val="20"/>
          <w:szCs w:val="20"/>
        </w:rPr>
        <w:commentReference w:id="50"/>
      </w:r>
      <w:r w:rsidRPr="0000619B">
        <w:rPr>
          <w:rFonts w:ascii="Times New Roman" w:hAnsi="Times New Roman" w:cs="Times New Roman"/>
          <w:color w:val="222222"/>
          <w:sz w:val="20"/>
          <w:szCs w:val="20"/>
        </w:rPr>
        <w:br/>
      </w:r>
    </w:p>
    <w:tbl>
      <w:tblPr>
        <w:tblStyle w:val="TableGrid"/>
        <w:tblW w:w="0" w:type="auto"/>
        <w:tblLook w:val="04A0" w:firstRow="1" w:lastRow="0" w:firstColumn="1" w:lastColumn="0" w:noHBand="0" w:noVBand="1"/>
      </w:tblPr>
      <w:tblGrid>
        <w:gridCol w:w="9350"/>
      </w:tblGrid>
      <w:tr w:rsidR="00E97EF8" w14:paraId="41F95876" w14:textId="77777777" w:rsidTr="00E97EF8">
        <w:trPr>
          <w:ins w:id="51" w:author="Schnake-Mahl,Alina" w:date="2026-06-23T08:58:00Z"/>
        </w:trPr>
        <w:tc>
          <w:tcPr>
            <w:tcW w:w="9350" w:type="dxa"/>
          </w:tcPr>
          <w:p w14:paraId="49F7C97B" w14:textId="715EC8A4" w:rsidR="00E97EF8" w:rsidRDefault="00E97EF8">
            <w:pPr>
              <w:rPr>
                <w:ins w:id="52" w:author="Schnake-Mahl,Alina" w:date="2026-06-23T08:58:00Z" w16du:dateUtc="2026-06-23T12:58:00Z"/>
                <w:rFonts w:ascii="Times New Roman" w:hAnsi="Times New Roman" w:cs="Times New Roman"/>
                <w:color w:val="222222"/>
                <w:sz w:val="20"/>
                <w:szCs w:val="20"/>
              </w:rPr>
            </w:pPr>
            <w:ins w:id="53" w:author="Schnake-Mahl,Alina" w:date="2026-06-23T08:58:00Z" w16du:dateUtc="2026-06-23T12:58:00Z">
              <w:r>
                <w:rPr>
                  <w:rFonts w:ascii="Times New Roman" w:hAnsi="Times New Roman" w:cs="Times New Roman"/>
                  <w:color w:val="222222"/>
                  <w:sz w:val="20"/>
                  <w:szCs w:val="20"/>
                </w:rPr>
                <w:t xml:space="preserve">Response: We added the following sentence: </w:t>
              </w:r>
            </w:ins>
          </w:p>
        </w:tc>
      </w:tr>
    </w:tbl>
    <w:p w14:paraId="6ADAEF8E" w14:textId="7CA3C88E" w:rsidR="00FA33CC" w:rsidRDefault="0000619B">
      <w:pPr>
        <w:rPr>
          <w:rFonts w:ascii="Times New Roman" w:hAnsi="Times New Roman" w:cs="Times New Roman"/>
          <w:color w:val="222222"/>
          <w:sz w:val="20"/>
          <w:szCs w:val="20"/>
          <w:shd w:val="clear" w:color="auto" w:fill="FFFFFF"/>
        </w:rPr>
      </w:pP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Overall, the manuscript's aim and format fit a Brief Report well; the methods are appropriate, and the contribution, operationalizing health metrics at city council district scale with tract drill</w:t>
      </w:r>
      <w:r w:rsidRPr="0000619B">
        <w:rPr>
          <w:rFonts w:ascii="Times New Roman" w:hAnsi="Times New Roman" w:cs="Times New Roman"/>
          <w:color w:val="222222"/>
          <w:sz w:val="20"/>
          <w:szCs w:val="20"/>
          <w:shd w:val="clear" w:color="auto" w:fill="FFFFFF"/>
        </w:rPr>
        <w:noBreakHyphen/>
        <w:t>downs, is policy</w:t>
      </w:r>
      <w:r w:rsidRPr="0000619B">
        <w:rPr>
          <w:rFonts w:ascii="Times New Roman" w:hAnsi="Times New Roman" w:cs="Times New Roman"/>
          <w:color w:val="222222"/>
          <w:sz w:val="20"/>
          <w:szCs w:val="20"/>
          <w:shd w:val="clear" w:color="auto" w:fill="FFFFFF"/>
        </w:rPr>
        <w:noBreakHyphen/>
        <w:t>relevant and timely.</w:t>
      </w:r>
      <w:r w:rsidRPr="0000619B">
        <w:rPr>
          <w:rFonts w:ascii="Times New Roman" w:hAnsi="Times New Roman" w:cs="Times New Roman"/>
          <w:color w:val="222222"/>
          <w:sz w:val="20"/>
          <w:szCs w:val="20"/>
        </w:rPr>
        <w:br/>
      </w:r>
      <w:r w:rsidRPr="0000619B">
        <w:rPr>
          <w:rFonts w:ascii="Times New Roman" w:hAnsi="Times New Roman" w:cs="Times New Roman"/>
          <w:color w:val="222222"/>
          <w:sz w:val="20"/>
          <w:szCs w:val="20"/>
          <w:shd w:val="clear" w:color="auto" w:fill="FFFFFF"/>
        </w:rPr>
        <w:t>The paper chiefly needs clarifications rather than new analyses: (i) one</w:t>
      </w:r>
      <w:r w:rsidRPr="0000619B">
        <w:rPr>
          <w:rFonts w:ascii="Times New Roman" w:hAnsi="Times New Roman" w:cs="Times New Roman"/>
          <w:color w:val="222222"/>
          <w:sz w:val="20"/>
          <w:szCs w:val="20"/>
          <w:shd w:val="clear" w:color="auto" w:fill="FFFFFF"/>
        </w:rPr>
        <w:noBreakHyphen/>
        <w:t>sentence justifications for metric choices and policy mechanisms; (ii) one</w:t>
      </w:r>
      <w:r w:rsidRPr="0000619B">
        <w:rPr>
          <w:rFonts w:ascii="Times New Roman" w:hAnsi="Times New Roman" w:cs="Times New Roman"/>
          <w:color w:val="222222"/>
          <w:sz w:val="20"/>
          <w:szCs w:val="20"/>
          <w:shd w:val="clear" w:color="auto" w:fill="FFFFFF"/>
        </w:rPr>
        <w:noBreakHyphen/>
        <w:t>to</w:t>
      </w:r>
      <w:r w:rsidRPr="0000619B">
        <w:rPr>
          <w:rFonts w:ascii="Times New Roman" w:hAnsi="Times New Roman" w:cs="Times New Roman"/>
          <w:color w:val="222222"/>
          <w:sz w:val="20"/>
          <w:szCs w:val="20"/>
          <w:shd w:val="clear" w:color="auto" w:fill="FFFFFF"/>
        </w:rPr>
        <w:noBreakHyphen/>
        <w:t>two sentences adding aggregation detail and uncertainty caveats; (iii) slightly stronger exposition of within</w:t>
      </w:r>
      <w:r w:rsidRPr="0000619B">
        <w:rPr>
          <w:rFonts w:ascii="Times New Roman" w:hAnsi="Times New Roman" w:cs="Times New Roman"/>
          <w:color w:val="222222"/>
          <w:sz w:val="20"/>
          <w:szCs w:val="20"/>
          <w:shd w:val="clear" w:color="auto" w:fill="FFFFFF"/>
        </w:rPr>
        <w:noBreakHyphen/>
        <w:t xml:space="preserve"> vs between</w:t>
      </w:r>
      <w:r w:rsidRPr="0000619B">
        <w:rPr>
          <w:rFonts w:ascii="Times New Roman" w:hAnsi="Times New Roman" w:cs="Times New Roman"/>
          <w:color w:val="222222"/>
          <w:sz w:val="20"/>
          <w:szCs w:val="20"/>
          <w:shd w:val="clear" w:color="auto" w:fill="FFFFFF"/>
        </w:rPr>
        <w:noBreakHyphen/>
        <w:t>district heterogeneity; and (iv) a concise limitations paragraph (MAUP, ACS MOE, year mismatch). With these adjustments, the piece will provide a crisp, credible exemplar likely to stimulate further work and uptake by urban policymakers and advocates.</w:t>
      </w:r>
    </w:p>
    <w:p w14:paraId="14C527D4" w14:textId="77777777" w:rsidR="009C44FB" w:rsidRPr="0000619B" w:rsidRDefault="009C44FB">
      <w:pPr>
        <w:rPr>
          <w:rFonts w:ascii="Times New Roman" w:hAnsi="Times New Roman" w:cs="Times New Roman"/>
          <w:color w:val="222222"/>
          <w:sz w:val="20"/>
          <w:szCs w:val="20"/>
          <w:shd w:val="clear" w:color="auto" w:fill="FFFFFF"/>
        </w:rPr>
      </w:pPr>
    </w:p>
    <w:sectPr w:rsidR="009C44FB" w:rsidRPr="0000619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Schnake-Mahl,Alina" w:date="2026-06-23T08:26:00Z" w:initials="SM">
    <w:p w14:paraId="1E994A06" w14:textId="77777777" w:rsidR="00802E6F" w:rsidRDefault="00802E6F" w:rsidP="00802E6F">
      <w:r>
        <w:rPr>
          <w:rStyle w:val="CommentReference"/>
        </w:rPr>
        <w:annotationRef/>
      </w:r>
      <w:r>
        <w:rPr>
          <w:sz w:val="20"/>
          <w:szCs w:val="20"/>
        </w:rPr>
        <w:t xml:space="preserve">I thikn this is a good point-- we need to add at least a few sentences aknowledging the other related work -- e.g. the congressional district dashboard etc. </w:t>
      </w:r>
    </w:p>
  </w:comment>
  <w:comment w:id="3" w:author="Schnake-Mahl,Alina" w:date="2026-06-23T08:28:00Z" w:initials="SM">
    <w:p w14:paraId="63A4BD2F" w14:textId="77777777" w:rsidR="0074237E" w:rsidRDefault="0074237E" w:rsidP="0074237E">
      <w:r>
        <w:rPr>
          <w:rStyle w:val="CommentReference"/>
        </w:rPr>
        <w:annotationRef/>
      </w:r>
      <w:r>
        <w:rPr>
          <w:sz w:val="20"/>
          <w:szCs w:val="20"/>
        </w:rPr>
        <w:t xml:space="preserve">It seems like our current text isn't clear for the readers. So i think we need to directly address their comments. I'd suggest we present model reserach questions and hypotehsis as an example of the kind of research questions that can be done using our data. E.g. our dashboard cna be used to explore the following reearch question: what is the distribution of tree canopy etc etc.  </w:t>
      </w:r>
    </w:p>
  </w:comment>
  <w:comment w:id="5" w:author="Schnake-Mahl,Alina" w:date="2026-06-23T08:31:00Z" w:initials="SM">
    <w:p w14:paraId="333EA3C9" w14:textId="77777777" w:rsidR="009846C5" w:rsidRDefault="009846C5" w:rsidP="009846C5">
      <w:r>
        <w:rPr>
          <w:rStyle w:val="CommentReference"/>
        </w:rPr>
        <w:annotationRef/>
      </w:r>
      <w:r>
        <w:rPr>
          <w:sz w:val="20"/>
          <w:szCs w:val="20"/>
        </w:rPr>
        <w:t xml:space="preserve">I'd suggest we write this-- "The map provides a spatial and visual representation of the distribution of x across the city's congressional districts. The map helps to contextualize the data within Philadelphia's geographic boundaries (or something like that). </w:t>
      </w:r>
    </w:p>
  </w:comment>
  <w:comment w:id="6" w:author="Schnake-Mahl,Alina" w:date="2026-06-23T08:33:00Z" w:initials="SM">
    <w:p w14:paraId="3DC0DEE6" w14:textId="77777777" w:rsidR="00B20E03" w:rsidRDefault="00B20E03" w:rsidP="00B20E03">
      <w:r>
        <w:rPr>
          <w:rStyle w:val="CommentReference"/>
        </w:rPr>
        <w:annotationRef/>
      </w:r>
      <w:r>
        <w:rPr>
          <w:sz w:val="20"/>
          <w:szCs w:val="20"/>
        </w:rPr>
        <w:t xml:space="preserve">I think we shoudl cite some litearute on each of these outcomes. For example, tree canopy is associated with pre-term birth etc etc. (see here for citations and an HIA in philly </w:t>
      </w:r>
      <w:hyperlink r:id="rId1" w:history="1">
        <w:r w:rsidRPr="00902563">
          <w:rPr>
            <w:rStyle w:val="Hyperlink"/>
            <w:sz w:val="20"/>
            <w:szCs w:val="20"/>
          </w:rPr>
          <w:t>https://www.thelancet.com/journals/lanplh/article/PIIS2542-5196(20)30058-9/fulltext</w:t>
        </w:r>
      </w:hyperlink>
    </w:p>
  </w:comment>
  <w:comment w:id="10" w:author="Schnake-Mahl,Alina" w:date="2026-06-23T08:41:00Z" w:initials="SM">
    <w:p w14:paraId="4ACE0866" w14:textId="77777777" w:rsidR="00F101BD" w:rsidRDefault="00F101BD" w:rsidP="00F101BD">
      <w:r>
        <w:rPr>
          <w:rStyle w:val="CommentReference"/>
        </w:rPr>
        <w:annotationRef/>
      </w:r>
      <w:r>
        <w:rPr>
          <w:sz w:val="20"/>
          <w:szCs w:val="20"/>
        </w:rPr>
        <w:t xml:space="preserve">I think our justification isn't sufficient for the authors. i'd suggest we add text saying why we've selected these metrics. I thikn we also need to add a short couple sentences referencing the dashboard and showing how additional metrics could be explored using the dashboard. So I'd add a few sentences to the end of the results saying, additional metrics can be explored on the online dashbaord. For example, the dashboard showws the distribution of x. (and rerence the different outputs in teh dashboard) </w:t>
      </w:r>
    </w:p>
  </w:comment>
  <w:comment w:id="11" w:author="Schnake-Mahl,Alina" w:date="2026-06-23T08:44:00Z" w:initials="SM">
    <w:p w14:paraId="1200D068" w14:textId="77777777" w:rsidR="00031106" w:rsidRDefault="00031106" w:rsidP="00031106">
      <w:r>
        <w:rPr>
          <w:rStyle w:val="CommentReference"/>
        </w:rPr>
        <w:annotationRef/>
      </w:r>
      <w:r>
        <w:rPr>
          <w:sz w:val="20"/>
          <w:szCs w:val="20"/>
        </w:rPr>
        <w:t xml:space="preserve">I thikn we should be repsonsive to this by refernecing these as health determinants. So our dashboard shows helath determinants and health outcomes. </w:t>
      </w:r>
    </w:p>
    <w:p w14:paraId="4447E3AC" w14:textId="77777777" w:rsidR="00031106" w:rsidRDefault="00031106" w:rsidP="00031106"/>
    <w:p w14:paraId="598AD1FF" w14:textId="77777777" w:rsidR="00031106" w:rsidRDefault="00031106" w:rsidP="00031106">
      <w:r>
        <w:rPr>
          <w:sz w:val="20"/>
          <w:szCs w:val="20"/>
        </w:rPr>
        <w:t>I think they aren't feeling that we're successful yet in our goal, so we need to better elucidate that-- i thikn showing how the dashboard can be used in the results will help here. I'd suggest taht we add a sentence on future work adding additional contextual data, such as policies, to the dashboard and analysis using the dashboard</w:t>
      </w:r>
    </w:p>
  </w:comment>
  <w:comment w:id="15" w:author="Schnake-Mahl,Alina" w:date="2026-06-23T08:45:00Z" w:initials="SM">
    <w:p w14:paraId="219B429E" w14:textId="77777777" w:rsidR="00122128" w:rsidRDefault="00122128" w:rsidP="00122128">
      <w:r>
        <w:rPr>
          <w:rStyle w:val="CommentReference"/>
        </w:rPr>
        <w:annotationRef/>
      </w:r>
      <w:r>
        <w:rPr>
          <w:sz w:val="20"/>
          <w:szCs w:val="20"/>
        </w:rPr>
        <w:t xml:space="preserve">I think we need to at least add a sentence here to address their comment. </w:t>
      </w:r>
    </w:p>
  </w:comment>
  <w:comment w:id="16" w:author="Rushovich,Tamara" w:date="2026-06-10T20:33:00Z" w:initials="R">
    <w:p w14:paraId="5F316C59" w14:textId="77777777" w:rsidR="00A35A59" w:rsidRDefault="00A35A59" w:rsidP="00A35A59">
      <w:r>
        <w:rPr>
          <w:rStyle w:val="CommentReference"/>
        </w:rPr>
        <w:annotationRef/>
      </w:r>
      <w:r>
        <w:rPr>
          <w:sz w:val="20"/>
          <w:szCs w:val="20"/>
        </w:rPr>
        <w:t>Do you agree? I really don't want to re-run with raster data...</w:t>
      </w:r>
    </w:p>
  </w:comment>
  <w:comment w:id="17" w:author="Schnake-Mahl,Alina" w:date="2026-06-23T08:46:00Z" w:initials="SM">
    <w:p w14:paraId="5C43861E" w14:textId="77777777" w:rsidR="00BC5168" w:rsidRDefault="00BC5168" w:rsidP="00BC5168">
      <w:r>
        <w:rPr>
          <w:rStyle w:val="CommentReference"/>
        </w:rPr>
        <w:annotationRef/>
      </w:r>
      <w:r>
        <w:rPr>
          <w:sz w:val="20"/>
          <w:szCs w:val="20"/>
        </w:rPr>
        <w:t xml:space="preserve">ya, i think i agree-- probably worth just mentioning in the limitations that future work can explore alternative methods of aggregation. </w:t>
      </w:r>
    </w:p>
  </w:comment>
  <w:comment w:id="22" w:author="Schnake-Mahl,Alina" w:date="2026-06-23T08:48:00Z" w:initials="SM">
    <w:p w14:paraId="5C395FE4" w14:textId="77777777" w:rsidR="00D41E50" w:rsidRDefault="00D41E50" w:rsidP="00D41E50">
      <w:r>
        <w:rPr>
          <w:rStyle w:val="CommentReference"/>
        </w:rPr>
        <w:annotationRef/>
      </w:r>
      <w:r>
        <w:rPr>
          <w:sz w:val="20"/>
          <w:szCs w:val="20"/>
        </w:rPr>
        <w:t xml:space="preserve">See other text i've suggested above here as well. </w:t>
      </w:r>
    </w:p>
  </w:comment>
  <w:comment w:id="23" w:author="Schnake-Mahl,Alina" w:date="2026-06-23T08:48:00Z" w:initials="SM">
    <w:p w14:paraId="7D46D695" w14:textId="77777777" w:rsidR="00D41E50" w:rsidRDefault="00D41E50" w:rsidP="00D41E50">
      <w:r>
        <w:rPr>
          <w:rStyle w:val="CommentReference"/>
        </w:rPr>
        <w:annotationRef/>
      </w:r>
      <w:r>
        <w:rPr>
          <w:sz w:val="20"/>
          <w:szCs w:val="20"/>
        </w:rPr>
        <w:t xml:space="preserve">I think we need to add a sentence too. to be responsive to this comment. </w:t>
      </w:r>
    </w:p>
  </w:comment>
  <w:comment w:id="24" w:author="Schnake-Mahl,Alina" w:date="2026-06-23T08:48:00Z" w:initials="SM">
    <w:p w14:paraId="660149BA" w14:textId="77777777" w:rsidR="00D41E50" w:rsidRDefault="00D41E50" w:rsidP="00D41E50">
      <w:r>
        <w:rPr>
          <w:rStyle w:val="CommentReference"/>
        </w:rPr>
        <w:annotationRef/>
      </w:r>
      <w:r>
        <w:rPr>
          <w:sz w:val="20"/>
          <w:szCs w:val="20"/>
        </w:rPr>
        <w:t xml:space="preserve">I thikn we need to address this part of th ecomment. </w:t>
      </w:r>
    </w:p>
  </w:comment>
  <w:comment w:id="27" w:author="Schnake-Mahl,Alina" w:date="2026-06-23T08:49:00Z" w:initials="SM">
    <w:p w14:paraId="23CAEA09" w14:textId="77777777" w:rsidR="00D41E50" w:rsidRDefault="00D41E50" w:rsidP="00D41E50">
      <w:r>
        <w:rPr>
          <w:rStyle w:val="CommentReference"/>
        </w:rPr>
        <w:annotationRef/>
      </w:r>
      <w:r>
        <w:rPr>
          <w:sz w:val="20"/>
          <w:szCs w:val="20"/>
        </w:rPr>
        <w:t xml:space="preserve">Let's add the additional sentence they suggested. </w:t>
      </w:r>
    </w:p>
  </w:comment>
  <w:comment w:id="28" w:author="Rushovich,Tamara" w:date="2026-06-10T21:44:00Z" w:initials="R">
    <w:p w14:paraId="70E4BE75" w14:textId="77777777" w:rsidR="00CC7D35" w:rsidRDefault="00CC7D35" w:rsidP="00CC7D35">
      <w:r>
        <w:rPr>
          <w:rStyle w:val="CommentReference"/>
        </w:rPr>
        <w:annotationRef/>
      </w:r>
      <w:r>
        <w:rPr>
          <w:sz w:val="20"/>
          <w:szCs w:val="20"/>
        </w:rPr>
        <w:t xml:space="preserve">I don't love this sentence... but couldn't think of a better way to word it. </w:t>
      </w:r>
    </w:p>
  </w:comment>
  <w:comment w:id="29" w:author="Schnake-Mahl,Alina" w:date="2026-06-23T08:50:00Z" w:initials="SM">
    <w:p w14:paraId="3C22D1C4" w14:textId="77777777" w:rsidR="00B67326" w:rsidRDefault="00B67326" w:rsidP="00B67326">
      <w:r>
        <w:rPr>
          <w:rStyle w:val="CommentReference"/>
        </w:rPr>
        <w:annotationRef/>
      </w:r>
      <w:r>
        <w:rPr>
          <w:sz w:val="20"/>
          <w:szCs w:val="20"/>
        </w:rPr>
        <w:t xml:space="preserve">ya, not crazy about this either. How about, "Because of data availability limitations we use different years for the two metrics; we caution against direct comparison given this limtiation" </w:t>
      </w:r>
    </w:p>
  </w:comment>
  <w:comment w:id="30" w:author="Rushovich,Tamara" w:date="2026-06-10T21:45:00Z" w:initials="R">
    <w:p w14:paraId="72FE45E8" w14:textId="77777777" w:rsidR="00360F65" w:rsidRDefault="00360F65" w:rsidP="00360F65">
      <w:r>
        <w:rPr>
          <w:rStyle w:val="CommentReference"/>
        </w:rPr>
        <w:annotationRef/>
      </w:r>
      <w:r>
        <w:rPr>
          <w:sz w:val="20"/>
          <w:szCs w:val="20"/>
        </w:rPr>
        <w:t>not sure what else we need to add</w:t>
      </w:r>
    </w:p>
  </w:comment>
  <w:comment w:id="31" w:author="Schnake-Mahl,Alina" w:date="2026-06-23T08:51:00Z" w:initials="SM">
    <w:p w14:paraId="4D1F6AD1" w14:textId="77777777" w:rsidR="003E2F7D" w:rsidRDefault="003E2F7D" w:rsidP="003E2F7D">
      <w:r>
        <w:rPr>
          <w:rStyle w:val="CommentReference"/>
        </w:rPr>
        <w:annotationRef/>
      </w:r>
      <w:r>
        <w:rPr>
          <w:sz w:val="20"/>
          <w:szCs w:val="20"/>
        </w:rPr>
        <w:t xml:space="preserve">I think tthis is fine. </w:t>
      </w:r>
    </w:p>
  </w:comment>
  <w:comment w:id="33" w:author="Schnake-Mahl,Alina" w:date="2026-06-23T08:51:00Z" w:initials="SM">
    <w:p w14:paraId="0C652361" w14:textId="77777777" w:rsidR="00697144" w:rsidRDefault="00697144" w:rsidP="00697144">
      <w:r>
        <w:rPr>
          <w:rStyle w:val="CommentReference"/>
        </w:rPr>
        <w:annotationRef/>
      </w:r>
      <w:r>
        <w:rPr>
          <w:sz w:val="20"/>
          <w:szCs w:val="20"/>
        </w:rPr>
        <w:t xml:space="preserve">I think addign the couple sentences on using the dashbaord will help me. We can link it again in the results. </w:t>
      </w:r>
    </w:p>
  </w:comment>
  <w:comment w:id="44" w:author="Schnake-Mahl,Alina" w:date="2026-06-23T08:53:00Z" w:initials="SM">
    <w:p w14:paraId="62BD9BF8" w14:textId="77777777" w:rsidR="003A2B33" w:rsidRDefault="003A2B33" w:rsidP="003A2B33">
      <w:r>
        <w:rPr>
          <w:rStyle w:val="CommentReference"/>
        </w:rPr>
        <w:annotationRef/>
      </w:r>
      <w:r>
        <w:rPr>
          <w:sz w:val="20"/>
          <w:szCs w:val="20"/>
        </w:rPr>
        <w:t xml:space="preserve">add the new update here. </w:t>
      </w:r>
    </w:p>
  </w:comment>
  <w:comment w:id="45" w:author="Schnake-Mahl,Alina" w:date="2026-06-23T08:54:00Z" w:initials="SM">
    <w:p w14:paraId="3C1D5709" w14:textId="77777777" w:rsidR="008B2B1A" w:rsidRDefault="008B2B1A" w:rsidP="008B2B1A">
      <w:r>
        <w:rPr>
          <w:rStyle w:val="CommentReference"/>
        </w:rPr>
        <w:annotationRef/>
      </w:r>
      <w:r>
        <w:rPr>
          <w:sz w:val="20"/>
          <w:szCs w:val="20"/>
        </w:rPr>
        <w:t xml:space="preserve">Make sure we address their comments about the readability of the figures. </w:t>
      </w:r>
    </w:p>
  </w:comment>
  <w:comment w:id="46" w:author="Schnake-Mahl,Alina" w:date="2026-06-23T08:54:00Z" w:initials="SM">
    <w:p w14:paraId="2203B3C9" w14:textId="77777777" w:rsidR="008B2B1A" w:rsidRDefault="008B2B1A" w:rsidP="008B2B1A">
      <w:r>
        <w:rPr>
          <w:rStyle w:val="CommentReference"/>
        </w:rPr>
        <w:annotationRef/>
      </w:r>
      <w:r>
        <w:rPr>
          <w:sz w:val="20"/>
          <w:szCs w:val="20"/>
        </w:rPr>
        <w:t>I thikn we need ot make changes to the text that might seem too causal-- can you address and update here?</w:t>
      </w:r>
    </w:p>
  </w:comment>
  <w:comment w:id="47" w:author="Rushovich,Tamara" w:date="2026-06-10T22:00:00Z" w:initials="R">
    <w:p w14:paraId="5B247EF2" w14:textId="77777777" w:rsidR="00511510" w:rsidRDefault="00511510" w:rsidP="00511510">
      <w:r>
        <w:rPr>
          <w:rStyle w:val="CommentReference"/>
        </w:rPr>
        <w:annotationRef/>
      </w:r>
      <w:r>
        <w:rPr>
          <w:sz w:val="20"/>
          <w:szCs w:val="20"/>
        </w:rPr>
        <w:t>should I do more?</w:t>
      </w:r>
    </w:p>
  </w:comment>
  <w:comment w:id="48" w:author="Schnake-Mahl,Alina" w:date="2026-06-23T08:57:00Z" w:initials="SM">
    <w:p w14:paraId="7BB33CF9" w14:textId="77777777" w:rsidR="00E97EF8" w:rsidRDefault="00E97EF8" w:rsidP="00E97EF8">
      <w:r>
        <w:rPr>
          <w:rStyle w:val="CommentReference"/>
        </w:rPr>
        <w:annotationRef/>
      </w:r>
      <w:r>
        <w:rPr>
          <w:sz w:val="20"/>
          <w:szCs w:val="20"/>
        </w:rPr>
        <w:t>I'd add the sentences here for the reader to see. I'd make sure we mention limitations about aggregation error (e.g. related to teh tree canopy and future research), and if we havne't yet added text addressing "</w:t>
      </w:r>
      <w:r>
        <w:rPr>
          <w:color w:val="212121"/>
          <w:sz w:val="20"/>
          <w:szCs w:val="20"/>
          <w:highlight w:val="white"/>
        </w:rPr>
        <w:t xml:space="preserve">district values inherit artifacts of boundary changes and tract‑to‑district apportionment.". </w:t>
      </w:r>
    </w:p>
    <w:p w14:paraId="263717A4" w14:textId="77777777" w:rsidR="00E97EF8" w:rsidRDefault="00E97EF8" w:rsidP="00E97EF8"/>
    <w:p w14:paraId="12858D31" w14:textId="77777777" w:rsidR="00E97EF8" w:rsidRDefault="00E97EF8" w:rsidP="00E97EF8">
      <w:r>
        <w:rPr>
          <w:color w:val="212121"/>
          <w:sz w:val="20"/>
          <w:szCs w:val="20"/>
          <w:highlight w:val="white"/>
        </w:rPr>
        <w:t xml:space="preserve">Then see the sentence i added, and i'd put the other limtiations there too </w:t>
      </w:r>
    </w:p>
  </w:comment>
  <w:comment w:id="50" w:author="Schnake-Mahl,Alina" w:date="2026-06-23T08:57:00Z" w:initials="SM">
    <w:p w14:paraId="59E40CDC" w14:textId="77777777" w:rsidR="00E97EF8" w:rsidRDefault="00E97EF8" w:rsidP="00E97EF8">
      <w:r>
        <w:rPr>
          <w:rStyle w:val="CommentReference"/>
        </w:rPr>
        <w:annotationRef/>
      </w:r>
      <w:r>
        <w:rPr>
          <w:sz w:val="20"/>
          <w:szCs w:val="20"/>
        </w:rPr>
        <w:t xml:space="preserve">We need to add this-- can you do that + add a reponse?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E994A06" w15:done="0"/>
  <w15:commentEx w15:paraId="63A4BD2F" w15:done="0"/>
  <w15:commentEx w15:paraId="333EA3C9" w15:done="0"/>
  <w15:commentEx w15:paraId="3DC0DEE6" w15:done="0"/>
  <w15:commentEx w15:paraId="4ACE0866" w15:done="0"/>
  <w15:commentEx w15:paraId="598AD1FF" w15:done="0"/>
  <w15:commentEx w15:paraId="219B429E" w15:done="0"/>
  <w15:commentEx w15:paraId="5F316C59" w15:done="0"/>
  <w15:commentEx w15:paraId="5C43861E" w15:paraIdParent="5F316C59" w15:done="0"/>
  <w15:commentEx w15:paraId="5C395FE4" w15:done="0"/>
  <w15:commentEx w15:paraId="7D46D695" w15:done="0"/>
  <w15:commentEx w15:paraId="660149BA" w15:done="0"/>
  <w15:commentEx w15:paraId="23CAEA09" w15:done="0"/>
  <w15:commentEx w15:paraId="70E4BE75" w15:done="0"/>
  <w15:commentEx w15:paraId="3C22D1C4" w15:paraIdParent="70E4BE75" w15:done="0"/>
  <w15:commentEx w15:paraId="72FE45E8" w15:done="0"/>
  <w15:commentEx w15:paraId="4D1F6AD1" w15:paraIdParent="72FE45E8" w15:done="0"/>
  <w15:commentEx w15:paraId="0C652361" w15:done="0"/>
  <w15:commentEx w15:paraId="62BD9BF8" w15:done="0"/>
  <w15:commentEx w15:paraId="3C1D5709" w15:done="0"/>
  <w15:commentEx w15:paraId="2203B3C9" w15:done="0"/>
  <w15:commentEx w15:paraId="5B247EF2" w15:done="0"/>
  <w15:commentEx w15:paraId="12858D31" w15:paraIdParent="5B247EF2" w15:done="0"/>
  <w15:commentEx w15:paraId="59E40C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504D97E" w16cex:dateUtc="2026-06-23T12:26:00Z"/>
  <w16cex:commentExtensible w16cex:durableId="005DA83F" w16cex:dateUtc="2026-06-23T12:28:00Z"/>
  <w16cex:commentExtensible w16cex:durableId="493CDD5F" w16cex:dateUtc="2026-06-23T12:31:00Z"/>
  <w16cex:commentExtensible w16cex:durableId="4190BE12" w16cex:dateUtc="2026-06-23T12:33:00Z"/>
  <w16cex:commentExtensible w16cex:durableId="23E44167" w16cex:dateUtc="2026-06-23T12:41:00Z"/>
  <w16cex:commentExtensible w16cex:durableId="4AE94506" w16cex:dateUtc="2026-06-23T12:44:00Z"/>
  <w16cex:commentExtensible w16cex:durableId="74DF6FB2" w16cex:dateUtc="2026-06-23T12:45:00Z"/>
  <w16cex:commentExtensible w16cex:durableId="547692B1" w16cex:dateUtc="2026-06-11T00:33:00Z"/>
  <w16cex:commentExtensible w16cex:durableId="015634CC" w16cex:dateUtc="2026-06-23T12:46:00Z"/>
  <w16cex:commentExtensible w16cex:durableId="3BB9FFE5" w16cex:dateUtc="2026-06-23T12:48:00Z"/>
  <w16cex:commentExtensible w16cex:durableId="5DB6CCBE" w16cex:dateUtc="2026-06-23T12:48:00Z"/>
  <w16cex:commentExtensible w16cex:durableId="325CDB51" w16cex:dateUtc="2026-06-23T12:48:00Z"/>
  <w16cex:commentExtensible w16cex:durableId="400676FF" w16cex:dateUtc="2026-06-23T12:49:00Z"/>
  <w16cex:commentExtensible w16cex:durableId="722E460D" w16cex:dateUtc="2026-06-11T01:44:00Z"/>
  <w16cex:commentExtensible w16cex:durableId="7514FCC3" w16cex:dateUtc="2026-06-23T12:50:00Z"/>
  <w16cex:commentExtensible w16cex:durableId="1B97489C" w16cex:dateUtc="2026-06-11T01:45:00Z"/>
  <w16cex:commentExtensible w16cex:durableId="6C83E317" w16cex:dateUtc="2026-06-23T12:51:00Z"/>
  <w16cex:commentExtensible w16cex:durableId="231DF269" w16cex:dateUtc="2026-06-23T12:51:00Z"/>
  <w16cex:commentExtensible w16cex:durableId="231F2909" w16cex:dateUtc="2026-06-23T12:53:00Z"/>
  <w16cex:commentExtensible w16cex:durableId="1748B3F1" w16cex:dateUtc="2026-06-23T12:54:00Z"/>
  <w16cex:commentExtensible w16cex:durableId="79539E04" w16cex:dateUtc="2026-06-23T12:54:00Z"/>
  <w16cex:commentExtensible w16cex:durableId="1E18F830" w16cex:dateUtc="2026-06-11T02:00:00Z"/>
  <w16cex:commentExtensible w16cex:durableId="4BE8E781" w16cex:dateUtc="2026-06-23T12:57:00Z"/>
  <w16cex:commentExtensible w16cex:durableId="02746FA4" w16cex:dateUtc="2026-06-23T12: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E994A06" w16cid:durableId="4504D97E"/>
  <w16cid:commentId w16cid:paraId="63A4BD2F" w16cid:durableId="005DA83F"/>
  <w16cid:commentId w16cid:paraId="333EA3C9" w16cid:durableId="493CDD5F"/>
  <w16cid:commentId w16cid:paraId="3DC0DEE6" w16cid:durableId="4190BE12"/>
  <w16cid:commentId w16cid:paraId="4ACE0866" w16cid:durableId="23E44167"/>
  <w16cid:commentId w16cid:paraId="598AD1FF" w16cid:durableId="4AE94506"/>
  <w16cid:commentId w16cid:paraId="219B429E" w16cid:durableId="74DF6FB2"/>
  <w16cid:commentId w16cid:paraId="5F316C59" w16cid:durableId="547692B1"/>
  <w16cid:commentId w16cid:paraId="5C43861E" w16cid:durableId="015634CC"/>
  <w16cid:commentId w16cid:paraId="5C395FE4" w16cid:durableId="3BB9FFE5"/>
  <w16cid:commentId w16cid:paraId="7D46D695" w16cid:durableId="5DB6CCBE"/>
  <w16cid:commentId w16cid:paraId="660149BA" w16cid:durableId="325CDB51"/>
  <w16cid:commentId w16cid:paraId="23CAEA09" w16cid:durableId="400676FF"/>
  <w16cid:commentId w16cid:paraId="70E4BE75" w16cid:durableId="722E460D"/>
  <w16cid:commentId w16cid:paraId="3C22D1C4" w16cid:durableId="7514FCC3"/>
  <w16cid:commentId w16cid:paraId="72FE45E8" w16cid:durableId="1B97489C"/>
  <w16cid:commentId w16cid:paraId="4D1F6AD1" w16cid:durableId="6C83E317"/>
  <w16cid:commentId w16cid:paraId="0C652361" w16cid:durableId="231DF269"/>
  <w16cid:commentId w16cid:paraId="62BD9BF8" w16cid:durableId="231F2909"/>
  <w16cid:commentId w16cid:paraId="3C1D5709" w16cid:durableId="1748B3F1"/>
  <w16cid:commentId w16cid:paraId="2203B3C9" w16cid:durableId="79539E04"/>
  <w16cid:commentId w16cid:paraId="5B247EF2" w16cid:durableId="1E18F830"/>
  <w16cid:commentId w16cid:paraId="12858D31" w16cid:durableId="4BE8E781"/>
  <w16cid:commentId w16cid:paraId="59E40CDC" w16cid:durableId="02746FA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93193"/>
    <w:multiLevelType w:val="hybridMultilevel"/>
    <w:tmpl w:val="268AB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70CDF"/>
    <w:multiLevelType w:val="hybridMultilevel"/>
    <w:tmpl w:val="D1589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99512826">
    <w:abstractNumId w:val="0"/>
  </w:num>
  <w:num w:numId="2" w16cid:durableId="7359743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chnake-Mahl,Alina">
    <w15:presenceInfo w15:providerId="AD" w15:userId="S::as5494@drexel.edu::bf334678-cb8f-4bd7-809d-a20efc2104af"/>
  </w15:person>
  <w15:person w15:author="Rushovich,Tamara">
    <w15:presenceInfo w15:providerId="AD" w15:userId="S::tr842@drexel.edu::6ea65111-83b9-4405-a835-9ee949ba098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19B"/>
    <w:rsid w:val="0000619B"/>
    <w:rsid w:val="00013DDA"/>
    <w:rsid w:val="000216C9"/>
    <w:rsid w:val="0003011D"/>
    <w:rsid w:val="00031106"/>
    <w:rsid w:val="00050FC2"/>
    <w:rsid w:val="0005592E"/>
    <w:rsid w:val="00064D52"/>
    <w:rsid w:val="00070B8F"/>
    <w:rsid w:val="00081467"/>
    <w:rsid w:val="00087550"/>
    <w:rsid w:val="000A3F27"/>
    <w:rsid w:val="000A4121"/>
    <w:rsid w:val="000D6A72"/>
    <w:rsid w:val="000E1DB0"/>
    <w:rsid w:val="0010143E"/>
    <w:rsid w:val="0010479A"/>
    <w:rsid w:val="001048A7"/>
    <w:rsid w:val="00122128"/>
    <w:rsid w:val="00124012"/>
    <w:rsid w:val="00144FE7"/>
    <w:rsid w:val="00146D76"/>
    <w:rsid w:val="00154D75"/>
    <w:rsid w:val="0016468F"/>
    <w:rsid w:val="001A567C"/>
    <w:rsid w:val="001D450E"/>
    <w:rsid w:val="00201FAD"/>
    <w:rsid w:val="00202919"/>
    <w:rsid w:val="00216905"/>
    <w:rsid w:val="00217BFE"/>
    <w:rsid w:val="00244A74"/>
    <w:rsid w:val="00254113"/>
    <w:rsid w:val="0028251B"/>
    <w:rsid w:val="002A2B7B"/>
    <w:rsid w:val="002C33D6"/>
    <w:rsid w:val="003008DB"/>
    <w:rsid w:val="00301C50"/>
    <w:rsid w:val="00330006"/>
    <w:rsid w:val="003415BD"/>
    <w:rsid w:val="00344582"/>
    <w:rsid w:val="00360F65"/>
    <w:rsid w:val="003A2B33"/>
    <w:rsid w:val="003C106E"/>
    <w:rsid w:val="003E2F7D"/>
    <w:rsid w:val="003F3839"/>
    <w:rsid w:val="003F6AB8"/>
    <w:rsid w:val="004556D0"/>
    <w:rsid w:val="00460C21"/>
    <w:rsid w:val="00472917"/>
    <w:rsid w:val="00481410"/>
    <w:rsid w:val="004877B4"/>
    <w:rsid w:val="004F4102"/>
    <w:rsid w:val="005074BC"/>
    <w:rsid w:val="00511510"/>
    <w:rsid w:val="00516979"/>
    <w:rsid w:val="00525153"/>
    <w:rsid w:val="005375E5"/>
    <w:rsid w:val="005408BA"/>
    <w:rsid w:val="00562A8B"/>
    <w:rsid w:val="0057619D"/>
    <w:rsid w:val="00584B81"/>
    <w:rsid w:val="005875B5"/>
    <w:rsid w:val="005A469A"/>
    <w:rsid w:val="005B2674"/>
    <w:rsid w:val="005D1730"/>
    <w:rsid w:val="005E2C33"/>
    <w:rsid w:val="005E5BC2"/>
    <w:rsid w:val="00610DCA"/>
    <w:rsid w:val="0061590B"/>
    <w:rsid w:val="00653C03"/>
    <w:rsid w:val="0067421E"/>
    <w:rsid w:val="00697144"/>
    <w:rsid w:val="006A0C91"/>
    <w:rsid w:val="006A32DB"/>
    <w:rsid w:val="006A41E4"/>
    <w:rsid w:val="006D2496"/>
    <w:rsid w:val="006D6C31"/>
    <w:rsid w:val="006F2393"/>
    <w:rsid w:val="0074237E"/>
    <w:rsid w:val="007718B2"/>
    <w:rsid w:val="007E7C98"/>
    <w:rsid w:val="007F2887"/>
    <w:rsid w:val="00802E6F"/>
    <w:rsid w:val="00802EE1"/>
    <w:rsid w:val="008039E2"/>
    <w:rsid w:val="008045F7"/>
    <w:rsid w:val="00823F63"/>
    <w:rsid w:val="00867EC5"/>
    <w:rsid w:val="008938C7"/>
    <w:rsid w:val="00894292"/>
    <w:rsid w:val="008A298D"/>
    <w:rsid w:val="008B19E3"/>
    <w:rsid w:val="008B2B1A"/>
    <w:rsid w:val="009038CB"/>
    <w:rsid w:val="009155BC"/>
    <w:rsid w:val="00976C1F"/>
    <w:rsid w:val="009846C5"/>
    <w:rsid w:val="009901FD"/>
    <w:rsid w:val="009962DE"/>
    <w:rsid w:val="009A48FD"/>
    <w:rsid w:val="009B79CD"/>
    <w:rsid w:val="009C44FB"/>
    <w:rsid w:val="009C76F3"/>
    <w:rsid w:val="009E2B45"/>
    <w:rsid w:val="00A34F2F"/>
    <w:rsid w:val="00A35A59"/>
    <w:rsid w:val="00A43D2F"/>
    <w:rsid w:val="00A46ECC"/>
    <w:rsid w:val="00A51CDE"/>
    <w:rsid w:val="00A82953"/>
    <w:rsid w:val="00A97EBE"/>
    <w:rsid w:val="00AC4367"/>
    <w:rsid w:val="00B20E03"/>
    <w:rsid w:val="00B67326"/>
    <w:rsid w:val="00B83437"/>
    <w:rsid w:val="00BA4B4F"/>
    <w:rsid w:val="00BA61E5"/>
    <w:rsid w:val="00BC5168"/>
    <w:rsid w:val="00BD0083"/>
    <w:rsid w:val="00C129A2"/>
    <w:rsid w:val="00C57C7C"/>
    <w:rsid w:val="00CA6C49"/>
    <w:rsid w:val="00CC31F3"/>
    <w:rsid w:val="00CC7D35"/>
    <w:rsid w:val="00CE4594"/>
    <w:rsid w:val="00CE7E27"/>
    <w:rsid w:val="00D06F40"/>
    <w:rsid w:val="00D41E50"/>
    <w:rsid w:val="00D44089"/>
    <w:rsid w:val="00D54743"/>
    <w:rsid w:val="00D6047F"/>
    <w:rsid w:val="00D66DCA"/>
    <w:rsid w:val="00D8766D"/>
    <w:rsid w:val="00DA347F"/>
    <w:rsid w:val="00DE5730"/>
    <w:rsid w:val="00E24BCE"/>
    <w:rsid w:val="00E44A93"/>
    <w:rsid w:val="00E620E0"/>
    <w:rsid w:val="00E93CDB"/>
    <w:rsid w:val="00E97EF8"/>
    <w:rsid w:val="00EF3FE3"/>
    <w:rsid w:val="00F101BD"/>
    <w:rsid w:val="00F26477"/>
    <w:rsid w:val="00F438AE"/>
    <w:rsid w:val="00F52612"/>
    <w:rsid w:val="00F733CF"/>
    <w:rsid w:val="00F80DA8"/>
    <w:rsid w:val="00FA12BA"/>
    <w:rsid w:val="00FA33CC"/>
    <w:rsid w:val="00FA3DC2"/>
    <w:rsid w:val="00FB742E"/>
    <w:rsid w:val="00FE1BFD"/>
    <w:rsid w:val="00FE2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16B2CA"/>
  <w15:chartTrackingRefBased/>
  <w15:docId w15:val="{19A0AA77-A3BC-1F49-A965-C07FEA64A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19B"/>
    <w:rPr>
      <w:rFonts w:eastAsiaTheme="majorEastAsia" w:cstheme="majorBidi"/>
      <w:color w:val="272727" w:themeColor="text1" w:themeTint="D8"/>
    </w:rPr>
  </w:style>
  <w:style w:type="paragraph" w:styleId="Title">
    <w:name w:val="Title"/>
    <w:basedOn w:val="Normal"/>
    <w:next w:val="Normal"/>
    <w:link w:val="TitleChar"/>
    <w:uiPriority w:val="10"/>
    <w:qFormat/>
    <w:rsid w:val="00006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19B"/>
    <w:pPr>
      <w:spacing w:before="160"/>
      <w:jc w:val="center"/>
    </w:pPr>
    <w:rPr>
      <w:i/>
      <w:iCs/>
      <w:color w:val="404040" w:themeColor="text1" w:themeTint="BF"/>
    </w:rPr>
  </w:style>
  <w:style w:type="character" w:customStyle="1" w:styleId="QuoteChar">
    <w:name w:val="Quote Char"/>
    <w:basedOn w:val="DefaultParagraphFont"/>
    <w:link w:val="Quote"/>
    <w:uiPriority w:val="29"/>
    <w:rsid w:val="0000619B"/>
    <w:rPr>
      <w:i/>
      <w:iCs/>
      <w:color w:val="404040" w:themeColor="text1" w:themeTint="BF"/>
    </w:rPr>
  </w:style>
  <w:style w:type="paragraph" w:styleId="ListParagraph">
    <w:name w:val="List Paragraph"/>
    <w:basedOn w:val="Normal"/>
    <w:uiPriority w:val="34"/>
    <w:qFormat/>
    <w:rsid w:val="0000619B"/>
    <w:pPr>
      <w:ind w:left="720"/>
      <w:contextualSpacing/>
    </w:pPr>
  </w:style>
  <w:style w:type="character" w:styleId="IntenseEmphasis">
    <w:name w:val="Intense Emphasis"/>
    <w:basedOn w:val="DefaultParagraphFont"/>
    <w:uiPriority w:val="21"/>
    <w:qFormat/>
    <w:rsid w:val="0000619B"/>
    <w:rPr>
      <w:i/>
      <w:iCs/>
      <w:color w:val="0F4761" w:themeColor="accent1" w:themeShade="BF"/>
    </w:rPr>
  </w:style>
  <w:style w:type="paragraph" w:styleId="IntenseQuote">
    <w:name w:val="Intense Quote"/>
    <w:basedOn w:val="Normal"/>
    <w:next w:val="Normal"/>
    <w:link w:val="IntenseQuoteChar"/>
    <w:uiPriority w:val="30"/>
    <w:qFormat/>
    <w:rsid w:val="00006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19B"/>
    <w:rPr>
      <w:i/>
      <w:iCs/>
      <w:color w:val="0F4761" w:themeColor="accent1" w:themeShade="BF"/>
    </w:rPr>
  </w:style>
  <w:style w:type="character" w:styleId="IntenseReference">
    <w:name w:val="Intense Reference"/>
    <w:basedOn w:val="DefaultParagraphFont"/>
    <w:uiPriority w:val="32"/>
    <w:qFormat/>
    <w:rsid w:val="0000619B"/>
    <w:rPr>
      <w:b/>
      <w:bCs/>
      <w:smallCaps/>
      <w:color w:val="0F4761" w:themeColor="accent1" w:themeShade="BF"/>
      <w:spacing w:val="5"/>
    </w:rPr>
  </w:style>
  <w:style w:type="table" w:styleId="TableGrid">
    <w:name w:val="Table Grid"/>
    <w:basedOn w:val="TableNormal"/>
    <w:uiPriority w:val="39"/>
    <w:rsid w:val="00584B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35A59"/>
    <w:rPr>
      <w:sz w:val="16"/>
      <w:szCs w:val="16"/>
    </w:rPr>
  </w:style>
  <w:style w:type="paragraph" w:styleId="CommentText">
    <w:name w:val="annotation text"/>
    <w:basedOn w:val="Normal"/>
    <w:link w:val="CommentTextChar"/>
    <w:uiPriority w:val="99"/>
    <w:semiHidden/>
    <w:unhideWhenUsed/>
    <w:rsid w:val="00A35A59"/>
    <w:pPr>
      <w:spacing w:line="240" w:lineRule="auto"/>
    </w:pPr>
    <w:rPr>
      <w:sz w:val="20"/>
      <w:szCs w:val="20"/>
    </w:rPr>
  </w:style>
  <w:style w:type="character" w:customStyle="1" w:styleId="CommentTextChar">
    <w:name w:val="Comment Text Char"/>
    <w:basedOn w:val="DefaultParagraphFont"/>
    <w:link w:val="CommentText"/>
    <w:uiPriority w:val="99"/>
    <w:semiHidden/>
    <w:rsid w:val="00A35A59"/>
    <w:rPr>
      <w:sz w:val="20"/>
      <w:szCs w:val="20"/>
    </w:rPr>
  </w:style>
  <w:style w:type="paragraph" w:styleId="CommentSubject">
    <w:name w:val="annotation subject"/>
    <w:basedOn w:val="CommentText"/>
    <w:next w:val="CommentText"/>
    <w:link w:val="CommentSubjectChar"/>
    <w:uiPriority w:val="99"/>
    <w:semiHidden/>
    <w:unhideWhenUsed/>
    <w:rsid w:val="00A35A59"/>
    <w:rPr>
      <w:b/>
      <w:bCs/>
    </w:rPr>
  </w:style>
  <w:style w:type="character" w:customStyle="1" w:styleId="CommentSubjectChar">
    <w:name w:val="Comment Subject Char"/>
    <w:basedOn w:val="CommentTextChar"/>
    <w:link w:val="CommentSubject"/>
    <w:uiPriority w:val="99"/>
    <w:semiHidden/>
    <w:rsid w:val="00A35A59"/>
    <w:rPr>
      <w:b/>
      <w:bCs/>
      <w:sz w:val="20"/>
      <w:szCs w:val="20"/>
    </w:rPr>
  </w:style>
  <w:style w:type="character" w:customStyle="1" w:styleId="il">
    <w:name w:val="il"/>
    <w:basedOn w:val="DefaultParagraphFont"/>
    <w:rsid w:val="00FA3DC2"/>
  </w:style>
  <w:style w:type="paragraph" w:styleId="Revision">
    <w:name w:val="Revision"/>
    <w:hidden/>
    <w:uiPriority w:val="99"/>
    <w:semiHidden/>
    <w:rsid w:val="00A82953"/>
    <w:pPr>
      <w:spacing w:after="0" w:line="240" w:lineRule="auto"/>
    </w:pPr>
  </w:style>
  <w:style w:type="character" w:styleId="Hyperlink">
    <w:name w:val="Hyperlink"/>
    <w:basedOn w:val="DefaultParagraphFont"/>
    <w:uiPriority w:val="99"/>
    <w:unhideWhenUsed/>
    <w:rsid w:val="00B20E03"/>
    <w:rPr>
      <w:color w:val="467886" w:themeColor="hyperlink"/>
      <w:u w:val="single"/>
    </w:rPr>
  </w:style>
  <w:style w:type="character" w:styleId="UnresolvedMention">
    <w:name w:val="Unresolved Mention"/>
    <w:basedOn w:val="DefaultParagraphFont"/>
    <w:uiPriority w:val="99"/>
    <w:semiHidden/>
    <w:unhideWhenUsed/>
    <w:rsid w:val="00B20E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thelancet.com/journals/lanplh/article/PIIS2542-5196(20)30058-9/fulltext"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8</Pages>
  <Words>4352</Words>
  <Characters>24812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Rushovich, Tamara</dc:creator>
  <cp:keywords/>
  <dc:description/>
  <cp:lastModifiedBy>Rushovich,Tamara</cp:lastModifiedBy>
  <cp:revision>26</cp:revision>
  <dcterms:created xsi:type="dcterms:W3CDTF">2026-06-23T12:22:00Z</dcterms:created>
  <dcterms:modified xsi:type="dcterms:W3CDTF">2026-07-07T00:15:00Z</dcterms:modified>
</cp:coreProperties>
</file>