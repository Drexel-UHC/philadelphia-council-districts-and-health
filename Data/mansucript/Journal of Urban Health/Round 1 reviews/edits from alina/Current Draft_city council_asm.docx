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EBC8EE" w14:textId="715402E6" w:rsidR="00996429" w:rsidRPr="00A455C4" w:rsidRDefault="00996429">
      <w:pPr>
        <w:rPr>
          <w:sz w:val="21"/>
          <w:szCs w:val="21"/>
        </w:rPr>
      </w:pPr>
      <w:r w:rsidRPr="00A455C4">
        <w:rPr>
          <w:b/>
          <w:bCs/>
          <w:sz w:val="21"/>
          <w:szCs w:val="21"/>
        </w:rPr>
        <w:t>Title</w:t>
      </w:r>
      <w:r w:rsidRPr="00A455C4">
        <w:rPr>
          <w:sz w:val="21"/>
          <w:szCs w:val="21"/>
        </w:rPr>
        <w:t>:</w:t>
      </w:r>
      <w:r w:rsidR="00CF3DA6" w:rsidRPr="00A455C4">
        <w:rPr>
          <w:sz w:val="21"/>
          <w:szCs w:val="21"/>
        </w:rPr>
        <w:t xml:space="preserve"> </w:t>
      </w:r>
      <w:r w:rsidR="0052141A">
        <w:rPr>
          <w:sz w:val="21"/>
          <w:szCs w:val="21"/>
        </w:rPr>
        <w:t>Measuring</w:t>
      </w:r>
      <w:r w:rsidR="00CF3DA6" w:rsidRPr="00A455C4">
        <w:rPr>
          <w:sz w:val="21"/>
          <w:szCs w:val="21"/>
        </w:rPr>
        <w:t xml:space="preserve"> the Health of Philadelphia’s City Council Districts </w:t>
      </w:r>
    </w:p>
    <w:p w14:paraId="1DB28D12" w14:textId="654B7D79" w:rsidR="00BE24EF" w:rsidRDefault="00996429">
      <w:pPr>
        <w:rPr>
          <w:sz w:val="21"/>
          <w:szCs w:val="21"/>
        </w:rPr>
      </w:pPr>
      <w:r w:rsidRPr="51FBD963">
        <w:rPr>
          <w:b/>
          <w:bCs/>
          <w:sz w:val="21"/>
          <w:szCs w:val="21"/>
        </w:rPr>
        <w:t>Authors</w:t>
      </w:r>
      <w:r w:rsidRPr="51FBD963">
        <w:rPr>
          <w:sz w:val="21"/>
          <w:szCs w:val="21"/>
        </w:rPr>
        <w:t>:</w:t>
      </w:r>
      <w:r w:rsidR="008E694D" w:rsidRPr="51FBD963">
        <w:rPr>
          <w:sz w:val="21"/>
          <w:szCs w:val="21"/>
        </w:rPr>
        <w:t xml:space="preserve"> Tamara Rushovich, Amber Bolli, Alina Schnake-Mahl, Stephanie </w:t>
      </w:r>
      <w:r w:rsidR="3F156091" w:rsidRPr="51FBD963">
        <w:rPr>
          <w:sz w:val="21"/>
          <w:szCs w:val="21"/>
        </w:rPr>
        <w:t xml:space="preserve">M. </w:t>
      </w:r>
      <w:r w:rsidR="008E694D" w:rsidRPr="51FBD963">
        <w:rPr>
          <w:sz w:val="21"/>
          <w:szCs w:val="21"/>
        </w:rPr>
        <w:t xml:space="preserve">Hernandez </w:t>
      </w:r>
    </w:p>
    <w:p w14:paraId="74ED083D" w14:textId="77777777" w:rsidR="00B57195" w:rsidRDefault="00B57195">
      <w:pPr>
        <w:rPr>
          <w:sz w:val="21"/>
          <w:szCs w:val="21"/>
        </w:rPr>
      </w:pPr>
    </w:p>
    <w:p w14:paraId="02FCB3FB" w14:textId="77777777" w:rsidR="00B57195" w:rsidRDefault="00B57195">
      <w:pPr>
        <w:rPr>
          <w:sz w:val="21"/>
          <w:szCs w:val="21"/>
        </w:rPr>
      </w:pPr>
    </w:p>
    <w:p w14:paraId="6078EB37" w14:textId="77777777" w:rsidR="00B57195" w:rsidRDefault="00B57195">
      <w:pPr>
        <w:rPr>
          <w:sz w:val="21"/>
          <w:szCs w:val="21"/>
        </w:rPr>
      </w:pPr>
    </w:p>
    <w:p w14:paraId="09D3086D" w14:textId="1570C08B" w:rsidR="00BE24EF" w:rsidRDefault="00BE24EF">
      <w:pPr>
        <w:rPr>
          <w:sz w:val="21"/>
          <w:szCs w:val="21"/>
        </w:rPr>
      </w:pPr>
      <w:r w:rsidRPr="0013767B">
        <w:rPr>
          <w:b/>
          <w:bCs/>
          <w:sz w:val="21"/>
          <w:szCs w:val="21"/>
        </w:rPr>
        <w:t>Corresponding Author: Tamara Rushovich,</w:t>
      </w:r>
      <w:r>
        <w:rPr>
          <w:sz w:val="21"/>
          <w:szCs w:val="21"/>
        </w:rPr>
        <w:t xml:space="preserve"> </w:t>
      </w:r>
      <w:r w:rsidR="00E635CD" w:rsidRPr="0013767B">
        <w:rPr>
          <w:color w:val="000000" w:themeColor="text1"/>
          <w:sz w:val="22"/>
          <w:szCs w:val="22"/>
        </w:rPr>
        <w:t>Drexel Dornsife School of Public Health</w:t>
      </w:r>
      <w:r>
        <w:rPr>
          <w:sz w:val="21"/>
          <w:szCs w:val="21"/>
        </w:rPr>
        <w:t xml:space="preserve">, Urban Health Collaborative, </w:t>
      </w:r>
      <w:hyperlink r:id="rId7" w:history="1">
        <w:r w:rsidR="00B35B90" w:rsidRPr="00314EBB">
          <w:rPr>
            <w:rStyle w:val="Hyperlink"/>
            <w:sz w:val="21"/>
            <w:szCs w:val="21"/>
          </w:rPr>
          <w:t>tr842@drexel.edu</w:t>
        </w:r>
      </w:hyperlink>
      <w:r w:rsidR="00B35B90">
        <w:rPr>
          <w:sz w:val="21"/>
          <w:szCs w:val="21"/>
        </w:rPr>
        <w:t xml:space="preserve"> </w:t>
      </w:r>
    </w:p>
    <w:p w14:paraId="10929F1B" w14:textId="64570C52" w:rsidR="00B35B90" w:rsidRDefault="00B35B90">
      <w:pPr>
        <w:rPr>
          <w:sz w:val="21"/>
          <w:szCs w:val="21"/>
        </w:rPr>
      </w:pPr>
      <w:r w:rsidRPr="0013767B">
        <w:rPr>
          <w:b/>
          <w:bCs/>
          <w:sz w:val="21"/>
          <w:szCs w:val="21"/>
        </w:rPr>
        <w:t>Amber Bolli,</w:t>
      </w:r>
      <w:r>
        <w:rPr>
          <w:sz w:val="21"/>
          <w:szCs w:val="21"/>
        </w:rPr>
        <w:t xml:space="preserve"> MPH</w:t>
      </w:r>
      <w:r w:rsidR="00313FFB">
        <w:rPr>
          <w:sz w:val="21"/>
          <w:szCs w:val="21"/>
        </w:rPr>
        <w:t xml:space="preserve">, </w:t>
      </w:r>
      <w:r w:rsidR="00E635CD" w:rsidRPr="0013767B">
        <w:rPr>
          <w:color w:val="000000" w:themeColor="text1"/>
          <w:sz w:val="22"/>
          <w:szCs w:val="22"/>
        </w:rPr>
        <w:t>Drexel Dornsife School of Public Health</w:t>
      </w:r>
      <w:r w:rsidR="00313FFB">
        <w:rPr>
          <w:sz w:val="21"/>
          <w:szCs w:val="21"/>
        </w:rPr>
        <w:t xml:space="preserve">, Urban Health Collaborative </w:t>
      </w:r>
    </w:p>
    <w:p w14:paraId="261FE5AF" w14:textId="77777777" w:rsidR="0013767B" w:rsidRDefault="0013767B" w:rsidP="0013767B">
      <w:pPr>
        <w:spacing w:after="0" w:line="240" w:lineRule="auto"/>
        <w:rPr>
          <w:color w:val="000000" w:themeColor="text1"/>
          <w:sz w:val="22"/>
          <w:szCs w:val="22"/>
        </w:rPr>
      </w:pPr>
      <w:r w:rsidRPr="0013767B">
        <w:rPr>
          <w:b/>
          <w:bCs/>
          <w:color w:val="000000" w:themeColor="text1"/>
          <w:sz w:val="22"/>
          <w:szCs w:val="22"/>
        </w:rPr>
        <w:t>Alina Schnake-Mahl,</w:t>
      </w:r>
      <w:r w:rsidRPr="0013767B">
        <w:rPr>
          <w:color w:val="000000" w:themeColor="text1"/>
          <w:sz w:val="22"/>
          <w:szCs w:val="22"/>
        </w:rPr>
        <w:t xml:space="preserve"> Department of Health Management and Policy, Urban Health Collaborative, Drexel Dornsife School of Public Health</w:t>
      </w:r>
    </w:p>
    <w:p w14:paraId="2D0C7299" w14:textId="77777777" w:rsidR="0013767B" w:rsidRDefault="0013767B" w:rsidP="0013767B">
      <w:pPr>
        <w:spacing w:after="0" w:line="240" w:lineRule="auto"/>
        <w:rPr>
          <w:color w:val="000000" w:themeColor="text1"/>
          <w:sz w:val="22"/>
          <w:szCs w:val="22"/>
        </w:rPr>
      </w:pPr>
    </w:p>
    <w:p w14:paraId="199D5F9F" w14:textId="6CABF59B" w:rsidR="0013767B" w:rsidRPr="0013767B" w:rsidRDefault="0013767B" w:rsidP="0013767B">
      <w:pPr>
        <w:spacing w:after="0" w:line="240" w:lineRule="auto"/>
        <w:rPr>
          <w:color w:val="000000" w:themeColor="text1"/>
          <w:sz w:val="22"/>
          <w:szCs w:val="22"/>
        </w:rPr>
      </w:pPr>
      <w:r w:rsidRPr="0013767B">
        <w:rPr>
          <w:b/>
          <w:bCs/>
          <w:color w:val="000000" w:themeColor="text1"/>
          <w:sz w:val="22"/>
          <w:szCs w:val="22"/>
        </w:rPr>
        <w:t>Stephanie M. Hernandez</w:t>
      </w:r>
      <w:r>
        <w:rPr>
          <w:color w:val="000000" w:themeColor="text1"/>
          <w:sz w:val="22"/>
          <w:szCs w:val="22"/>
        </w:rPr>
        <w:t xml:space="preserve"> </w:t>
      </w:r>
      <w:r w:rsidR="00F42932">
        <w:rPr>
          <w:rFonts w:ascii="Arial" w:hAnsi="Arial" w:cs="Arial"/>
          <w:color w:val="000000"/>
          <w:sz w:val="20"/>
          <w:szCs w:val="20"/>
          <w:shd w:val="clear" w:color="auto" w:fill="FFFFFF"/>
        </w:rPr>
        <w:t> Department of Epidemiology and Biostatistics</w:t>
      </w:r>
      <w:r w:rsidRPr="0013767B">
        <w:rPr>
          <w:color w:val="000000" w:themeColor="text1"/>
          <w:sz w:val="22"/>
          <w:szCs w:val="22"/>
        </w:rPr>
        <w:t>, Urban Health Collaborative, Drexel Dornsife School of Public Health</w:t>
      </w:r>
    </w:p>
    <w:p w14:paraId="4041ABBB" w14:textId="77777777" w:rsidR="00BE24EF" w:rsidRDefault="00BE24EF">
      <w:pPr>
        <w:rPr>
          <w:b/>
          <w:bCs/>
          <w:sz w:val="21"/>
          <w:szCs w:val="21"/>
        </w:rPr>
      </w:pPr>
      <w:r>
        <w:rPr>
          <w:b/>
          <w:bCs/>
          <w:sz w:val="21"/>
          <w:szCs w:val="21"/>
        </w:rPr>
        <w:br w:type="page"/>
      </w:r>
    </w:p>
    <w:p w14:paraId="71268F06" w14:textId="50EA1C04" w:rsidR="005D29E5" w:rsidRDefault="00CF6511">
      <w:pPr>
        <w:rPr>
          <w:b/>
          <w:bCs/>
          <w:sz w:val="21"/>
          <w:szCs w:val="21"/>
        </w:rPr>
      </w:pPr>
      <w:r w:rsidRPr="003F075D">
        <w:rPr>
          <w:b/>
          <w:bCs/>
          <w:sz w:val="21"/>
          <w:szCs w:val="21"/>
        </w:rPr>
        <w:lastRenderedPageBreak/>
        <w:t>Abstract:</w:t>
      </w:r>
      <w:r w:rsidR="00A4164E">
        <w:rPr>
          <w:b/>
          <w:bCs/>
          <w:sz w:val="21"/>
          <w:szCs w:val="21"/>
        </w:rPr>
        <w:t xml:space="preserve"> (150 words)</w:t>
      </w:r>
    </w:p>
    <w:p w14:paraId="7D5F2AC7" w14:textId="3CDC6EB1" w:rsidR="005D29E5" w:rsidRPr="00CA0460" w:rsidRDefault="00CA0460">
      <w:pPr>
        <w:rPr>
          <w:sz w:val="21"/>
          <w:szCs w:val="21"/>
        </w:rPr>
      </w:pPr>
      <w:r w:rsidRPr="67E03662">
        <w:rPr>
          <w:sz w:val="21"/>
          <w:szCs w:val="21"/>
        </w:rPr>
        <w:t xml:space="preserve">Analyzing data by </w:t>
      </w:r>
      <w:r w:rsidR="002D0F06" w:rsidRPr="67E03662">
        <w:rPr>
          <w:sz w:val="21"/>
          <w:szCs w:val="21"/>
        </w:rPr>
        <w:t>geopolitical</w:t>
      </w:r>
      <w:r w:rsidRPr="67E03662">
        <w:rPr>
          <w:sz w:val="21"/>
          <w:szCs w:val="21"/>
        </w:rPr>
        <w:t xml:space="preserve"> districts, like congressional </w:t>
      </w:r>
      <w:r w:rsidR="002D0F06" w:rsidRPr="67E03662">
        <w:rPr>
          <w:sz w:val="21"/>
          <w:szCs w:val="21"/>
        </w:rPr>
        <w:t>districts</w:t>
      </w:r>
      <w:r w:rsidRPr="67E03662">
        <w:rPr>
          <w:sz w:val="21"/>
          <w:szCs w:val="21"/>
        </w:rPr>
        <w:t xml:space="preserve">, is </w:t>
      </w:r>
      <w:r w:rsidR="002D0F06" w:rsidRPr="67E03662">
        <w:rPr>
          <w:sz w:val="21"/>
          <w:szCs w:val="21"/>
        </w:rPr>
        <w:t xml:space="preserve">increasing in </w:t>
      </w:r>
      <w:r w:rsidR="008B3038" w:rsidRPr="67E03662">
        <w:rPr>
          <w:sz w:val="21"/>
          <w:szCs w:val="21"/>
        </w:rPr>
        <w:t>popularity</w:t>
      </w:r>
      <w:r w:rsidR="002D0F06" w:rsidRPr="67E03662">
        <w:rPr>
          <w:sz w:val="21"/>
          <w:szCs w:val="21"/>
        </w:rPr>
        <w:t xml:space="preserve"> in public health monitoring and </w:t>
      </w:r>
      <w:r w:rsidR="2BDA3CF1" w:rsidRPr="67E03662">
        <w:rPr>
          <w:sz w:val="21"/>
          <w:szCs w:val="21"/>
        </w:rPr>
        <w:t>evaluation but</w:t>
      </w:r>
      <w:r w:rsidR="008B3038" w:rsidRPr="67E03662">
        <w:rPr>
          <w:sz w:val="21"/>
          <w:szCs w:val="21"/>
        </w:rPr>
        <w:t xml:space="preserve"> </w:t>
      </w:r>
      <w:r w:rsidR="753F4819" w:rsidRPr="67E03662">
        <w:rPr>
          <w:sz w:val="21"/>
          <w:szCs w:val="21"/>
        </w:rPr>
        <w:t>remains</w:t>
      </w:r>
      <w:r w:rsidR="008C239A">
        <w:rPr>
          <w:sz w:val="21"/>
          <w:szCs w:val="21"/>
        </w:rPr>
        <w:t xml:space="preserve"> </w:t>
      </w:r>
      <w:r w:rsidR="008B3038" w:rsidRPr="67E03662">
        <w:rPr>
          <w:sz w:val="21"/>
          <w:szCs w:val="21"/>
        </w:rPr>
        <w:t xml:space="preserve">relatively rare compared to  geographies </w:t>
      </w:r>
      <w:r w:rsidR="5A4D65A4" w:rsidRPr="67E03662">
        <w:rPr>
          <w:sz w:val="21"/>
          <w:szCs w:val="21"/>
        </w:rPr>
        <w:t>such as</w:t>
      </w:r>
      <w:r w:rsidR="008B3038" w:rsidRPr="67E03662">
        <w:rPr>
          <w:sz w:val="21"/>
          <w:szCs w:val="21"/>
        </w:rPr>
        <w:t xml:space="preserve"> census tracts and counties. In this study, we </w:t>
      </w:r>
      <w:r w:rsidR="00305A64" w:rsidRPr="67E03662">
        <w:rPr>
          <w:sz w:val="21"/>
          <w:szCs w:val="21"/>
        </w:rPr>
        <w:t xml:space="preserve">use </w:t>
      </w:r>
      <w:r w:rsidR="4F7D4604" w:rsidRPr="67E03662">
        <w:rPr>
          <w:sz w:val="21"/>
          <w:szCs w:val="21"/>
        </w:rPr>
        <w:t>city council districts in the</w:t>
      </w:r>
      <w:r w:rsidR="00305A64" w:rsidRPr="67E03662">
        <w:rPr>
          <w:sz w:val="21"/>
          <w:szCs w:val="21"/>
        </w:rPr>
        <w:t xml:space="preserve"> </w:t>
      </w:r>
      <w:r w:rsidR="3CE221AE" w:rsidRPr="67E03662">
        <w:rPr>
          <w:sz w:val="21"/>
          <w:szCs w:val="21"/>
        </w:rPr>
        <w:t>C</w:t>
      </w:r>
      <w:r w:rsidR="00305A64" w:rsidRPr="67E03662">
        <w:rPr>
          <w:sz w:val="21"/>
          <w:szCs w:val="21"/>
        </w:rPr>
        <w:t xml:space="preserve">ity of Philadelphia to </w:t>
      </w:r>
      <w:r w:rsidR="008B3038" w:rsidRPr="67E03662">
        <w:rPr>
          <w:sz w:val="21"/>
          <w:szCs w:val="21"/>
        </w:rPr>
        <w:t xml:space="preserve">illustrate the utility and </w:t>
      </w:r>
      <w:r w:rsidR="00305A64" w:rsidRPr="67E03662">
        <w:rPr>
          <w:sz w:val="21"/>
          <w:szCs w:val="21"/>
        </w:rPr>
        <w:t xml:space="preserve">importance of investigating public health metrics by local political districts. We </w:t>
      </w:r>
      <w:r w:rsidR="009D5346" w:rsidRPr="67E03662">
        <w:rPr>
          <w:sz w:val="21"/>
          <w:szCs w:val="21"/>
        </w:rPr>
        <w:t>report on two metrics – tree canopy coverage and health insurance coverage</w:t>
      </w:r>
      <w:r w:rsidR="00202459" w:rsidRPr="67E03662">
        <w:rPr>
          <w:sz w:val="21"/>
          <w:szCs w:val="21"/>
        </w:rPr>
        <w:t xml:space="preserve"> – by city council district and census tract. We discuss the </w:t>
      </w:r>
      <w:r w:rsidR="008D154E" w:rsidRPr="67E03662">
        <w:rPr>
          <w:sz w:val="21"/>
          <w:szCs w:val="21"/>
        </w:rPr>
        <w:t xml:space="preserve">variation within and between districts to show  heterogeneity across the </w:t>
      </w:r>
      <w:r w:rsidR="5DA7A29B" w:rsidRPr="67E03662">
        <w:rPr>
          <w:sz w:val="21"/>
          <w:szCs w:val="21"/>
        </w:rPr>
        <w:t>c</w:t>
      </w:r>
      <w:r w:rsidR="008C239A">
        <w:rPr>
          <w:sz w:val="21"/>
          <w:szCs w:val="21"/>
        </w:rPr>
        <w:t>i</w:t>
      </w:r>
      <w:r w:rsidR="008D154E" w:rsidRPr="67E03662">
        <w:rPr>
          <w:sz w:val="21"/>
          <w:szCs w:val="21"/>
        </w:rPr>
        <w:t>ty . Lastly, we discuss ways that data can be made</w:t>
      </w:r>
      <w:r w:rsidR="7132CE4D" w:rsidRPr="67E03662">
        <w:rPr>
          <w:sz w:val="21"/>
          <w:szCs w:val="21"/>
        </w:rPr>
        <w:t xml:space="preserve"> accessible to the</w:t>
      </w:r>
      <w:r w:rsidR="008D154E" w:rsidRPr="67E03662">
        <w:rPr>
          <w:sz w:val="21"/>
          <w:szCs w:val="21"/>
        </w:rPr>
        <w:t xml:space="preserve"> public th</w:t>
      </w:r>
      <w:r w:rsidR="65A5B437" w:rsidRPr="67E03662">
        <w:rPr>
          <w:sz w:val="21"/>
          <w:szCs w:val="21"/>
        </w:rPr>
        <w:t>r</w:t>
      </w:r>
      <w:r w:rsidR="008D154E" w:rsidRPr="67E03662">
        <w:rPr>
          <w:sz w:val="21"/>
          <w:szCs w:val="21"/>
        </w:rPr>
        <w:t xml:space="preserve">ough </w:t>
      </w:r>
      <w:r w:rsidR="7D4BCC9E" w:rsidRPr="67E03662">
        <w:rPr>
          <w:sz w:val="21"/>
          <w:szCs w:val="21"/>
        </w:rPr>
        <w:t>an</w:t>
      </w:r>
      <w:r w:rsidR="008D154E" w:rsidRPr="67E03662">
        <w:rPr>
          <w:sz w:val="21"/>
          <w:szCs w:val="21"/>
        </w:rPr>
        <w:t xml:space="preserve"> </w:t>
      </w:r>
      <w:r w:rsidR="00773FF6" w:rsidRPr="67E03662">
        <w:rPr>
          <w:sz w:val="21"/>
          <w:szCs w:val="21"/>
        </w:rPr>
        <w:t xml:space="preserve">online </w:t>
      </w:r>
      <w:r w:rsidR="008C239A">
        <w:rPr>
          <w:sz w:val="21"/>
          <w:szCs w:val="21"/>
        </w:rPr>
        <w:t>dashboard t</w:t>
      </w:r>
      <w:r w:rsidR="5C12A882" w:rsidRPr="67E03662">
        <w:rPr>
          <w:sz w:val="21"/>
          <w:szCs w:val="21"/>
        </w:rPr>
        <w:t>o support</w:t>
      </w:r>
      <w:r w:rsidR="00773FF6" w:rsidRPr="67E03662">
        <w:rPr>
          <w:sz w:val="21"/>
          <w:szCs w:val="21"/>
        </w:rPr>
        <w:t xml:space="preserve"> advocacy with local politicians. </w:t>
      </w:r>
      <w:r w:rsidR="009D5346" w:rsidRPr="67E03662">
        <w:rPr>
          <w:sz w:val="21"/>
          <w:szCs w:val="21"/>
        </w:rPr>
        <w:t xml:space="preserve"> </w:t>
      </w:r>
    </w:p>
    <w:p w14:paraId="58AEF406" w14:textId="77777777" w:rsidR="00CF6511" w:rsidRDefault="00CF6511">
      <w:pPr>
        <w:rPr>
          <w:b/>
          <w:bCs/>
          <w:sz w:val="21"/>
          <w:szCs w:val="21"/>
        </w:rPr>
      </w:pPr>
      <w:r>
        <w:rPr>
          <w:b/>
          <w:bCs/>
          <w:sz w:val="21"/>
          <w:szCs w:val="21"/>
        </w:rPr>
        <w:br w:type="page"/>
      </w:r>
    </w:p>
    <w:p w14:paraId="58B41BBB" w14:textId="16A06ADA" w:rsidR="00996429" w:rsidRPr="00A455C4" w:rsidRDefault="00996429">
      <w:pPr>
        <w:rPr>
          <w:b/>
          <w:bCs/>
          <w:sz w:val="21"/>
          <w:szCs w:val="21"/>
        </w:rPr>
      </w:pPr>
      <w:r w:rsidRPr="00A455C4">
        <w:rPr>
          <w:b/>
          <w:bCs/>
          <w:sz w:val="21"/>
          <w:szCs w:val="21"/>
        </w:rPr>
        <w:lastRenderedPageBreak/>
        <w:t>Introduction</w:t>
      </w:r>
      <w:r w:rsidR="001373E8">
        <w:rPr>
          <w:b/>
          <w:bCs/>
          <w:sz w:val="21"/>
          <w:szCs w:val="21"/>
        </w:rPr>
        <w:t xml:space="preserve"> </w:t>
      </w:r>
      <w:r w:rsidR="00FB1CE3">
        <w:rPr>
          <w:b/>
          <w:bCs/>
          <w:sz w:val="21"/>
          <w:szCs w:val="21"/>
        </w:rPr>
        <w:t>(Max 1500 words)</w:t>
      </w:r>
    </w:p>
    <w:p w14:paraId="1F5C6904" w14:textId="1340F6BF" w:rsidR="00B12D3B" w:rsidRPr="00A455C4" w:rsidRDefault="132FE4B0">
      <w:pPr>
        <w:rPr>
          <w:sz w:val="21"/>
          <w:szCs w:val="21"/>
        </w:rPr>
      </w:pPr>
      <w:r w:rsidRPr="00A455C4">
        <w:rPr>
          <w:sz w:val="21"/>
          <w:szCs w:val="21"/>
        </w:rPr>
        <w:t xml:space="preserve">Public health has increasingly </w:t>
      </w:r>
      <w:r w:rsidR="00666AE7" w:rsidRPr="00A455C4">
        <w:rPr>
          <w:sz w:val="21"/>
          <w:szCs w:val="21"/>
        </w:rPr>
        <w:t>utilized</w:t>
      </w:r>
      <w:r w:rsidR="008E694D" w:rsidRPr="00A455C4">
        <w:rPr>
          <w:sz w:val="21"/>
          <w:szCs w:val="21"/>
        </w:rPr>
        <w:t xml:space="preserve"> geopolitical units</w:t>
      </w:r>
      <w:r w:rsidR="5E5AC561" w:rsidRPr="00A455C4">
        <w:rPr>
          <w:sz w:val="21"/>
          <w:szCs w:val="21"/>
        </w:rPr>
        <w:t>, or units with geographic and political meaning,</w:t>
      </w:r>
      <w:r w:rsidR="00666AE7" w:rsidRPr="00A455C4">
        <w:rPr>
          <w:sz w:val="21"/>
          <w:szCs w:val="21"/>
        </w:rPr>
        <w:t xml:space="preserve"> </w:t>
      </w:r>
      <w:r w:rsidR="008E694D" w:rsidRPr="00A455C4">
        <w:rPr>
          <w:sz w:val="21"/>
          <w:szCs w:val="21"/>
        </w:rPr>
        <w:t>in recent years</w:t>
      </w:r>
      <w:r w:rsidR="00710449">
        <w:rPr>
          <w:sz w:val="21"/>
          <w:szCs w:val="21"/>
        </w:rPr>
        <w:t xml:space="preserve"> </w:t>
      </w:r>
      <w:r w:rsidR="00710449">
        <w:rPr>
          <w:sz w:val="21"/>
          <w:szCs w:val="21"/>
        </w:rPr>
        <w:fldChar w:fldCharType="begin">
          <w:fldData xml:space="preserve">PEVuZE5vdGU+PENpdGU+PEF1dGhvcj5SdXNob3ZpY2g8L0F1dGhvcj48WWVhcj4yMDI0PC9ZZWFy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</w:fldData>
        </w:fldChar>
      </w:r>
      <w:r w:rsidR="00A820B2">
        <w:rPr>
          <w:sz w:val="21"/>
          <w:szCs w:val="21"/>
        </w:rPr>
        <w:instrText xml:space="preserve"> ADDIN EN.CITE </w:instrText>
      </w:r>
      <w:r w:rsidR="00A820B2">
        <w:rPr>
          <w:sz w:val="21"/>
          <w:szCs w:val="21"/>
        </w:rPr>
        <w:fldChar w:fldCharType="begin">
          <w:fldData xml:space="preserve">PEVuZE5vdGU+PENpdGU+PEF1dGhvcj5SdXNob3ZpY2g8L0F1dGhvcj48WWVhcj4yMDI0PC9ZZWFy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</w:fldData>
        </w:fldChar>
      </w:r>
      <w:r w:rsidR="00A820B2">
        <w:rPr>
          <w:sz w:val="21"/>
          <w:szCs w:val="21"/>
        </w:rPr>
        <w:instrText xml:space="preserve"> ADDIN EN.CITE.DATA </w:instrText>
      </w:r>
      <w:r w:rsidR="00A820B2">
        <w:rPr>
          <w:sz w:val="21"/>
          <w:szCs w:val="21"/>
        </w:rPr>
      </w:r>
      <w:r w:rsidR="00A820B2">
        <w:rPr>
          <w:sz w:val="21"/>
          <w:szCs w:val="21"/>
        </w:rPr>
        <w:fldChar w:fldCharType="end"/>
      </w:r>
      <w:r w:rsidR="00710449">
        <w:rPr>
          <w:sz w:val="21"/>
          <w:szCs w:val="21"/>
        </w:rPr>
      </w:r>
      <w:r w:rsidR="00710449">
        <w:rPr>
          <w:sz w:val="21"/>
          <w:szCs w:val="21"/>
        </w:rPr>
        <w:fldChar w:fldCharType="separate"/>
      </w:r>
      <w:r w:rsidR="00710449">
        <w:rPr>
          <w:noProof/>
          <w:sz w:val="21"/>
          <w:szCs w:val="21"/>
        </w:rPr>
        <w:t>(1-3)</w:t>
      </w:r>
      <w:r w:rsidR="00710449">
        <w:rPr>
          <w:sz w:val="21"/>
          <w:szCs w:val="21"/>
        </w:rPr>
        <w:fldChar w:fldCharType="end"/>
      </w:r>
      <w:r w:rsidR="008E694D" w:rsidRPr="00A455C4">
        <w:rPr>
          <w:sz w:val="21"/>
          <w:szCs w:val="21"/>
        </w:rPr>
        <w:t xml:space="preserve">.  </w:t>
      </w:r>
      <w:r w:rsidR="773D4CBB" w:rsidRPr="00A455C4">
        <w:rPr>
          <w:sz w:val="21"/>
          <w:szCs w:val="21"/>
        </w:rPr>
        <w:t>S</w:t>
      </w:r>
      <w:r w:rsidR="008E694D" w:rsidRPr="00A455C4">
        <w:rPr>
          <w:sz w:val="21"/>
          <w:szCs w:val="21"/>
        </w:rPr>
        <w:t xml:space="preserve">tudies </w:t>
      </w:r>
      <w:r w:rsidR="00905074" w:rsidRPr="00A455C4">
        <w:rPr>
          <w:sz w:val="21"/>
          <w:szCs w:val="21"/>
        </w:rPr>
        <w:t xml:space="preserve">have </w:t>
      </w:r>
      <w:r w:rsidR="008E694D" w:rsidRPr="00A455C4">
        <w:rPr>
          <w:sz w:val="21"/>
          <w:szCs w:val="21"/>
        </w:rPr>
        <w:t>investigat</w:t>
      </w:r>
      <w:r w:rsidR="5E17604D" w:rsidRPr="00A455C4">
        <w:rPr>
          <w:sz w:val="21"/>
          <w:szCs w:val="21"/>
        </w:rPr>
        <w:t>ed</w:t>
      </w:r>
      <w:r w:rsidR="008E694D" w:rsidRPr="00A455C4">
        <w:rPr>
          <w:sz w:val="21"/>
          <w:szCs w:val="21"/>
        </w:rPr>
        <w:t xml:space="preserve"> health </w:t>
      </w:r>
      <w:r w:rsidR="00504FA9" w:rsidRPr="00A455C4">
        <w:rPr>
          <w:sz w:val="21"/>
          <w:szCs w:val="21"/>
        </w:rPr>
        <w:t>disparities</w:t>
      </w:r>
      <w:r w:rsidR="008E694D" w:rsidRPr="00A455C4">
        <w:rPr>
          <w:sz w:val="21"/>
          <w:szCs w:val="21"/>
        </w:rPr>
        <w:t xml:space="preserve"> </w:t>
      </w:r>
      <w:r w:rsidR="004B43D6">
        <w:rPr>
          <w:sz w:val="21"/>
          <w:szCs w:val="21"/>
        </w:rPr>
        <w:t>by geopolitical districts in the US and internationally</w:t>
      </w:r>
      <w:r w:rsidR="008E694D" w:rsidRPr="00A455C4">
        <w:rPr>
          <w:sz w:val="21"/>
          <w:szCs w:val="21"/>
        </w:rPr>
        <w:t xml:space="preserve"> </w:t>
      </w:r>
      <w:r w:rsidR="00316ABC" w:rsidRPr="00A455C4">
        <w:rPr>
          <w:sz w:val="21"/>
          <w:szCs w:val="21"/>
        </w:rPr>
        <w:t xml:space="preserve">– for example, reporting </w:t>
      </w:r>
      <w:r w:rsidR="000830A5" w:rsidRPr="00A455C4">
        <w:rPr>
          <w:sz w:val="21"/>
          <w:szCs w:val="21"/>
        </w:rPr>
        <w:t>opioid prescribing rates</w:t>
      </w:r>
      <w:r w:rsidR="00B96C1A">
        <w:rPr>
          <w:sz w:val="21"/>
          <w:szCs w:val="21"/>
        </w:rPr>
        <w:t xml:space="preserve"> </w:t>
      </w:r>
      <w:r w:rsidR="00B96C1A">
        <w:rPr>
          <w:sz w:val="21"/>
          <w:szCs w:val="21"/>
        </w:rPr>
        <w:fldChar w:fldCharType="begin"/>
      </w:r>
      <w:r w:rsidR="00A820B2">
        <w:rPr>
          <w:sz w:val="21"/>
          <w:szCs w:val="21"/>
        </w:rPr>
        <w:instrText xml:space="preserve"> ADDIN EN.CITE &lt;EndNote&gt;&lt;Cite&gt;&lt;Author&gt;Rolheiser&lt;/Author&gt;&lt;Year&gt;2018&lt;/Year&gt;&lt;RecNum&gt;283&lt;/RecNum&gt;&lt;DisplayText&gt;(4)&lt;/DisplayText&gt;&lt;record&gt;&lt;rec-number&gt;283&lt;/rec-number&gt;&lt;foreign-keys&gt;&lt;key app="EN" db-id="5ax92wdr7adtz5etxvfxdfr0s5z2etvt2v0z" timestamp="1779723927" guid="11017f65-744e-4549-9b6e-6576ad452db0"&gt;283&lt;/key&gt;&lt;/foreign-keys&gt;&lt;ref-type name="Journal Article"&gt;17&lt;/ref-type&gt;&lt;contributors&gt;&lt;authors&gt;&lt;author&gt;Lyndsey A.  Rolheiser&lt;/author&gt;&lt;author&gt;Jack  Cordes&lt;/author&gt;&lt;author&gt;S.V.  Subramanian&lt;/author&gt;&lt;/authors&gt;&lt;/contributors&gt;&lt;titles&gt;&lt;title&gt;Opioid Prescribing Rates by Congressional Districts, United States, 2016&lt;/title&gt;&lt;secondary-title&gt;https://doi.org/10.2105/AJPH.2018.304532&lt;/secondary-title&gt;&lt;/titles&gt;&lt;periodical&gt;&lt;full-title&gt;https://doi.org/10.2105/AJPH.2018.304532&lt;/full-title&gt;&lt;/periodical&gt;&lt;volume&gt;108&lt;/volume&gt;&lt;number&gt;9&lt;/number&gt;&lt;dates&gt;&lt;year&gt;2018&lt;/year&gt;&lt;/dates&gt;&lt;isbn&gt;0090-0036&lt;/isbn&gt;&lt;urls&gt;&lt;related-urls&gt;&lt;url&gt;https://ajph.aphapublications.org/doi/abs/10.2105/AJPH.2018.304532&lt;/url&gt;&lt;/related-urls&gt;&lt;/urls&gt;&lt;electronic-resource-num&gt;10.2105/AJPH.2018.304532&lt;/electronic-resource-num&gt;&lt;/record&gt;&lt;/Cite&gt;&lt;/EndNote&gt;</w:instrText>
      </w:r>
      <w:r w:rsidR="00B96C1A">
        <w:rPr>
          <w:sz w:val="21"/>
          <w:szCs w:val="21"/>
        </w:rPr>
        <w:fldChar w:fldCharType="separate"/>
      </w:r>
      <w:r w:rsidR="00710449">
        <w:rPr>
          <w:noProof/>
          <w:sz w:val="21"/>
          <w:szCs w:val="21"/>
        </w:rPr>
        <w:t>(4)</w:t>
      </w:r>
      <w:r w:rsidR="00B96C1A">
        <w:rPr>
          <w:sz w:val="21"/>
          <w:szCs w:val="21"/>
        </w:rPr>
        <w:fldChar w:fldCharType="end"/>
      </w:r>
      <w:r w:rsidR="004B43D6">
        <w:rPr>
          <w:sz w:val="21"/>
          <w:szCs w:val="21"/>
        </w:rPr>
        <w:t xml:space="preserve">, </w:t>
      </w:r>
      <w:r w:rsidR="00316ABC" w:rsidRPr="00A455C4">
        <w:rPr>
          <w:sz w:val="21"/>
          <w:szCs w:val="21"/>
        </w:rPr>
        <w:t>cancer</w:t>
      </w:r>
      <w:r w:rsidR="00B024CB">
        <w:rPr>
          <w:sz w:val="21"/>
          <w:szCs w:val="21"/>
        </w:rPr>
        <w:t xml:space="preserve"> </w:t>
      </w:r>
      <w:r w:rsidR="00E6255F">
        <w:rPr>
          <w:sz w:val="21"/>
          <w:szCs w:val="21"/>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00A820B2">
        <w:rPr>
          <w:sz w:val="21"/>
          <w:szCs w:val="21"/>
        </w:rPr>
        <w:instrText xml:space="preserve"> ADDIN EN.CITE </w:instrText>
      </w:r>
      <w:r w:rsidR="00A820B2">
        <w:rPr>
          <w:sz w:val="21"/>
          <w:szCs w:val="21"/>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00A820B2">
        <w:rPr>
          <w:sz w:val="21"/>
          <w:szCs w:val="21"/>
        </w:rPr>
        <w:instrText xml:space="preserve"> ADDIN EN.CITE.DATA </w:instrText>
      </w:r>
      <w:r w:rsidR="00A820B2">
        <w:rPr>
          <w:sz w:val="21"/>
          <w:szCs w:val="21"/>
        </w:rPr>
      </w:r>
      <w:r w:rsidR="00A820B2">
        <w:rPr>
          <w:sz w:val="21"/>
          <w:szCs w:val="21"/>
        </w:rPr>
        <w:fldChar w:fldCharType="end"/>
      </w:r>
      <w:r w:rsidR="00E6255F">
        <w:rPr>
          <w:sz w:val="21"/>
          <w:szCs w:val="21"/>
        </w:rPr>
      </w:r>
      <w:r w:rsidR="00E6255F">
        <w:rPr>
          <w:sz w:val="21"/>
          <w:szCs w:val="21"/>
        </w:rPr>
        <w:fldChar w:fldCharType="separate"/>
      </w:r>
      <w:r w:rsidR="00710449">
        <w:rPr>
          <w:noProof/>
          <w:sz w:val="21"/>
          <w:szCs w:val="21"/>
        </w:rPr>
        <w:t>(5)</w:t>
      </w:r>
      <w:r w:rsidR="00E6255F">
        <w:rPr>
          <w:sz w:val="21"/>
          <w:szCs w:val="21"/>
        </w:rPr>
        <w:fldChar w:fldCharType="end"/>
      </w:r>
      <w:r w:rsidR="00B024CB">
        <w:rPr>
          <w:sz w:val="21"/>
          <w:szCs w:val="21"/>
        </w:rPr>
        <w:t xml:space="preserve">, and mortality </w:t>
      </w:r>
      <w:r w:rsidR="00B024CB">
        <w:rPr>
          <w:sz w:val="21"/>
          <w:szCs w:val="21"/>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005B1C82">
        <w:rPr>
          <w:sz w:val="21"/>
          <w:szCs w:val="21"/>
        </w:rPr>
        <w:instrText xml:space="preserve"> ADDIN EN.CITE </w:instrText>
      </w:r>
      <w:r w:rsidR="005B1C82">
        <w:rPr>
          <w:sz w:val="21"/>
          <w:szCs w:val="21"/>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005B1C82">
        <w:rPr>
          <w:sz w:val="21"/>
          <w:szCs w:val="21"/>
        </w:rPr>
        <w:instrText xml:space="preserve"> ADDIN EN.CITE.DATA </w:instrText>
      </w:r>
      <w:r w:rsidR="005B1C82">
        <w:rPr>
          <w:sz w:val="21"/>
          <w:szCs w:val="21"/>
        </w:rPr>
      </w:r>
      <w:r w:rsidR="005B1C82">
        <w:rPr>
          <w:sz w:val="21"/>
          <w:szCs w:val="21"/>
        </w:rPr>
        <w:fldChar w:fldCharType="end"/>
      </w:r>
      <w:r w:rsidR="00B024CB">
        <w:rPr>
          <w:sz w:val="21"/>
          <w:szCs w:val="21"/>
        </w:rPr>
      </w:r>
      <w:r w:rsidR="00B024CB">
        <w:rPr>
          <w:sz w:val="21"/>
          <w:szCs w:val="21"/>
        </w:rPr>
        <w:fldChar w:fldCharType="separate"/>
      </w:r>
      <w:r w:rsidR="005B1C82">
        <w:rPr>
          <w:noProof/>
          <w:sz w:val="21"/>
          <w:szCs w:val="21"/>
        </w:rPr>
        <w:t>(6, 7)</w:t>
      </w:r>
      <w:r w:rsidR="00B024CB">
        <w:rPr>
          <w:sz w:val="21"/>
          <w:szCs w:val="21"/>
        </w:rPr>
        <w:fldChar w:fldCharType="end"/>
      </w:r>
      <w:r w:rsidR="00FB00F7" w:rsidRPr="00A455C4">
        <w:rPr>
          <w:sz w:val="21"/>
          <w:szCs w:val="21"/>
        </w:rPr>
        <w:t xml:space="preserve"> </w:t>
      </w:r>
      <w:r w:rsidR="009E536E">
        <w:rPr>
          <w:sz w:val="21"/>
          <w:szCs w:val="21"/>
        </w:rPr>
        <w:t xml:space="preserve"> </w:t>
      </w:r>
      <w:r w:rsidR="00901716" w:rsidRPr="00A455C4">
        <w:rPr>
          <w:sz w:val="21"/>
          <w:szCs w:val="21"/>
        </w:rPr>
        <w:t xml:space="preserve">as well as in </w:t>
      </w:r>
      <w:r w:rsidR="00504FA9" w:rsidRPr="00A455C4">
        <w:rPr>
          <w:sz w:val="21"/>
          <w:szCs w:val="21"/>
        </w:rPr>
        <w:t xml:space="preserve">public facing </w:t>
      </w:r>
      <w:r w:rsidR="00316ABC" w:rsidRPr="00A455C4">
        <w:rPr>
          <w:sz w:val="21"/>
          <w:szCs w:val="21"/>
        </w:rPr>
        <w:t>dashboards</w:t>
      </w:r>
      <w:r w:rsidR="00231B4E">
        <w:rPr>
          <w:sz w:val="21"/>
          <w:szCs w:val="21"/>
        </w:rPr>
        <w:t xml:space="preserve"> </w:t>
      </w:r>
      <w:r w:rsidR="00316ABC" w:rsidRPr="00A455C4">
        <w:rPr>
          <w:sz w:val="21"/>
          <w:szCs w:val="21"/>
        </w:rPr>
        <w:t xml:space="preserve">for </w:t>
      </w:r>
      <w:r w:rsidR="76321E6D" w:rsidRPr="00A455C4">
        <w:rPr>
          <w:sz w:val="21"/>
          <w:szCs w:val="21"/>
        </w:rPr>
        <w:t>C</w:t>
      </w:r>
      <w:r w:rsidR="00F02A02" w:rsidRPr="00A455C4">
        <w:rPr>
          <w:sz w:val="21"/>
          <w:szCs w:val="21"/>
        </w:rPr>
        <w:t xml:space="preserve">ovid-19 </w:t>
      </w:r>
      <w:r w:rsidR="008E2516">
        <w:rPr>
          <w:sz w:val="21"/>
          <w:szCs w:val="21"/>
        </w:rPr>
        <w:fldChar w:fldCharType="begin"/>
      </w:r>
      <w:r w:rsidR="005B1C82">
        <w:rPr>
          <w:sz w:val="21"/>
          <w:szCs w:val="21"/>
        </w:rPr>
        <w:instrText xml:space="preserve"> ADDIN EN.CITE &lt;EndNote&gt;&lt;Cite&gt;&lt;Author&gt;deSouza&lt;/Author&gt;&lt;Year&gt;2020&lt;/Year&gt;&lt;RecNum&gt;311&lt;/RecNum&gt;&lt;DisplayText&gt;(8)&lt;/DisplayText&gt;&lt;record&gt;&lt;rec-number&gt;311&lt;/rec-number&gt;&lt;foreign-keys&gt;&lt;key app="EN" db-id="5ax92wdr7adtz5etxvfxdfr0s5z2etvt2v0z" timestamp="1779724252" guid="4e9d7e1c-6f76-4f27-81de-d2d77f14e9d5"&gt;311&lt;/key&gt;&lt;/foreign-keys&gt;&lt;ref-type name="Journal Article"&gt;17&lt;/ref-type&gt;&lt;contributors&gt;&lt;authors&gt;&lt;author&gt;deSouza, Priyanka N&lt;/author&gt;&lt;author&gt;Subramanian, S V&lt;/author&gt;&lt;/authors&gt;&lt;/contributors&gt;&lt;titles&gt;&lt;title&gt;COVID-19 across United States congressional districts&lt;/title&gt;&lt;secondary-title&gt;Journal of Global Health Science&lt;/secondary-title&gt;&lt;/titles&gt;&lt;periodical&gt;&lt;full-title&gt;Journal of Global Health Science&lt;/full-title&gt;&lt;/periodical&gt;&lt;volume&gt;2&lt;/volume&gt;&lt;number&gt;2&lt;/number&gt;&lt;dates&gt;&lt;year&gt;2020&lt;/year&gt;&lt;/dates&gt;&lt;isbn&gt;2671-6933&lt;/isbn&gt;&lt;urls&gt;&lt;related-urls&gt;&lt;url&gt;https://www.e-jghs.org/DOIx.php?id=10.35500/jghs.2020.2.e22&lt;/url&gt;&lt;/related-urls&gt;&lt;/urls&gt;&lt;electronic-resource-num&gt;10.35500/jghs.2020.2.e22&lt;/electronic-resource-num&gt;&lt;/record&gt;&lt;/Cite&gt;&lt;/EndNote&gt;</w:instrText>
      </w:r>
      <w:r w:rsidR="008E2516">
        <w:rPr>
          <w:sz w:val="21"/>
          <w:szCs w:val="21"/>
        </w:rPr>
        <w:fldChar w:fldCharType="separate"/>
      </w:r>
      <w:r w:rsidR="005B1C82">
        <w:rPr>
          <w:noProof/>
          <w:sz w:val="21"/>
          <w:szCs w:val="21"/>
        </w:rPr>
        <w:t>(8)</w:t>
      </w:r>
      <w:r w:rsidR="008E2516">
        <w:rPr>
          <w:sz w:val="21"/>
          <w:szCs w:val="21"/>
        </w:rPr>
        <w:fldChar w:fldCharType="end"/>
      </w:r>
      <w:r w:rsidR="008E2516">
        <w:rPr>
          <w:sz w:val="21"/>
          <w:szCs w:val="21"/>
        </w:rPr>
        <w:t xml:space="preserve"> </w:t>
      </w:r>
      <w:r w:rsidR="005B6CE8" w:rsidRPr="00A455C4">
        <w:rPr>
          <w:sz w:val="21"/>
          <w:szCs w:val="21"/>
        </w:rPr>
        <w:t>and comprehensive health determinants and outcomes</w:t>
      </w:r>
      <w:r w:rsidR="00310E08">
        <w:rPr>
          <w:sz w:val="21"/>
          <w:szCs w:val="21"/>
        </w:rPr>
        <w:t xml:space="preserve"> </w:t>
      </w:r>
      <w:r w:rsidR="00310E08">
        <w:rPr>
          <w:sz w:val="21"/>
          <w:szCs w:val="21"/>
        </w:rPr>
        <w:fldChar w:fldCharType="begin"/>
      </w:r>
      <w:r w:rsidR="005B1C82">
        <w:rPr>
          <w:sz w:val="21"/>
          <w:szCs w:val="21"/>
        </w:rPr>
        <w:instrText xml:space="preserve"> ADDIN EN.CITE &lt;EndNote&gt;&lt;Cite&gt;&lt;Author&gt;Department of Population Health NYU Langone Health&lt;/Author&gt;&lt;RecNum&gt;155&lt;/RecNum&gt;&lt;DisplayText&gt;(9)&lt;/DisplayText&gt;&lt;record&gt;&lt;rec-number&gt;155&lt;/rec-number&gt;&lt;foreign-keys&gt;&lt;key app="EN" db-id="5ax92wdr7adtz5etxvfxdfr0s5z2etvt2v0z" timestamp="1779722845" guid="8198e7e9-38ba-43ce-ad44-d97591dbdeb8"&gt;155&lt;/key&gt;&lt;/foreign-keys&gt;&lt;ref-type name="Web Page"&gt;12&lt;/ref-type&gt;&lt;contributors&gt;&lt;authors&gt;&lt;author&gt;Department of Population Health NYU Langone Health,&lt;/author&gt;&lt;/authors&gt;&lt;/contributors&gt;&lt;titles&gt;&lt;title&gt;Congressional District Health Dashboard&lt;/title&gt;&lt;/titles&gt;&lt;number&gt;September 2025&lt;/number&gt;&lt;dates&gt;&lt;/dates&gt;&lt;urls&gt;&lt;related-urls&gt;&lt;url&gt;https://www.congressionaldistricthealthdashboard.org/&lt;/url&gt;&lt;/related-urls&gt;&lt;/urls&gt;&lt;/record&gt;&lt;/Cite&gt;&lt;/EndNote&gt;</w:instrText>
      </w:r>
      <w:r w:rsidR="00310E08">
        <w:rPr>
          <w:sz w:val="21"/>
          <w:szCs w:val="21"/>
        </w:rPr>
        <w:fldChar w:fldCharType="separate"/>
      </w:r>
      <w:r w:rsidR="005B1C82">
        <w:rPr>
          <w:noProof/>
          <w:sz w:val="21"/>
          <w:szCs w:val="21"/>
        </w:rPr>
        <w:t>(9)</w:t>
      </w:r>
      <w:r w:rsidR="00310E08">
        <w:rPr>
          <w:sz w:val="21"/>
          <w:szCs w:val="21"/>
        </w:rPr>
        <w:fldChar w:fldCharType="end"/>
      </w:r>
      <w:r w:rsidR="00316ABC" w:rsidRPr="00A455C4">
        <w:rPr>
          <w:sz w:val="21"/>
          <w:szCs w:val="21"/>
        </w:rPr>
        <w:t>.</w:t>
      </w:r>
      <w:r w:rsidR="005B6CE8" w:rsidRPr="00A455C4">
        <w:rPr>
          <w:sz w:val="21"/>
          <w:szCs w:val="21"/>
        </w:rPr>
        <w:t xml:space="preserve"> </w:t>
      </w:r>
      <w:r w:rsidR="00316ABC" w:rsidRPr="00A455C4">
        <w:rPr>
          <w:sz w:val="21"/>
          <w:szCs w:val="21"/>
        </w:rPr>
        <w:t xml:space="preserve">There </w:t>
      </w:r>
      <w:r w:rsidR="00DB7057">
        <w:rPr>
          <w:sz w:val="21"/>
          <w:szCs w:val="21"/>
        </w:rPr>
        <w:t>have</w:t>
      </w:r>
      <w:r w:rsidR="00445293">
        <w:rPr>
          <w:sz w:val="21"/>
          <w:szCs w:val="21"/>
        </w:rPr>
        <w:t xml:space="preserve"> also been efforts to develop new methods</w:t>
      </w:r>
      <w:r w:rsidR="00316ABC" w:rsidRPr="00A455C4">
        <w:rPr>
          <w:sz w:val="21"/>
          <w:szCs w:val="21"/>
        </w:rPr>
        <w:t xml:space="preserve"> for estimating public health metrics by district</w:t>
      </w:r>
      <w:r w:rsidR="0863389A" w:rsidRPr="00A455C4">
        <w:rPr>
          <w:sz w:val="21"/>
          <w:szCs w:val="21"/>
        </w:rPr>
        <w:t>,</w:t>
      </w:r>
      <w:r w:rsidR="00316ABC" w:rsidRPr="00A455C4">
        <w:rPr>
          <w:sz w:val="21"/>
          <w:szCs w:val="21"/>
        </w:rPr>
        <w:t xml:space="preserve"> as most health data are not available using district boundaries</w:t>
      </w:r>
      <w:r w:rsidR="002D77B6">
        <w:rPr>
          <w:sz w:val="21"/>
          <w:szCs w:val="21"/>
        </w:rPr>
        <w:t>,</w:t>
      </w:r>
      <w:r w:rsidR="00786E37" w:rsidRPr="00A455C4">
        <w:rPr>
          <w:sz w:val="21"/>
          <w:szCs w:val="21"/>
        </w:rPr>
        <w:t xml:space="preserve"> </w:t>
      </w:r>
      <w:r w:rsidR="00395CC4">
        <w:rPr>
          <w:sz w:val="21"/>
          <w:szCs w:val="21"/>
        </w:rPr>
        <w:fldChar w:fldCharType="begin">
          <w:fldData xml:space="preserve">PEVuZE5vdGU+PENpdGU+PEF1dGhvcj5TY2huYWtlLU1haGw8L0F1dGhvcj48WWVhcj4yMDI0PC9Z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</w:fldData>
        </w:fldChar>
      </w:r>
      <w:r w:rsidR="005B1C82">
        <w:rPr>
          <w:sz w:val="21"/>
          <w:szCs w:val="21"/>
        </w:rPr>
        <w:instrText xml:space="preserve"> ADDIN EN.CITE </w:instrText>
      </w:r>
      <w:r w:rsidR="005B1C82">
        <w:rPr>
          <w:sz w:val="21"/>
          <w:szCs w:val="21"/>
        </w:rPr>
        <w:fldChar w:fldCharType="begin">
          <w:fldData xml:space="preserve">PEVuZE5vdGU+PENpdGU+PEF1dGhvcj5TY2huYWtlLU1haGw8L0F1dGhvcj48WWVhcj4yMDI0PC9Z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</w:fldData>
        </w:fldChar>
      </w:r>
      <w:r w:rsidR="005B1C82">
        <w:rPr>
          <w:sz w:val="21"/>
          <w:szCs w:val="21"/>
        </w:rPr>
        <w:instrText xml:space="preserve"> ADDIN EN.CITE.DATA </w:instrText>
      </w:r>
      <w:r w:rsidR="005B1C82">
        <w:rPr>
          <w:sz w:val="21"/>
          <w:szCs w:val="21"/>
        </w:rPr>
      </w:r>
      <w:r w:rsidR="005B1C82">
        <w:rPr>
          <w:sz w:val="21"/>
          <w:szCs w:val="21"/>
        </w:rPr>
        <w:fldChar w:fldCharType="end"/>
      </w:r>
      <w:r w:rsidR="00395CC4">
        <w:rPr>
          <w:sz w:val="21"/>
          <w:szCs w:val="21"/>
        </w:rPr>
      </w:r>
      <w:r w:rsidR="00395CC4">
        <w:rPr>
          <w:sz w:val="21"/>
          <w:szCs w:val="21"/>
        </w:rPr>
        <w:fldChar w:fldCharType="separate"/>
      </w:r>
      <w:r w:rsidR="005B1C82">
        <w:rPr>
          <w:noProof/>
          <w:sz w:val="21"/>
          <w:szCs w:val="21"/>
        </w:rPr>
        <w:t>(3, 10, 11)</w:t>
      </w:r>
      <w:r w:rsidR="00395CC4">
        <w:rPr>
          <w:sz w:val="21"/>
          <w:szCs w:val="21"/>
        </w:rPr>
        <w:fldChar w:fldCharType="end"/>
      </w:r>
      <w:r w:rsidR="002D77B6">
        <w:rPr>
          <w:sz w:val="21"/>
          <w:szCs w:val="21"/>
        </w:rPr>
        <w:t xml:space="preserve"> </w:t>
      </w:r>
      <w:r w:rsidR="002D77B6" w:rsidRPr="005145FB">
        <w:rPr>
          <w:sz w:val="21"/>
          <w:szCs w:val="21"/>
          <w:highlight w:val="yellow"/>
        </w:rPr>
        <w:t xml:space="preserve">and evaluating the </w:t>
      </w:r>
      <w:r w:rsidR="0001770C" w:rsidRPr="005145FB">
        <w:rPr>
          <w:sz w:val="21"/>
          <w:szCs w:val="21"/>
          <w:highlight w:val="yellow"/>
        </w:rPr>
        <w:t>validity of using geographic units of different sizes</w:t>
      </w:r>
      <w:r w:rsidR="00A820B2" w:rsidRPr="005145FB">
        <w:rPr>
          <w:sz w:val="21"/>
          <w:szCs w:val="21"/>
          <w:highlight w:val="yellow"/>
        </w:rPr>
        <w:fldChar w:fldCharType="begin">
          <w:fldData xml:space="preserve">PEVuZE5vdGU+PENpdGU+PEF1dGhvcj5DbGFyazwvQXV0aG9yPjxZZWFyPjIwMTM8L1llYXI+PFJl
Y051bT43MDI8L1JlY051bT48RGlzcGxheVRleHQ+KDEyLTE0KTwvRGlzcGxheVRleHQ+PHJlY29y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005B1C82">
        <w:rPr>
          <w:sz w:val="21"/>
          <w:szCs w:val="21"/>
          <w:highlight w:val="yellow"/>
        </w:rPr>
        <w:instrText xml:space="preserve"> ADDIN EN.CITE </w:instrText>
      </w:r>
      <w:r w:rsidR="005B1C82">
        <w:rPr>
          <w:sz w:val="21"/>
          <w:szCs w:val="21"/>
          <w:highlight w:val="yellow"/>
        </w:rPr>
        <w:fldChar w:fldCharType="begin">
          <w:fldData xml:space="preserve">PEVuZE5vdGU+PENpdGU+PEF1dGhvcj5DbGFyazwvQXV0aG9yPjxZZWFyPjIwMTM8L1llYXI+PFJl
Y051bT43MDI8L1JlY051bT48RGlzcGxheVRleHQ+KDEyLTE0KTwvRGlzcGxheVRleHQ+PHJlY29y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005B1C82">
        <w:rPr>
          <w:sz w:val="21"/>
          <w:szCs w:val="21"/>
          <w:highlight w:val="yellow"/>
        </w:rPr>
        <w:instrText xml:space="preserve"> ADDIN EN.CITE.DATA </w:instrText>
      </w:r>
      <w:r w:rsidR="005B1C82">
        <w:rPr>
          <w:sz w:val="21"/>
          <w:szCs w:val="21"/>
          <w:highlight w:val="yellow"/>
        </w:rPr>
      </w:r>
      <w:r w:rsidR="005B1C82">
        <w:rPr>
          <w:sz w:val="21"/>
          <w:szCs w:val="21"/>
          <w:highlight w:val="yellow"/>
        </w:rPr>
        <w:fldChar w:fldCharType="end"/>
      </w:r>
      <w:r w:rsidR="00A820B2" w:rsidRPr="005145FB">
        <w:rPr>
          <w:sz w:val="21"/>
          <w:szCs w:val="21"/>
          <w:highlight w:val="yellow"/>
        </w:rPr>
      </w:r>
      <w:r w:rsidR="00A820B2" w:rsidRPr="005145FB">
        <w:rPr>
          <w:sz w:val="21"/>
          <w:szCs w:val="21"/>
          <w:highlight w:val="yellow"/>
        </w:rPr>
        <w:fldChar w:fldCharType="separate"/>
      </w:r>
      <w:r w:rsidR="005B1C82">
        <w:rPr>
          <w:noProof/>
          <w:sz w:val="21"/>
          <w:szCs w:val="21"/>
          <w:highlight w:val="yellow"/>
        </w:rPr>
        <w:t>(12-14)</w:t>
      </w:r>
      <w:r w:rsidR="00A820B2" w:rsidRPr="005145FB">
        <w:rPr>
          <w:sz w:val="21"/>
          <w:szCs w:val="21"/>
          <w:highlight w:val="yellow"/>
        </w:rPr>
        <w:fldChar w:fldCharType="end"/>
      </w:r>
      <w:r w:rsidR="00316ABC" w:rsidRPr="005145FB">
        <w:rPr>
          <w:sz w:val="21"/>
          <w:szCs w:val="21"/>
          <w:highlight w:val="yellow"/>
        </w:rPr>
        <w:t>. The motivation for</w:t>
      </w:r>
      <w:r w:rsidR="00105D89" w:rsidRPr="005145FB">
        <w:rPr>
          <w:sz w:val="21"/>
          <w:szCs w:val="21"/>
          <w:highlight w:val="yellow"/>
        </w:rPr>
        <w:t xml:space="preserve"> investigating council </w:t>
      </w:r>
      <w:r w:rsidR="005145FB" w:rsidRPr="005145FB">
        <w:rPr>
          <w:sz w:val="21"/>
          <w:szCs w:val="21"/>
          <w:highlight w:val="yellow"/>
        </w:rPr>
        <w:t>districts</w:t>
      </w:r>
      <w:r w:rsidR="00105D89" w:rsidRPr="005145FB">
        <w:rPr>
          <w:sz w:val="21"/>
          <w:szCs w:val="21"/>
          <w:highlight w:val="yellow"/>
        </w:rPr>
        <w:t xml:space="preserve"> as a </w:t>
      </w:r>
      <w:r w:rsidR="005145FB" w:rsidRPr="005145FB">
        <w:rPr>
          <w:sz w:val="21"/>
          <w:szCs w:val="21"/>
          <w:highlight w:val="yellow"/>
        </w:rPr>
        <w:t>geopolitical unit that can be used in public health is</w:t>
      </w:r>
      <w:r w:rsidR="57677DD6" w:rsidRPr="005145FB">
        <w:rPr>
          <w:sz w:val="21"/>
          <w:szCs w:val="21"/>
          <w:highlight w:val="yellow"/>
        </w:rPr>
        <w:t xml:space="preserve"> twofold:</w:t>
      </w:r>
      <w:r w:rsidR="00316ABC" w:rsidRPr="005145FB">
        <w:rPr>
          <w:sz w:val="21"/>
          <w:szCs w:val="21"/>
          <w:highlight w:val="yellow"/>
        </w:rPr>
        <w:t xml:space="preserve"> to provide elected officials with data for the districts they represent</w:t>
      </w:r>
      <w:r w:rsidR="00F85FBF" w:rsidRPr="005145FB">
        <w:rPr>
          <w:sz w:val="21"/>
          <w:szCs w:val="21"/>
          <w:highlight w:val="yellow"/>
        </w:rPr>
        <w:t>,</w:t>
      </w:r>
      <w:r w:rsidR="00F85FBF" w:rsidRPr="00A455C4">
        <w:rPr>
          <w:sz w:val="21"/>
          <w:szCs w:val="21"/>
        </w:rPr>
        <w:t xml:space="preserve"> </w:t>
      </w:r>
      <w:r w:rsidR="566A8AE7" w:rsidRPr="00A455C4">
        <w:rPr>
          <w:sz w:val="21"/>
          <w:szCs w:val="21"/>
        </w:rPr>
        <w:t>and</w:t>
      </w:r>
      <w:r w:rsidR="00316ABC" w:rsidRPr="00A455C4">
        <w:rPr>
          <w:sz w:val="21"/>
          <w:szCs w:val="21"/>
        </w:rPr>
        <w:t xml:space="preserve"> to provide </w:t>
      </w:r>
      <w:r w:rsidR="001C5F4C" w:rsidRPr="00A455C4">
        <w:rPr>
          <w:sz w:val="21"/>
          <w:szCs w:val="21"/>
        </w:rPr>
        <w:t>residents, constituents, and advocates</w:t>
      </w:r>
      <w:r w:rsidR="00316ABC" w:rsidRPr="00A455C4">
        <w:rPr>
          <w:sz w:val="21"/>
          <w:szCs w:val="21"/>
        </w:rPr>
        <w:t xml:space="preserve"> with data on the health of their own district and </w:t>
      </w:r>
      <w:r w:rsidR="00B54B3D" w:rsidRPr="00A455C4">
        <w:rPr>
          <w:sz w:val="21"/>
          <w:szCs w:val="21"/>
        </w:rPr>
        <w:t>broader community</w:t>
      </w:r>
      <w:r w:rsidR="00316ABC" w:rsidRPr="00A455C4">
        <w:rPr>
          <w:sz w:val="21"/>
          <w:szCs w:val="21"/>
        </w:rPr>
        <w:t xml:space="preserve">.  </w:t>
      </w:r>
    </w:p>
    <w:p w14:paraId="0194FF2D" w14:textId="14F7C591" w:rsidR="00316ABC" w:rsidRPr="00A455C4" w:rsidRDefault="00963175" w:rsidP="63AE63DD">
      <w:pPr>
        <w:rPr>
          <w:sz w:val="21"/>
          <w:szCs w:val="21"/>
        </w:rPr>
      </w:pPr>
      <w:r w:rsidRPr="63AE63DD">
        <w:rPr>
          <w:sz w:val="21"/>
          <w:szCs w:val="21"/>
        </w:rPr>
        <w:t xml:space="preserve">While most studies that use geopolitical districts have used US congressional districts, two studies have used state legislative districts </w:t>
      </w:r>
      <w:r w:rsidR="009909C4">
        <w:rPr>
          <w:sz w:val="21"/>
          <w:szCs w:val="21"/>
        </w:rPr>
        <w:fldChar w:fldCharType="begin">
          <w:fldData xml:space="preserve">PEVuZE5vdGU+PENpdGU+PEF1dGhvcj5NZW5kZXotTHVjazwvQXV0aG9yPjxZZWFyPjIwMDc8L1ll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</w:fldData>
        </w:fldChar>
      </w:r>
      <w:r w:rsidR="005B1C82">
        <w:rPr>
          <w:sz w:val="21"/>
          <w:szCs w:val="21"/>
        </w:rPr>
        <w:instrText xml:space="preserve"> ADDIN EN.CITE </w:instrText>
      </w:r>
      <w:r w:rsidR="005B1C82">
        <w:rPr>
          <w:sz w:val="21"/>
          <w:szCs w:val="21"/>
        </w:rPr>
        <w:fldChar w:fldCharType="begin">
          <w:fldData xml:space="preserve">PEVuZE5vdGU+PENpdGU+PEF1dGhvcj5NZW5kZXotTHVjazwvQXV0aG9yPjxZZWFyPjIwMDc8L1ll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</w:fldData>
        </w:fldChar>
      </w:r>
      <w:r w:rsidR="005B1C82">
        <w:rPr>
          <w:sz w:val="21"/>
          <w:szCs w:val="21"/>
        </w:rPr>
        <w:instrText xml:space="preserve"> ADDIN EN.CITE.DATA </w:instrText>
      </w:r>
      <w:r w:rsidR="005B1C82">
        <w:rPr>
          <w:sz w:val="21"/>
          <w:szCs w:val="21"/>
        </w:rPr>
      </w:r>
      <w:r w:rsidR="005B1C82">
        <w:rPr>
          <w:sz w:val="21"/>
          <w:szCs w:val="21"/>
        </w:rPr>
        <w:fldChar w:fldCharType="end"/>
      </w:r>
      <w:r w:rsidR="009909C4">
        <w:rPr>
          <w:sz w:val="21"/>
          <w:szCs w:val="21"/>
        </w:rPr>
      </w:r>
      <w:r w:rsidR="009909C4">
        <w:rPr>
          <w:sz w:val="21"/>
          <w:szCs w:val="21"/>
        </w:rPr>
        <w:fldChar w:fldCharType="separate"/>
      </w:r>
      <w:r w:rsidR="005B1C82">
        <w:rPr>
          <w:noProof/>
          <w:sz w:val="21"/>
          <w:szCs w:val="21"/>
        </w:rPr>
        <w:t>(15, 16)</w:t>
      </w:r>
      <w:r w:rsidR="009909C4">
        <w:rPr>
          <w:sz w:val="21"/>
          <w:szCs w:val="21"/>
        </w:rPr>
        <w:fldChar w:fldCharType="end"/>
      </w:r>
      <w:r w:rsidR="00CB659E">
        <w:rPr>
          <w:sz w:val="21"/>
          <w:szCs w:val="21"/>
        </w:rPr>
        <w:t xml:space="preserve">. There have also been examples of </w:t>
      </w:r>
      <w:r w:rsidR="00FC0999">
        <w:rPr>
          <w:sz w:val="21"/>
          <w:szCs w:val="21"/>
        </w:rPr>
        <w:t xml:space="preserve">use in </w:t>
      </w:r>
      <w:r w:rsidR="00CB659E">
        <w:rPr>
          <w:sz w:val="21"/>
          <w:szCs w:val="21"/>
        </w:rPr>
        <w:t xml:space="preserve">public </w:t>
      </w:r>
      <w:r w:rsidRPr="63AE63DD">
        <w:rPr>
          <w:sz w:val="21"/>
          <w:szCs w:val="21"/>
        </w:rPr>
        <w:t xml:space="preserve">dashboards </w:t>
      </w:r>
      <w:r w:rsidR="003A4EF4">
        <w:rPr>
          <w:sz w:val="21"/>
          <w:szCs w:val="21"/>
        </w:rPr>
        <w:fldChar w:fldCharType="begin"/>
      </w:r>
      <w:r w:rsidR="005B1C82">
        <w:rPr>
          <w:sz w:val="21"/>
          <w:szCs w:val="21"/>
        </w:rPr>
        <w:instrText xml:space="preserve"> ADDIN EN.CITE &lt;EndNote&gt;&lt;Cite&gt;&lt;Author&gt;Health and Human Services&lt;/Author&gt;&lt;RecNum&gt;156&lt;/RecNum&gt;&lt;DisplayText&gt;(17, 18)&lt;/DisplayText&gt;&lt;record&gt;&lt;rec-number&gt;156&lt;/rec-number&gt;&lt;foreign-keys&gt;&lt;key app="EN" db-id="5ax92wdr7adtz5etxvfxdfr0s5z2etvt2v0z" timestamp="1779722845" guid="c2064dc1-bc85-45ff-9ae7-0ec815fa2b05"&gt;156&lt;/key&gt;&lt;/foreign-keys&gt;&lt;ref-type name="Web Page"&gt;12&lt;/ref-type&gt;&lt;contributors&gt;&lt;authors&gt;&lt;author&gt;Health and Human Services,&lt;/author&gt;&lt;/authors&gt;&lt;/contributors&gt;&lt;titles&gt;&lt;title&gt;Michigan Senate District Dashboard&lt;/title&gt;&lt;/titles&gt;&lt;number&gt;September 2025&lt;/number&gt;&lt;dates&gt;&lt;/dates&gt;&lt;urls&gt;&lt;related-urls&gt;&lt;url&gt;https://www.michigan.gov/mdhhs/inside-mdhhs/statisticsreports/michigan-public-health-data-dashboards&lt;/url&gt;&lt;/related-urls&gt;&lt;/urls&gt;&lt;/record&gt;&lt;/Cite&gt;&lt;Cite&gt;&lt;Author&gt;Kentucky Center for Statistics&lt;/Author&gt;&lt;RecNum&gt;157&lt;/RecNum&gt;&lt;record&gt;&lt;rec-number&gt;157&lt;/rec-number&gt;&lt;foreign-keys&gt;&lt;key app="EN" db-id="5ax92wdr7adtz5etxvfxdfr0s5z2etvt2v0z" timestamp="1779722845" guid="bf1844c7-c2fb-40a3-b1e1-017e0d914e4c"&gt;157&lt;/key&gt;&lt;/foreign-keys&gt;&lt;ref-type name="Web Page"&gt;12&lt;/ref-type&gt;&lt;contributors&gt;&lt;authors&gt;&lt;author&gt;Kentucky Center for Statistics,&lt;/author&gt;&lt;/authors&gt;&lt;/contributors&gt;&lt;titles&gt;&lt;title&gt;Kentucky Legislative District Dashboard&lt;/title&gt;&lt;/titles&gt;&lt;volume&gt;2025&lt;/volume&gt;&lt;dates&gt;&lt;/dates&gt;&lt;urls&gt;&lt;related-urls&gt;&lt;url&gt;https://kystats.ky.gov/Latest/LD&lt;/url&gt;&lt;/related-urls&gt;&lt;/urls&gt;&lt;/record&gt;&lt;/Cite&gt;&lt;/EndNote&gt;</w:instrText>
      </w:r>
      <w:r w:rsidR="003A4EF4">
        <w:rPr>
          <w:sz w:val="21"/>
          <w:szCs w:val="21"/>
        </w:rPr>
        <w:fldChar w:fldCharType="separate"/>
      </w:r>
      <w:r w:rsidR="005B1C82">
        <w:rPr>
          <w:noProof/>
          <w:sz w:val="21"/>
          <w:szCs w:val="21"/>
        </w:rPr>
        <w:t>(17, 18)</w:t>
      </w:r>
      <w:r w:rsidR="003A4EF4">
        <w:rPr>
          <w:sz w:val="21"/>
          <w:szCs w:val="21"/>
        </w:rPr>
        <w:fldChar w:fldCharType="end"/>
      </w:r>
      <w:r w:rsidRPr="63AE63DD">
        <w:rPr>
          <w:sz w:val="21"/>
          <w:szCs w:val="21"/>
        </w:rPr>
        <w:t xml:space="preserve">. However, to our knowledge no studies </w:t>
      </w:r>
      <w:r w:rsidR="00D30A74">
        <w:rPr>
          <w:sz w:val="21"/>
          <w:szCs w:val="21"/>
        </w:rPr>
        <w:t>i</w:t>
      </w:r>
      <w:r w:rsidR="00D30A74" w:rsidRPr="00D30A74">
        <w:rPr>
          <w:sz w:val="21"/>
          <w:szCs w:val="21"/>
          <w:highlight w:val="yellow"/>
        </w:rPr>
        <w:t>n the US</w:t>
      </w:r>
      <w:r w:rsidR="00D30A74">
        <w:rPr>
          <w:sz w:val="21"/>
          <w:szCs w:val="21"/>
        </w:rPr>
        <w:t xml:space="preserve"> </w:t>
      </w:r>
      <w:r w:rsidRPr="63AE63DD">
        <w:rPr>
          <w:sz w:val="21"/>
          <w:szCs w:val="21"/>
        </w:rPr>
        <w:t>have report</w:t>
      </w:r>
      <w:r w:rsidR="00910FD8">
        <w:rPr>
          <w:sz w:val="21"/>
          <w:szCs w:val="21"/>
        </w:rPr>
        <w:t>ed</w:t>
      </w:r>
      <w:r w:rsidRPr="63AE63DD">
        <w:rPr>
          <w:sz w:val="21"/>
          <w:szCs w:val="21"/>
        </w:rPr>
        <w:t xml:space="preserve"> health metrics using</w:t>
      </w:r>
      <w:r w:rsidR="00F47010">
        <w:rPr>
          <w:sz w:val="21"/>
          <w:szCs w:val="21"/>
        </w:rPr>
        <w:t xml:space="preserve"> C</w:t>
      </w:r>
      <w:r w:rsidRPr="63AE63DD">
        <w:rPr>
          <w:sz w:val="21"/>
          <w:szCs w:val="21"/>
        </w:rPr>
        <w:t xml:space="preserve">ity </w:t>
      </w:r>
      <w:r w:rsidR="00F47010">
        <w:rPr>
          <w:sz w:val="21"/>
          <w:szCs w:val="21"/>
        </w:rPr>
        <w:t>C</w:t>
      </w:r>
      <w:r w:rsidRPr="63AE63DD">
        <w:rPr>
          <w:sz w:val="21"/>
          <w:szCs w:val="21"/>
        </w:rPr>
        <w:t>ouncil district boundaries</w:t>
      </w:r>
      <w:r w:rsidR="00362F2C">
        <w:rPr>
          <w:sz w:val="21"/>
          <w:szCs w:val="21"/>
        </w:rPr>
        <w:t xml:space="preserve"> </w:t>
      </w:r>
      <w:r w:rsidR="00362F2C" w:rsidRPr="00B257B9">
        <w:rPr>
          <w:sz w:val="21"/>
          <w:szCs w:val="21"/>
          <w:highlight w:val="yellow"/>
        </w:rPr>
        <w:t>as</w:t>
      </w:r>
      <w:r w:rsidR="008F5CE9" w:rsidRPr="00B257B9">
        <w:rPr>
          <w:sz w:val="21"/>
          <w:szCs w:val="21"/>
          <w:highlight w:val="yellow"/>
        </w:rPr>
        <w:t xml:space="preserve"> it can be difficult to aggregate data to </w:t>
      </w:r>
      <w:r w:rsidR="00B257B9" w:rsidRPr="00B257B9">
        <w:rPr>
          <w:sz w:val="21"/>
          <w:szCs w:val="21"/>
          <w:highlight w:val="yellow"/>
        </w:rPr>
        <w:t>boundaries outside of those typically used in public health in the US (i.e. census tracts, counties, and zip codes)</w:t>
      </w:r>
      <w:r w:rsidRPr="63AE63DD">
        <w:rPr>
          <w:sz w:val="21"/>
          <w:szCs w:val="21"/>
        </w:rPr>
        <w:t xml:space="preserve">. </w:t>
      </w:r>
      <w:r w:rsidR="003C0311">
        <w:rPr>
          <w:sz w:val="21"/>
          <w:szCs w:val="21"/>
        </w:rPr>
        <w:t>T</w:t>
      </w:r>
      <w:r w:rsidRPr="63AE63DD">
        <w:rPr>
          <w:sz w:val="21"/>
          <w:szCs w:val="21"/>
        </w:rPr>
        <w:t>he city, as compared to the county, state or federal level</w:t>
      </w:r>
      <w:r w:rsidR="00360877">
        <w:rPr>
          <w:sz w:val="21"/>
          <w:szCs w:val="21"/>
        </w:rPr>
        <w:t>,</w:t>
      </w:r>
      <w:r w:rsidR="00766890">
        <w:rPr>
          <w:sz w:val="21"/>
          <w:szCs w:val="21"/>
        </w:rPr>
        <w:t xml:space="preserve"> has</w:t>
      </w:r>
      <w:r w:rsidRPr="63AE63DD">
        <w:rPr>
          <w:sz w:val="21"/>
          <w:szCs w:val="21"/>
        </w:rPr>
        <w:t xml:space="preserve"> distinct public health needs </w:t>
      </w:r>
      <w:r w:rsidR="007D1EB6">
        <w:rPr>
          <w:sz w:val="21"/>
          <w:szCs w:val="21"/>
        </w:rPr>
        <w:t xml:space="preserve">and </w:t>
      </w:r>
      <w:r w:rsidRPr="63AE63DD">
        <w:rPr>
          <w:sz w:val="21"/>
          <w:szCs w:val="21"/>
        </w:rPr>
        <w:t xml:space="preserve">unique resources </w:t>
      </w:r>
      <w:r w:rsidR="00DB33F8">
        <w:rPr>
          <w:sz w:val="21"/>
          <w:szCs w:val="21"/>
        </w:rPr>
        <w:fldChar w:fldCharType="begin"/>
      </w:r>
      <w:r w:rsidR="005B1C82">
        <w:rPr>
          <w:sz w:val="21"/>
          <w:szCs w:val="21"/>
        </w:rPr>
        <w:instrText xml:space="preserve"> ADDIN EN.CITE &lt;EndNote&gt;&lt;Cite&gt;&lt;Author&gt;Galea&lt;/Author&gt;&lt;Year&gt;2005&lt;/Year&gt;&lt;RecNum&gt;592&lt;/RecNum&gt;&lt;DisplayText&gt;(19)&lt;/DisplayText&gt;&lt;record&gt;&lt;rec-number&gt;592&lt;/rec-number&gt;&lt;foreign-keys&gt;&lt;key app="EN" db-id="5ax92wdr7adtz5etxvfxdfr0s5z2etvt2v0z" timestamp="1779726244" guid="ab870d17-5b47-45b2-8b61-ede1a58600a7"&gt;592&lt;/key&gt;&lt;/foreign-keys&gt;&lt;ref-type name="Journal Article"&gt;17&lt;/ref-type&gt;&lt;contributors&gt;&lt;authors&gt;&lt;author&gt;Galea, Sandro&lt;/author&gt;&lt;author&gt;Vlahov, David&lt;/author&gt;&lt;/authors&gt;&lt;/contributors&gt;&lt;titles&gt;&lt;title&gt;URBAN HEALTH: Evidence, Challenges, and Directions&lt;/title&gt;&lt;secondary-title&gt;Annual Review of Public Health&lt;/secondary-title&gt;&lt;/titles&gt;&lt;periodical&gt;&lt;full-title&gt;Annual Review of Public Health&lt;/full-title&gt;&lt;/periodical&gt;&lt;pages&gt;341-365&lt;/pages&gt;&lt;volume&gt;26&lt;/volume&gt;&lt;number&gt;Volume 26, 2005&lt;/number&gt;&lt;keywords&gt;&lt;keyword&gt;social epidemiology&lt;/keyword&gt;&lt;keyword&gt;multilevel&lt;/keyword&gt;&lt;keyword&gt;cities&lt;/keyword&gt;&lt;keyword&gt;methods&lt;/keyword&gt;&lt;keyword&gt;mechanisms&lt;/keyword&gt;&lt;/keywords&gt;&lt;dates&gt;&lt;year&gt;2005&lt;/year&gt;&lt;/dates&gt;&lt;isbn&gt;1545-2093&lt;/isbn&gt;&lt;urls&gt;&lt;related-urls&gt;&lt;url&gt;https://www.annualreviews.org/content/journals/10.1146/annurev.publhealth.26.021304.144708&lt;/url&gt;&lt;/related-urls&gt;&lt;/urls&gt;&lt;electronic-resource-num&gt;https://doi.org/10.1146/annurev.publhealth.26.021304.144708&lt;/electronic-resource-num&gt;&lt;/record&gt;&lt;/Cite&gt;&lt;/EndNote&gt;</w:instrText>
      </w:r>
      <w:r w:rsidR="00DB33F8">
        <w:rPr>
          <w:sz w:val="21"/>
          <w:szCs w:val="21"/>
        </w:rPr>
        <w:fldChar w:fldCharType="separate"/>
      </w:r>
      <w:r w:rsidR="005B1C82">
        <w:rPr>
          <w:noProof/>
          <w:sz w:val="21"/>
          <w:szCs w:val="21"/>
        </w:rPr>
        <w:t>(19)</w:t>
      </w:r>
      <w:r w:rsidR="00DB33F8">
        <w:rPr>
          <w:sz w:val="21"/>
          <w:szCs w:val="21"/>
        </w:rPr>
        <w:fldChar w:fldCharType="end"/>
      </w:r>
      <w:r w:rsidRPr="63AE63DD">
        <w:rPr>
          <w:sz w:val="21"/>
          <w:szCs w:val="21"/>
        </w:rPr>
        <w:t xml:space="preserve">. City </w:t>
      </w:r>
      <w:r w:rsidR="00FA65BD">
        <w:rPr>
          <w:sz w:val="21"/>
          <w:szCs w:val="21"/>
        </w:rPr>
        <w:t>C</w:t>
      </w:r>
      <w:r w:rsidRPr="63AE63DD">
        <w:rPr>
          <w:sz w:val="21"/>
          <w:szCs w:val="21"/>
        </w:rPr>
        <w:t xml:space="preserve">ouncils have </w:t>
      </w:r>
      <w:r w:rsidR="52A650D4" w:rsidRPr="63AE63DD">
        <w:rPr>
          <w:sz w:val="21"/>
          <w:szCs w:val="21"/>
        </w:rPr>
        <w:t>authority</w:t>
      </w:r>
      <w:r w:rsidRPr="63AE63DD">
        <w:rPr>
          <w:sz w:val="21"/>
          <w:szCs w:val="21"/>
        </w:rPr>
        <w:t xml:space="preserve"> over policies and resources affecting the health of their constituents</w:t>
      </w:r>
      <w:r w:rsidR="4B366873" w:rsidRPr="63AE63DD">
        <w:rPr>
          <w:sz w:val="21"/>
          <w:szCs w:val="21"/>
        </w:rPr>
        <w:t xml:space="preserve"> and cities as a whole,</w:t>
      </w:r>
      <w:r w:rsidRPr="63AE63DD">
        <w:rPr>
          <w:sz w:val="21"/>
          <w:szCs w:val="21"/>
        </w:rPr>
        <w:t xml:space="preserve"> and the</w:t>
      </w:r>
      <w:r w:rsidR="000275D4">
        <w:rPr>
          <w:sz w:val="21"/>
          <w:szCs w:val="21"/>
        </w:rPr>
        <w:t>re</w:t>
      </w:r>
      <w:r w:rsidRPr="63AE63DD">
        <w:rPr>
          <w:sz w:val="21"/>
          <w:szCs w:val="21"/>
        </w:rPr>
        <w:t xml:space="preserve">for </w:t>
      </w:r>
      <w:r w:rsidR="6BF68AA2" w:rsidRPr="63AE63DD">
        <w:rPr>
          <w:sz w:val="21"/>
          <w:szCs w:val="21"/>
        </w:rPr>
        <w:t>investigating</w:t>
      </w:r>
      <w:r w:rsidR="1CD9661A" w:rsidRPr="63AE63DD">
        <w:rPr>
          <w:sz w:val="21"/>
          <w:szCs w:val="21"/>
        </w:rPr>
        <w:t xml:space="preserve"> variation in health outcomes and determinants by  </w:t>
      </w:r>
      <w:r w:rsidRPr="63AE63DD">
        <w:rPr>
          <w:sz w:val="21"/>
          <w:szCs w:val="21"/>
        </w:rPr>
        <w:t xml:space="preserve">council districts </w:t>
      </w:r>
      <w:r w:rsidR="0036671F">
        <w:rPr>
          <w:sz w:val="21"/>
          <w:szCs w:val="21"/>
        </w:rPr>
        <w:t xml:space="preserve">and level of government </w:t>
      </w:r>
      <w:r w:rsidR="1F3E3CD9">
        <w:rPr>
          <w:sz w:val="21"/>
          <w:szCs w:val="21"/>
        </w:rPr>
        <w:t>presents an opportunity to inform local policymaking</w:t>
      </w:r>
      <w:r w:rsidR="0036671F" w:rsidRPr="63AE63DD">
        <w:rPr>
          <w:sz w:val="21"/>
          <w:szCs w:val="21"/>
        </w:rPr>
        <w:t xml:space="preserve"> </w:t>
      </w:r>
      <w:r w:rsidR="0036671F">
        <w:rPr>
          <w:sz w:val="21"/>
          <w:szCs w:val="21"/>
        </w:rPr>
        <w:fldChar w:fldCharType="begin">
          <w:fldData xml:space="preserve">PEVuZE5vdGU+PENpdGU+PEF1dGhvcj5TY2huYWtlLU1haGw8L0F1dGhvcj48WWVhcj4yMDIyPC9Z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</w:fldData>
        </w:fldChar>
      </w:r>
      <w:r w:rsidR="005B1C82">
        <w:rPr>
          <w:sz w:val="21"/>
          <w:szCs w:val="21"/>
        </w:rPr>
        <w:instrText xml:space="preserve"> ADDIN EN.CITE </w:instrText>
      </w:r>
      <w:r w:rsidR="005B1C82">
        <w:rPr>
          <w:sz w:val="21"/>
          <w:szCs w:val="21"/>
        </w:rPr>
        <w:fldChar w:fldCharType="begin">
          <w:fldData xml:space="preserve">PEVuZE5vdGU+PENpdGU+PEF1dGhvcj5TY2huYWtlLU1haGw8L0F1dGhvcj48WWVhcj4yMDIyPC9Z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</w:fldData>
        </w:fldChar>
      </w:r>
      <w:r w:rsidR="005B1C82">
        <w:rPr>
          <w:sz w:val="21"/>
          <w:szCs w:val="21"/>
        </w:rPr>
        <w:instrText xml:space="preserve"> ADDIN EN.CITE.DATA </w:instrText>
      </w:r>
      <w:r w:rsidR="005B1C82">
        <w:rPr>
          <w:sz w:val="21"/>
          <w:szCs w:val="21"/>
        </w:rPr>
      </w:r>
      <w:r w:rsidR="005B1C82">
        <w:rPr>
          <w:sz w:val="21"/>
          <w:szCs w:val="21"/>
        </w:rPr>
        <w:fldChar w:fldCharType="end"/>
      </w:r>
      <w:r w:rsidR="0036671F">
        <w:rPr>
          <w:sz w:val="21"/>
          <w:szCs w:val="21"/>
        </w:rPr>
      </w:r>
      <w:r w:rsidR="0036671F">
        <w:rPr>
          <w:sz w:val="21"/>
          <w:szCs w:val="21"/>
        </w:rPr>
        <w:fldChar w:fldCharType="separate"/>
      </w:r>
      <w:r w:rsidR="005B1C82">
        <w:rPr>
          <w:noProof/>
          <w:sz w:val="21"/>
          <w:szCs w:val="21"/>
        </w:rPr>
        <w:t>(20)</w:t>
      </w:r>
      <w:r w:rsidR="0036671F">
        <w:rPr>
          <w:sz w:val="21"/>
          <w:szCs w:val="21"/>
        </w:rPr>
        <w:fldChar w:fldCharType="end"/>
      </w:r>
      <w:r w:rsidR="0036671F" w:rsidRPr="63AE63DD">
        <w:rPr>
          <w:sz w:val="21"/>
          <w:szCs w:val="21"/>
        </w:rPr>
        <w:t xml:space="preserve">. </w:t>
      </w:r>
      <w:r w:rsidR="00A5005B">
        <w:rPr>
          <w:sz w:val="21"/>
          <w:szCs w:val="21"/>
        </w:rPr>
        <w:t>Here,</w:t>
      </w:r>
      <w:r w:rsidRPr="63AE63DD">
        <w:rPr>
          <w:sz w:val="21"/>
          <w:szCs w:val="21"/>
        </w:rPr>
        <w:t xml:space="preserve"> we use Philadelphia as a case study to explore health outcomes by City Council </w:t>
      </w:r>
      <w:r w:rsidR="00DB77E6">
        <w:rPr>
          <w:sz w:val="21"/>
          <w:szCs w:val="21"/>
        </w:rPr>
        <w:t>district</w:t>
      </w:r>
      <w:r w:rsidR="00675B79">
        <w:rPr>
          <w:sz w:val="21"/>
          <w:szCs w:val="21"/>
        </w:rPr>
        <w:t xml:space="preserve"> </w:t>
      </w:r>
      <w:r w:rsidR="00675B79" w:rsidRPr="00675B79">
        <w:rPr>
          <w:sz w:val="21"/>
          <w:szCs w:val="21"/>
          <w:highlight w:val="yellow"/>
        </w:rPr>
        <w:t>and detail an approach that can be applied to other US cities</w:t>
      </w:r>
      <w:r w:rsidR="00DB77E6">
        <w:rPr>
          <w:sz w:val="21"/>
          <w:szCs w:val="21"/>
        </w:rPr>
        <w:t xml:space="preserve">. </w:t>
      </w:r>
      <w:r w:rsidR="00FB5A10" w:rsidRPr="67E03662">
        <w:rPr>
          <w:sz w:val="21"/>
          <w:szCs w:val="21"/>
        </w:rPr>
        <w:t xml:space="preserve">Like federal congressional districts, Philadelphia Council districts are re-drawn once every ten years following the release of the US Decennial Census. </w:t>
      </w:r>
      <w:r w:rsidR="00DB77E6">
        <w:rPr>
          <w:sz w:val="21"/>
          <w:szCs w:val="21"/>
        </w:rPr>
        <w:t xml:space="preserve">The Council </w:t>
      </w:r>
      <w:r w:rsidRPr="63AE63DD">
        <w:rPr>
          <w:sz w:val="21"/>
          <w:szCs w:val="21"/>
        </w:rPr>
        <w:t>is comprised of 17 members</w:t>
      </w:r>
      <w:r w:rsidR="00A5005B">
        <w:rPr>
          <w:sz w:val="21"/>
          <w:szCs w:val="21"/>
        </w:rPr>
        <w:t xml:space="preserve"> serving 4-year terms</w:t>
      </w:r>
      <w:r w:rsidRPr="63AE63DD">
        <w:rPr>
          <w:sz w:val="21"/>
          <w:szCs w:val="21"/>
        </w:rPr>
        <w:t xml:space="preserve">: 10 who represent </w:t>
      </w:r>
      <w:r w:rsidR="00F94E79">
        <w:rPr>
          <w:sz w:val="21"/>
          <w:szCs w:val="21"/>
        </w:rPr>
        <w:t xml:space="preserve">their own </w:t>
      </w:r>
      <w:r w:rsidRPr="63AE63DD">
        <w:rPr>
          <w:sz w:val="21"/>
          <w:szCs w:val="21"/>
        </w:rPr>
        <w:t>district, and 7 at-large members</w:t>
      </w:r>
      <w:r w:rsidR="00A5005B">
        <w:rPr>
          <w:sz w:val="21"/>
          <w:szCs w:val="21"/>
        </w:rPr>
        <w:t>.</w:t>
      </w:r>
    </w:p>
    <w:p w14:paraId="4E168350" w14:textId="573570C8" w:rsidR="00717D7F" w:rsidRPr="00A455C4" w:rsidRDefault="00B12D3B">
      <w:pPr>
        <w:rPr>
          <w:sz w:val="21"/>
          <w:szCs w:val="21"/>
        </w:rPr>
      </w:pPr>
      <w:r w:rsidRPr="67E03662">
        <w:rPr>
          <w:sz w:val="21"/>
          <w:szCs w:val="21"/>
        </w:rPr>
        <w:t xml:space="preserve">To both understand the health status and existing inequities in Philadelphia and to </w:t>
      </w:r>
      <w:r w:rsidR="0001213A" w:rsidRPr="67E03662">
        <w:rPr>
          <w:sz w:val="21"/>
          <w:szCs w:val="21"/>
        </w:rPr>
        <w:t>aid</w:t>
      </w:r>
      <w:r w:rsidRPr="67E03662">
        <w:rPr>
          <w:sz w:val="21"/>
          <w:szCs w:val="21"/>
        </w:rPr>
        <w:t xml:space="preserve"> </w:t>
      </w:r>
      <w:r w:rsidR="00B07C17" w:rsidRPr="67E03662">
        <w:rPr>
          <w:sz w:val="21"/>
          <w:szCs w:val="21"/>
        </w:rPr>
        <w:t>C</w:t>
      </w:r>
      <w:r w:rsidRPr="67E03662">
        <w:rPr>
          <w:sz w:val="21"/>
          <w:szCs w:val="21"/>
        </w:rPr>
        <w:t xml:space="preserve">ouncil members </w:t>
      </w:r>
      <w:r w:rsidR="0002782B" w:rsidRPr="67E03662">
        <w:rPr>
          <w:sz w:val="21"/>
          <w:szCs w:val="21"/>
        </w:rPr>
        <w:t>and</w:t>
      </w:r>
      <w:r w:rsidRPr="67E03662">
        <w:rPr>
          <w:sz w:val="21"/>
          <w:szCs w:val="21"/>
        </w:rPr>
        <w:t xml:space="preserve"> constituents, we created a dashboard that displays </w:t>
      </w:r>
      <w:r w:rsidR="000813B7">
        <w:rPr>
          <w:sz w:val="21"/>
          <w:szCs w:val="21"/>
        </w:rPr>
        <w:t xml:space="preserve">28 </w:t>
      </w:r>
      <w:r w:rsidRPr="67E03662">
        <w:rPr>
          <w:sz w:val="21"/>
          <w:szCs w:val="21"/>
        </w:rPr>
        <w:t>health and related metrics by district</w:t>
      </w:r>
      <w:r w:rsidR="00222328" w:rsidRPr="67E03662">
        <w:rPr>
          <w:sz w:val="21"/>
          <w:szCs w:val="21"/>
        </w:rPr>
        <w:t xml:space="preserve"> (</w:t>
      </w:r>
      <w:hyperlink r:id="rId8">
        <w:r w:rsidR="00222328" w:rsidRPr="67E03662">
          <w:rPr>
            <w:rStyle w:val="Hyperlink"/>
            <w:sz w:val="21"/>
            <w:szCs w:val="21"/>
          </w:rPr>
          <w:t>https://drexel-uhc.github.io/philadelphia-council-districts-and-health/?metric=hs_grad_pct</w:t>
        </w:r>
      </w:hyperlink>
      <w:r w:rsidR="00222328">
        <w:t>)</w:t>
      </w:r>
      <w:r w:rsidRPr="67E03662">
        <w:rPr>
          <w:sz w:val="21"/>
          <w:szCs w:val="21"/>
        </w:rPr>
        <w:t xml:space="preserve">. In this </w:t>
      </w:r>
      <w:r w:rsidR="1E9E8453" w:rsidRPr="67E03662">
        <w:rPr>
          <w:sz w:val="21"/>
          <w:szCs w:val="21"/>
        </w:rPr>
        <w:t>article</w:t>
      </w:r>
      <w:r w:rsidRPr="67E03662">
        <w:rPr>
          <w:sz w:val="21"/>
          <w:szCs w:val="21"/>
        </w:rPr>
        <w:t xml:space="preserve">, we present two </w:t>
      </w:r>
      <w:r w:rsidR="00DA588A" w:rsidRPr="00DA588A">
        <w:rPr>
          <w:sz w:val="21"/>
          <w:szCs w:val="21"/>
          <w:highlight w:val="yellow"/>
        </w:rPr>
        <w:t>example</w:t>
      </w:r>
      <w:r w:rsidR="00DA588A">
        <w:rPr>
          <w:sz w:val="21"/>
          <w:szCs w:val="21"/>
        </w:rPr>
        <w:t xml:space="preserve"> </w:t>
      </w:r>
      <w:r w:rsidRPr="67E03662">
        <w:rPr>
          <w:sz w:val="21"/>
          <w:szCs w:val="21"/>
        </w:rPr>
        <w:t>health metrics</w:t>
      </w:r>
      <w:r w:rsidR="006428A3" w:rsidRPr="67E03662">
        <w:rPr>
          <w:sz w:val="21"/>
          <w:szCs w:val="21"/>
        </w:rPr>
        <w:t xml:space="preserve"> from the dashboard</w:t>
      </w:r>
      <w:r w:rsidRPr="67E03662">
        <w:rPr>
          <w:sz w:val="21"/>
          <w:szCs w:val="21"/>
        </w:rPr>
        <w:t>, tree canopy coverage and health insurance</w:t>
      </w:r>
      <w:r w:rsidR="00222328" w:rsidRPr="67E03662">
        <w:rPr>
          <w:sz w:val="21"/>
          <w:szCs w:val="21"/>
        </w:rPr>
        <w:t xml:space="preserve"> coverage</w:t>
      </w:r>
      <w:r w:rsidRPr="67E03662">
        <w:rPr>
          <w:sz w:val="21"/>
          <w:szCs w:val="21"/>
        </w:rPr>
        <w:t xml:space="preserve">, and assess their magnitude and distribution across the city. </w:t>
      </w:r>
      <w:r w:rsidR="00032D0A" w:rsidRPr="00D5525F">
        <w:rPr>
          <w:sz w:val="21"/>
          <w:szCs w:val="21"/>
          <w:highlight w:val="yellow"/>
        </w:rPr>
        <w:t>T</w:t>
      </w:r>
      <w:r w:rsidR="00076D10" w:rsidRPr="00D5525F">
        <w:rPr>
          <w:sz w:val="21"/>
          <w:szCs w:val="21"/>
          <w:highlight w:val="yellow"/>
        </w:rPr>
        <w:t xml:space="preserve">hese metrics </w:t>
      </w:r>
      <w:r w:rsidR="00D5525F" w:rsidRPr="00D5525F">
        <w:rPr>
          <w:sz w:val="21"/>
          <w:szCs w:val="21"/>
          <w:highlight w:val="yellow"/>
        </w:rPr>
        <w:t xml:space="preserve">were selected because they </w:t>
      </w:r>
      <w:r w:rsidR="00076D10" w:rsidRPr="00D5525F">
        <w:rPr>
          <w:sz w:val="21"/>
          <w:szCs w:val="21"/>
          <w:highlight w:val="yellow"/>
        </w:rPr>
        <w:t>are timely and relevant public health metrics that show variation in distributions across City Council Districts and warrant different types of public health responses.</w:t>
      </w:r>
      <w:r w:rsidR="00076D10" w:rsidRPr="67E03662">
        <w:rPr>
          <w:sz w:val="21"/>
          <w:szCs w:val="21"/>
        </w:rPr>
        <w:t xml:space="preserve"> </w:t>
      </w:r>
      <w:r w:rsidR="00424C2D" w:rsidRPr="67E03662">
        <w:rPr>
          <w:sz w:val="21"/>
          <w:szCs w:val="21"/>
        </w:rPr>
        <w:t xml:space="preserve">We </w:t>
      </w:r>
      <w:r w:rsidR="00EB278C">
        <w:rPr>
          <w:sz w:val="21"/>
          <w:szCs w:val="21"/>
        </w:rPr>
        <w:t xml:space="preserve">use </w:t>
      </w:r>
      <w:r w:rsidR="00EB278C" w:rsidRPr="00EB278C">
        <w:rPr>
          <w:sz w:val="21"/>
          <w:szCs w:val="21"/>
          <w:highlight w:val="yellow"/>
        </w:rPr>
        <w:t>thes</w:t>
      </w:r>
      <w:r w:rsidR="00EB278C">
        <w:rPr>
          <w:sz w:val="21"/>
          <w:szCs w:val="21"/>
          <w:highlight w:val="yellow"/>
        </w:rPr>
        <w:t>e</w:t>
      </w:r>
      <w:r w:rsidR="00EB278C" w:rsidRPr="00EB278C">
        <w:rPr>
          <w:sz w:val="21"/>
          <w:szCs w:val="21"/>
          <w:highlight w:val="yellow"/>
        </w:rPr>
        <w:t xml:space="preserve"> two examples to</w:t>
      </w:r>
      <w:r w:rsidR="00F74FD7" w:rsidRPr="67E03662">
        <w:rPr>
          <w:sz w:val="21"/>
          <w:szCs w:val="21"/>
        </w:rPr>
        <w:t xml:space="preserve"> present descriptive data for </w:t>
      </w:r>
      <w:r w:rsidR="004D75DC" w:rsidRPr="67E03662">
        <w:rPr>
          <w:sz w:val="21"/>
          <w:szCs w:val="21"/>
        </w:rPr>
        <w:t xml:space="preserve">Philadelphia as well as </w:t>
      </w:r>
      <w:r w:rsidR="00F74FD7" w:rsidRPr="67E03662">
        <w:rPr>
          <w:sz w:val="21"/>
          <w:szCs w:val="21"/>
        </w:rPr>
        <w:t>demonstrate the process</w:t>
      </w:r>
      <w:r w:rsidR="004D75DC" w:rsidRPr="67E03662">
        <w:rPr>
          <w:sz w:val="21"/>
          <w:szCs w:val="21"/>
        </w:rPr>
        <w:t xml:space="preserve">, </w:t>
      </w:r>
      <w:r w:rsidR="00F74FD7" w:rsidRPr="67E03662">
        <w:rPr>
          <w:sz w:val="21"/>
          <w:szCs w:val="21"/>
        </w:rPr>
        <w:t>feasibilit</w:t>
      </w:r>
      <w:r w:rsidR="004D75DC" w:rsidRPr="67E03662">
        <w:rPr>
          <w:sz w:val="21"/>
          <w:szCs w:val="21"/>
        </w:rPr>
        <w:t>y, and utility</w:t>
      </w:r>
      <w:r w:rsidR="00F74FD7" w:rsidRPr="67E03662">
        <w:rPr>
          <w:sz w:val="21"/>
          <w:szCs w:val="21"/>
        </w:rPr>
        <w:t xml:space="preserve"> of </w:t>
      </w:r>
      <w:r w:rsidR="004D75DC" w:rsidRPr="67E03662">
        <w:rPr>
          <w:sz w:val="21"/>
          <w:szCs w:val="21"/>
        </w:rPr>
        <w:t xml:space="preserve">conducting an analysis using </w:t>
      </w:r>
      <w:r w:rsidR="00694541" w:rsidRPr="67E03662">
        <w:rPr>
          <w:sz w:val="21"/>
          <w:szCs w:val="21"/>
        </w:rPr>
        <w:t>C</w:t>
      </w:r>
      <w:r w:rsidR="004D75DC" w:rsidRPr="67E03662">
        <w:rPr>
          <w:sz w:val="21"/>
          <w:szCs w:val="21"/>
        </w:rPr>
        <w:t>ouncil district</w:t>
      </w:r>
      <w:r w:rsidR="77D039A7" w:rsidRPr="67E03662">
        <w:rPr>
          <w:sz w:val="21"/>
          <w:szCs w:val="21"/>
        </w:rPr>
        <w:t>s</w:t>
      </w:r>
      <w:r w:rsidR="00FF1F46" w:rsidRPr="67E03662">
        <w:rPr>
          <w:sz w:val="21"/>
          <w:szCs w:val="21"/>
        </w:rPr>
        <w:t>.</w:t>
      </w:r>
      <w:r w:rsidR="004D75DC" w:rsidRPr="67E03662">
        <w:rPr>
          <w:sz w:val="21"/>
          <w:szCs w:val="21"/>
        </w:rPr>
        <w:t xml:space="preserve"> </w:t>
      </w:r>
    </w:p>
    <w:p w14:paraId="07A7753F" w14:textId="5D7F1C72" w:rsidR="00996429" w:rsidRPr="00A455C4" w:rsidRDefault="00996429">
      <w:pPr>
        <w:rPr>
          <w:b/>
          <w:bCs/>
          <w:sz w:val="21"/>
          <w:szCs w:val="21"/>
        </w:rPr>
      </w:pPr>
      <w:r w:rsidRPr="00A455C4">
        <w:rPr>
          <w:b/>
          <w:bCs/>
          <w:sz w:val="21"/>
          <w:szCs w:val="21"/>
        </w:rPr>
        <w:t>Methods</w:t>
      </w:r>
    </w:p>
    <w:p w14:paraId="2A4CB0A2" w14:textId="77777777" w:rsidR="00852309" w:rsidRDefault="00852309">
      <w:pPr>
        <w:rPr>
          <w:i/>
          <w:iCs/>
          <w:sz w:val="21"/>
          <w:szCs w:val="21"/>
        </w:rPr>
      </w:pPr>
      <w:r>
        <w:rPr>
          <w:i/>
          <w:iCs/>
          <w:sz w:val="21"/>
          <w:szCs w:val="21"/>
        </w:rPr>
        <w:t xml:space="preserve">City Council Districts </w:t>
      </w:r>
    </w:p>
    <w:p w14:paraId="648A1D57" w14:textId="77777777" w:rsidR="00D760EE" w:rsidRDefault="00B163F5" w:rsidP="63AE63DD">
      <w:pPr>
        <w:rPr>
          <w:sz w:val="21"/>
          <w:szCs w:val="21"/>
        </w:rPr>
      </w:pPr>
      <w:r w:rsidRPr="67E03662">
        <w:rPr>
          <w:sz w:val="21"/>
          <w:szCs w:val="21"/>
        </w:rPr>
        <w:t xml:space="preserve">There are ten </w:t>
      </w:r>
      <w:r w:rsidR="00E661FB">
        <w:rPr>
          <w:sz w:val="21"/>
          <w:szCs w:val="21"/>
        </w:rPr>
        <w:t xml:space="preserve">Philadelphia </w:t>
      </w:r>
      <w:r w:rsidR="00E661FB" w:rsidRPr="67E03662">
        <w:rPr>
          <w:sz w:val="21"/>
          <w:szCs w:val="21"/>
        </w:rPr>
        <w:t xml:space="preserve">City </w:t>
      </w:r>
      <w:r w:rsidRPr="67E03662">
        <w:rPr>
          <w:sz w:val="21"/>
          <w:szCs w:val="21"/>
        </w:rPr>
        <w:t xml:space="preserve">Council districts, each of which has a population of approximately 160,000 people and elects one Council representative. </w:t>
      </w:r>
      <w:r w:rsidR="00482282">
        <w:rPr>
          <w:sz w:val="21"/>
          <w:szCs w:val="21"/>
        </w:rPr>
        <w:t>T</w:t>
      </w:r>
      <w:r w:rsidR="00DB25F8">
        <w:rPr>
          <w:sz w:val="21"/>
          <w:szCs w:val="21"/>
        </w:rPr>
        <w:t xml:space="preserve">he </w:t>
      </w:r>
      <w:r w:rsidR="003C6291" w:rsidRPr="67E03662">
        <w:rPr>
          <w:sz w:val="21"/>
          <w:szCs w:val="21"/>
        </w:rPr>
        <w:t xml:space="preserve">Council </w:t>
      </w:r>
      <w:r>
        <w:rPr>
          <w:sz w:val="21"/>
          <w:szCs w:val="21"/>
        </w:rPr>
        <w:t xml:space="preserve">drew and </w:t>
      </w:r>
      <w:r w:rsidR="003C6291" w:rsidRPr="67E03662">
        <w:rPr>
          <w:sz w:val="21"/>
          <w:szCs w:val="21"/>
        </w:rPr>
        <w:t xml:space="preserve">approved </w:t>
      </w:r>
      <w:r w:rsidR="009D307A" w:rsidRPr="67E03662">
        <w:rPr>
          <w:sz w:val="21"/>
          <w:szCs w:val="21"/>
        </w:rPr>
        <w:t xml:space="preserve">the </w:t>
      </w:r>
      <w:r w:rsidR="00482282">
        <w:rPr>
          <w:sz w:val="21"/>
          <w:szCs w:val="21"/>
        </w:rPr>
        <w:t>current</w:t>
      </w:r>
      <w:r w:rsidR="009D307A" w:rsidRPr="67E03662">
        <w:rPr>
          <w:sz w:val="21"/>
          <w:szCs w:val="21"/>
        </w:rPr>
        <w:t xml:space="preserve"> </w:t>
      </w:r>
      <w:r w:rsidR="003C6291" w:rsidRPr="67E03662">
        <w:rPr>
          <w:sz w:val="21"/>
          <w:szCs w:val="21"/>
        </w:rPr>
        <w:t xml:space="preserve">district </w:t>
      </w:r>
      <w:r w:rsidR="009D307A" w:rsidRPr="67E03662">
        <w:rPr>
          <w:sz w:val="21"/>
          <w:szCs w:val="21"/>
        </w:rPr>
        <w:t xml:space="preserve">map </w:t>
      </w:r>
      <w:r w:rsidR="00482282">
        <w:rPr>
          <w:sz w:val="21"/>
          <w:szCs w:val="21"/>
        </w:rPr>
        <w:t xml:space="preserve">in </w:t>
      </w:r>
      <w:r w:rsidR="00EE7C0A" w:rsidRPr="67E03662">
        <w:rPr>
          <w:sz w:val="21"/>
          <w:szCs w:val="21"/>
        </w:rPr>
        <w:t>2023</w:t>
      </w:r>
      <w:r w:rsidR="00482282">
        <w:rPr>
          <w:sz w:val="21"/>
          <w:szCs w:val="21"/>
        </w:rPr>
        <w:t>, and, b</w:t>
      </w:r>
      <w:r w:rsidR="0032137B" w:rsidRPr="67E03662">
        <w:rPr>
          <w:sz w:val="21"/>
          <w:szCs w:val="21"/>
        </w:rPr>
        <w:t xml:space="preserve">arring any litigation, </w:t>
      </w:r>
      <w:r w:rsidR="003C6291" w:rsidRPr="67E03662">
        <w:rPr>
          <w:sz w:val="21"/>
          <w:szCs w:val="21"/>
        </w:rPr>
        <w:t>will use this map for</w:t>
      </w:r>
      <w:r w:rsidR="00AC610F" w:rsidRPr="67E03662">
        <w:rPr>
          <w:sz w:val="21"/>
          <w:szCs w:val="21"/>
        </w:rPr>
        <w:t xml:space="preserve"> elections through 2031. We used </w:t>
      </w:r>
      <w:r w:rsidR="00092974" w:rsidRPr="67E03662">
        <w:rPr>
          <w:sz w:val="21"/>
          <w:szCs w:val="21"/>
        </w:rPr>
        <w:t>these</w:t>
      </w:r>
      <w:r w:rsidR="00AC610F" w:rsidRPr="67E03662">
        <w:rPr>
          <w:sz w:val="21"/>
          <w:szCs w:val="21"/>
        </w:rPr>
        <w:t xml:space="preserve"> boundaries </w:t>
      </w:r>
      <w:r w:rsidR="00D21B5E" w:rsidRPr="67E03662">
        <w:rPr>
          <w:sz w:val="21"/>
          <w:szCs w:val="21"/>
        </w:rPr>
        <w:t>for</w:t>
      </w:r>
      <w:r w:rsidR="00AC610F" w:rsidRPr="67E03662">
        <w:rPr>
          <w:sz w:val="21"/>
          <w:szCs w:val="21"/>
        </w:rPr>
        <w:t xml:space="preserve"> </w:t>
      </w:r>
      <w:r w:rsidR="00B319DA" w:rsidRPr="67E03662">
        <w:rPr>
          <w:sz w:val="21"/>
          <w:szCs w:val="21"/>
        </w:rPr>
        <w:t xml:space="preserve">the Dashboard and </w:t>
      </w:r>
      <w:r w:rsidR="00AC610F" w:rsidRPr="67E03662">
        <w:rPr>
          <w:sz w:val="21"/>
          <w:szCs w:val="21"/>
        </w:rPr>
        <w:t xml:space="preserve">this </w:t>
      </w:r>
      <w:r w:rsidR="00D21B5E" w:rsidRPr="67E03662">
        <w:rPr>
          <w:sz w:val="21"/>
          <w:szCs w:val="21"/>
        </w:rPr>
        <w:t>analysis</w:t>
      </w:r>
      <w:r w:rsidR="00AC610F" w:rsidRPr="67E03662">
        <w:rPr>
          <w:sz w:val="21"/>
          <w:szCs w:val="21"/>
        </w:rPr>
        <w:t xml:space="preserve">. </w:t>
      </w:r>
    </w:p>
    <w:p w14:paraId="403B4E31" w14:textId="77777777" w:rsidR="00404931" w:rsidRDefault="008F4BE6" w:rsidP="67E03662">
      <w:pPr>
        <w:rPr>
          <w:i/>
          <w:iCs/>
          <w:sz w:val="21"/>
          <w:szCs w:val="21"/>
        </w:rPr>
      </w:pPr>
      <w:r>
        <w:rPr>
          <w:i/>
          <w:iCs/>
          <w:sz w:val="21"/>
          <w:szCs w:val="21"/>
        </w:rPr>
        <w:lastRenderedPageBreak/>
        <w:t>Data Aggregation</w:t>
      </w:r>
      <w:r w:rsidR="00132493">
        <w:rPr>
          <w:i/>
          <w:iCs/>
          <w:sz w:val="21"/>
          <w:szCs w:val="21"/>
        </w:rPr>
        <w:t xml:space="preserve"> </w:t>
      </w:r>
    </w:p>
    <w:p w14:paraId="070A7F42" w14:textId="2E49934C" w:rsidR="00C37C01" w:rsidRPr="00A455C4" w:rsidRDefault="00C37C01" w:rsidP="67E03662">
      <w:pPr>
        <w:rPr>
          <w:sz w:val="21"/>
          <w:szCs w:val="21"/>
        </w:rPr>
      </w:pPr>
      <w:r w:rsidRPr="67E03662">
        <w:rPr>
          <w:sz w:val="21"/>
          <w:szCs w:val="21"/>
        </w:rPr>
        <w:t xml:space="preserve">Calculating metrics by council district is challenging because health data are not commonly provided by </w:t>
      </w:r>
      <w:r w:rsidR="4AB04D45" w:rsidRPr="67E03662">
        <w:rPr>
          <w:sz w:val="21"/>
          <w:szCs w:val="21"/>
        </w:rPr>
        <w:t xml:space="preserve">council </w:t>
      </w:r>
      <w:r w:rsidRPr="67E03662">
        <w:rPr>
          <w:sz w:val="21"/>
          <w:szCs w:val="21"/>
        </w:rPr>
        <w:t>unit</w:t>
      </w:r>
      <w:r w:rsidR="0ACCDE45" w:rsidRPr="67E03662">
        <w:rPr>
          <w:sz w:val="21"/>
          <w:szCs w:val="21"/>
        </w:rPr>
        <w:t>s</w:t>
      </w:r>
      <w:r w:rsidR="003C792C" w:rsidRPr="67E03662">
        <w:rPr>
          <w:sz w:val="21"/>
          <w:szCs w:val="21"/>
        </w:rPr>
        <w:t xml:space="preserve"> or in </w:t>
      </w:r>
      <w:r w:rsidR="00B73DC3" w:rsidRPr="67E03662">
        <w:rPr>
          <w:sz w:val="21"/>
          <w:szCs w:val="21"/>
        </w:rPr>
        <w:t>subunits</w:t>
      </w:r>
      <w:r w:rsidR="003C792C" w:rsidRPr="67E03662">
        <w:rPr>
          <w:sz w:val="21"/>
          <w:szCs w:val="21"/>
        </w:rPr>
        <w:t xml:space="preserve"> that nest neatly within council districts</w:t>
      </w:r>
      <w:r w:rsidRPr="67E03662">
        <w:rPr>
          <w:sz w:val="21"/>
          <w:szCs w:val="21"/>
        </w:rPr>
        <w:t xml:space="preserve">. </w:t>
      </w:r>
      <w:r w:rsidR="00494A63" w:rsidRPr="67E03662">
        <w:rPr>
          <w:rFonts w:ascii="Aptos" w:eastAsia="Aptos" w:hAnsi="Aptos" w:cs="Aptos"/>
          <w:sz w:val="21"/>
          <w:szCs w:val="21"/>
        </w:rPr>
        <w:t>W</w:t>
      </w:r>
      <w:r w:rsidR="00494A63" w:rsidRPr="67E03662">
        <w:rPr>
          <w:sz w:val="21"/>
          <w:szCs w:val="21"/>
        </w:rPr>
        <w:t>e used a multi-step process</w:t>
      </w:r>
      <w:r w:rsidR="00494A63" w:rsidRPr="67E03662">
        <w:rPr>
          <w:rFonts w:ascii="Aptos" w:eastAsia="Aptos" w:hAnsi="Aptos" w:cs="Aptos"/>
          <w:sz w:val="21"/>
          <w:szCs w:val="21"/>
        </w:rPr>
        <w:t xml:space="preserve"> t</w:t>
      </w:r>
      <w:r w:rsidR="13265088" w:rsidRPr="67E03662">
        <w:rPr>
          <w:rFonts w:ascii="Aptos" w:eastAsia="Aptos" w:hAnsi="Aptos" w:cs="Aptos"/>
          <w:sz w:val="21"/>
          <w:szCs w:val="21"/>
        </w:rPr>
        <w:t>o generate district-level estimates</w:t>
      </w:r>
      <w:r w:rsidRPr="67E03662">
        <w:rPr>
          <w:sz w:val="21"/>
          <w:szCs w:val="21"/>
        </w:rPr>
        <w:t>.</w:t>
      </w:r>
      <w:r w:rsidR="00151C97" w:rsidRPr="67E03662">
        <w:rPr>
          <w:sz w:val="21"/>
          <w:szCs w:val="21"/>
        </w:rPr>
        <w:t xml:space="preserve"> </w:t>
      </w:r>
      <w:r w:rsidR="00151C97" w:rsidRPr="0032497C">
        <w:rPr>
          <w:sz w:val="21"/>
          <w:szCs w:val="21"/>
          <w:highlight w:val="yellow"/>
        </w:rPr>
        <w:t>First,</w:t>
      </w:r>
      <w:r w:rsidRPr="0032497C">
        <w:rPr>
          <w:sz w:val="21"/>
          <w:szCs w:val="21"/>
          <w:highlight w:val="yellow"/>
        </w:rPr>
        <w:t xml:space="preserve"> </w:t>
      </w:r>
      <w:r w:rsidR="00231D14" w:rsidRPr="0032497C">
        <w:rPr>
          <w:sz w:val="21"/>
          <w:szCs w:val="21"/>
          <w:highlight w:val="yellow"/>
        </w:rPr>
        <w:t xml:space="preserve">we obtained </w:t>
      </w:r>
      <w:r w:rsidR="00AC4FF3" w:rsidRPr="0032497C">
        <w:rPr>
          <w:sz w:val="21"/>
          <w:szCs w:val="21"/>
          <w:highlight w:val="yellow"/>
        </w:rPr>
        <w:t xml:space="preserve">health </w:t>
      </w:r>
      <w:r w:rsidRPr="0032497C">
        <w:rPr>
          <w:sz w:val="21"/>
          <w:szCs w:val="21"/>
          <w:highlight w:val="yellow"/>
        </w:rPr>
        <w:t>data by census tract, the smalle</w:t>
      </w:r>
      <w:r w:rsidR="00B12D3B" w:rsidRPr="0032497C">
        <w:rPr>
          <w:sz w:val="21"/>
          <w:szCs w:val="21"/>
          <w:highlight w:val="yellow"/>
        </w:rPr>
        <w:t>st</w:t>
      </w:r>
      <w:r w:rsidRPr="0032497C">
        <w:rPr>
          <w:sz w:val="21"/>
          <w:szCs w:val="21"/>
          <w:highlight w:val="yellow"/>
        </w:rPr>
        <w:t xml:space="preserve"> geographic unit available for </w:t>
      </w:r>
      <w:r w:rsidR="00FB56CC" w:rsidRPr="0032497C">
        <w:rPr>
          <w:sz w:val="21"/>
          <w:szCs w:val="21"/>
          <w:highlight w:val="yellow"/>
        </w:rPr>
        <w:t xml:space="preserve">many </w:t>
      </w:r>
      <w:r w:rsidR="3D4B7C7E" w:rsidRPr="0032497C">
        <w:rPr>
          <w:sz w:val="21"/>
          <w:szCs w:val="21"/>
          <w:highlight w:val="yellow"/>
        </w:rPr>
        <w:t>health metrics</w:t>
      </w:r>
      <w:r w:rsidR="00FB56CC" w:rsidRPr="0032497C">
        <w:rPr>
          <w:sz w:val="21"/>
          <w:szCs w:val="21"/>
          <w:highlight w:val="yellow"/>
        </w:rPr>
        <w:t xml:space="preserve"> and specifically for the Census health insurance variable</w:t>
      </w:r>
      <w:r w:rsidRPr="0032497C">
        <w:rPr>
          <w:sz w:val="21"/>
          <w:szCs w:val="21"/>
          <w:highlight w:val="yellow"/>
        </w:rPr>
        <w:t xml:space="preserve">. </w:t>
      </w:r>
      <w:r w:rsidR="003D31DD" w:rsidRPr="0032497C">
        <w:rPr>
          <w:sz w:val="21"/>
          <w:szCs w:val="21"/>
          <w:highlight w:val="yellow"/>
        </w:rPr>
        <w:t>Then,</w:t>
      </w:r>
      <w:r w:rsidR="002D061A" w:rsidRPr="0032497C">
        <w:rPr>
          <w:sz w:val="21"/>
          <w:szCs w:val="21"/>
          <w:highlight w:val="yellow"/>
        </w:rPr>
        <w:t xml:space="preserve"> </w:t>
      </w:r>
      <w:r w:rsidR="00EA3EA0" w:rsidRPr="0032497C">
        <w:rPr>
          <w:sz w:val="21"/>
          <w:szCs w:val="21"/>
          <w:highlight w:val="yellow"/>
        </w:rPr>
        <w:t>we obtained population data</w:t>
      </w:r>
      <w:r w:rsidR="003B2AA1" w:rsidRPr="0032497C">
        <w:rPr>
          <w:sz w:val="21"/>
          <w:szCs w:val="21"/>
          <w:highlight w:val="yellow"/>
        </w:rPr>
        <w:t xml:space="preserve"> by census block</w:t>
      </w:r>
      <w:r w:rsidR="00FB56CC" w:rsidRPr="0032497C">
        <w:rPr>
          <w:sz w:val="21"/>
          <w:szCs w:val="21"/>
          <w:highlight w:val="yellow"/>
        </w:rPr>
        <w:t>, as census blocks nest in both city council districts and census tracts</w:t>
      </w:r>
      <w:r w:rsidR="003B2AA1" w:rsidRPr="0032497C">
        <w:rPr>
          <w:sz w:val="21"/>
          <w:szCs w:val="21"/>
          <w:highlight w:val="yellow"/>
        </w:rPr>
        <w:t xml:space="preserve"> (</w:t>
      </w:r>
      <w:r w:rsidRPr="0032497C">
        <w:rPr>
          <w:sz w:val="21"/>
          <w:szCs w:val="21"/>
          <w:highlight w:val="yellow"/>
        </w:rPr>
        <w:t>census tracts do not nest perfectly into council districts</w:t>
      </w:r>
      <w:r w:rsidR="003B2AA1" w:rsidRPr="0032497C">
        <w:rPr>
          <w:sz w:val="21"/>
          <w:szCs w:val="21"/>
          <w:highlight w:val="yellow"/>
        </w:rPr>
        <w:t xml:space="preserve">). </w:t>
      </w:r>
      <w:r w:rsidR="002C408A" w:rsidRPr="0032497C">
        <w:rPr>
          <w:sz w:val="21"/>
          <w:szCs w:val="21"/>
          <w:highlight w:val="yellow"/>
        </w:rPr>
        <w:t xml:space="preserve">We used the census block population </w:t>
      </w:r>
      <w:r w:rsidR="000A2909" w:rsidRPr="0032497C">
        <w:rPr>
          <w:sz w:val="21"/>
          <w:szCs w:val="21"/>
          <w:highlight w:val="yellow"/>
        </w:rPr>
        <w:t xml:space="preserve">to determine the proportion of the census tract </w:t>
      </w:r>
      <w:r w:rsidR="0032497C" w:rsidRPr="0032497C">
        <w:rPr>
          <w:sz w:val="21"/>
          <w:szCs w:val="21"/>
          <w:highlight w:val="yellow"/>
        </w:rPr>
        <w:t>that should be allocated to each district</w:t>
      </w:r>
      <w:r w:rsidR="003E6AA2">
        <w:rPr>
          <w:sz w:val="21"/>
          <w:szCs w:val="21"/>
          <w:highlight w:val="yellow"/>
        </w:rPr>
        <w:t>.</w:t>
      </w:r>
      <w:r w:rsidRPr="0032497C">
        <w:rPr>
          <w:sz w:val="21"/>
          <w:szCs w:val="21"/>
          <w:highlight w:val="yellow"/>
        </w:rPr>
        <w:t xml:space="preserve"> and</w:t>
      </w:r>
      <w:r w:rsidR="003D31DD" w:rsidRPr="0032497C">
        <w:rPr>
          <w:sz w:val="21"/>
          <w:szCs w:val="21"/>
          <w:highlight w:val="yellow"/>
        </w:rPr>
        <w:t xml:space="preserve"> lastly, </w:t>
      </w:r>
      <w:r w:rsidR="00B73DC3" w:rsidRPr="0032497C">
        <w:rPr>
          <w:sz w:val="21"/>
          <w:szCs w:val="21"/>
          <w:highlight w:val="yellow"/>
        </w:rPr>
        <w:t>we</w:t>
      </w:r>
      <w:r w:rsidR="003D31DD" w:rsidRPr="0032497C">
        <w:rPr>
          <w:sz w:val="21"/>
          <w:szCs w:val="21"/>
          <w:highlight w:val="yellow"/>
        </w:rPr>
        <w:t xml:space="preserve"> </w:t>
      </w:r>
      <w:r w:rsidRPr="0032497C">
        <w:rPr>
          <w:sz w:val="21"/>
          <w:szCs w:val="21"/>
          <w:highlight w:val="yellow"/>
        </w:rPr>
        <w:t xml:space="preserve">aggregated </w:t>
      </w:r>
      <w:r w:rsidR="29824FCC" w:rsidRPr="0032497C">
        <w:rPr>
          <w:sz w:val="21"/>
          <w:szCs w:val="21"/>
          <w:highlight w:val="yellow"/>
        </w:rPr>
        <w:t xml:space="preserve">the </w:t>
      </w:r>
      <w:r w:rsidR="0032497C" w:rsidRPr="0032497C">
        <w:rPr>
          <w:sz w:val="21"/>
          <w:szCs w:val="21"/>
          <w:highlight w:val="yellow"/>
        </w:rPr>
        <w:t xml:space="preserve">population-weighted </w:t>
      </w:r>
      <w:r w:rsidR="29824FCC" w:rsidRPr="0032497C">
        <w:rPr>
          <w:sz w:val="21"/>
          <w:szCs w:val="21"/>
          <w:highlight w:val="yellow"/>
        </w:rPr>
        <w:t>census tracts</w:t>
      </w:r>
      <w:r w:rsidR="00B73DC3" w:rsidRPr="0032497C">
        <w:rPr>
          <w:sz w:val="21"/>
          <w:szCs w:val="21"/>
          <w:highlight w:val="yellow"/>
        </w:rPr>
        <w:t xml:space="preserve"> </w:t>
      </w:r>
      <w:r w:rsidRPr="0032497C">
        <w:rPr>
          <w:sz w:val="21"/>
          <w:szCs w:val="21"/>
          <w:highlight w:val="yellow"/>
        </w:rPr>
        <w:t xml:space="preserve">to the district. </w:t>
      </w:r>
      <w:r w:rsidR="00890A39" w:rsidRPr="0032497C">
        <w:rPr>
          <w:sz w:val="21"/>
          <w:szCs w:val="21"/>
          <w:highlight w:val="yellow"/>
        </w:rPr>
        <w:t xml:space="preserve">This </w:t>
      </w:r>
      <w:r w:rsidR="0375B0E7" w:rsidRPr="0032497C">
        <w:rPr>
          <w:sz w:val="21"/>
          <w:szCs w:val="21"/>
          <w:highlight w:val="yellow"/>
        </w:rPr>
        <w:t>geospatial aggregation</w:t>
      </w:r>
      <w:r w:rsidR="00890A39" w:rsidRPr="0032497C">
        <w:rPr>
          <w:sz w:val="21"/>
          <w:szCs w:val="21"/>
          <w:highlight w:val="yellow"/>
        </w:rPr>
        <w:t xml:space="preserve"> method that has been used and described elsewhere</w:t>
      </w:r>
      <w:r w:rsidR="00A07753" w:rsidRPr="0032497C">
        <w:rPr>
          <w:sz w:val="21"/>
          <w:szCs w:val="21"/>
          <w:highlight w:val="yellow"/>
        </w:rPr>
        <w:t xml:space="preserve"> </w:t>
      </w:r>
      <w:r w:rsidR="00316A9E" w:rsidRPr="0032497C">
        <w:rPr>
          <w:sz w:val="21"/>
          <w:szCs w:val="21"/>
          <w:highlight w:val="yellow"/>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005B1C82">
        <w:rPr>
          <w:sz w:val="21"/>
          <w:szCs w:val="21"/>
          <w:highlight w:val="yellow"/>
        </w:rPr>
        <w:instrText xml:space="preserve"> ADDIN EN.CITE </w:instrText>
      </w:r>
      <w:r w:rsidR="005B1C82">
        <w:rPr>
          <w:sz w:val="21"/>
          <w:szCs w:val="21"/>
          <w:highlight w:val="yellow"/>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005B1C82">
        <w:rPr>
          <w:sz w:val="21"/>
          <w:szCs w:val="21"/>
          <w:highlight w:val="yellow"/>
        </w:rPr>
        <w:instrText xml:space="preserve"> ADDIN EN.CITE.DATA </w:instrText>
      </w:r>
      <w:r w:rsidR="005B1C82">
        <w:rPr>
          <w:sz w:val="21"/>
          <w:szCs w:val="21"/>
          <w:highlight w:val="yellow"/>
        </w:rPr>
      </w:r>
      <w:r w:rsidR="005B1C82">
        <w:rPr>
          <w:sz w:val="21"/>
          <w:szCs w:val="21"/>
          <w:highlight w:val="yellow"/>
        </w:rPr>
        <w:fldChar w:fldCharType="end"/>
      </w:r>
      <w:r w:rsidR="00316A9E" w:rsidRPr="0032497C">
        <w:rPr>
          <w:sz w:val="21"/>
          <w:szCs w:val="21"/>
          <w:highlight w:val="yellow"/>
        </w:rPr>
      </w:r>
      <w:r w:rsidR="00316A9E" w:rsidRPr="0032497C">
        <w:rPr>
          <w:sz w:val="21"/>
          <w:szCs w:val="21"/>
          <w:highlight w:val="yellow"/>
        </w:rPr>
        <w:fldChar w:fldCharType="separate"/>
      </w:r>
      <w:r w:rsidR="005B1C82">
        <w:rPr>
          <w:noProof/>
          <w:sz w:val="21"/>
          <w:szCs w:val="21"/>
          <w:highlight w:val="yellow"/>
        </w:rPr>
        <w:t>(10, 21)</w:t>
      </w:r>
      <w:r w:rsidR="00316A9E" w:rsidRPr="0032497C">
        <w:rPr>
          <w:sz w:val="21"/>
          <w:szCs w:val="21"/>
          <w:highlight w:val="yellow"/>
        </w:rPr>
        <w:fldChar w:fldCharType="end"/>
      </w:r>
      <w:r w:rsidR="00A07753" w:rsidRPr="0032497C">
        <w:rPr>
          <w:sz w:val="21"/>
          <w:szCs w:val="21"/>
          <w:highlight w:val="yellow"/>
        </w:rPr>
        <w:t>.</w:t>
      </w:r>
      <w:r w:rsidR="00D87491" w:rsidRPr="67E03662">
        <w:rPr>
          <w:sz w:val="21"/>
          <w:szCs w:val="21"/>
        </w:rPr>
        <w:t xml:space="preserve"> </w:t>
      </w:r>
    </w:p>
    <w:p w14:paraId="65F812CE" w14:textId="41892FC4" w:rsidR="00852309" w:rsidRPr="00852309" w:rsidRDefault="00852309">
      <w:pPr>
        <w:rPr>
          <w:i/>
          <w:iCs/>
          <w:sz w:val="21"/>
          <w:szCs w:val="21"/>
        </w:rPr>
      </w:pPr>
      <w:r>
        <w:rPr>
          <w:i/>
          <w:iCs/>
          <w:sz w:val="21"/>
          <w:szCs w:val="21"/>
        </w:rPr>
        <w:t>Health Data</w:t>
      </w:r>
    </w:p>
    <w:p w14:paraId="0603B8C8" w14:textId="0918080B" w:rsidR="00F96D8B" w:rsidRDefault="003D31DD">
      <w:pPr>
        <w:rPr>
          <w:sz w:val="21"/>
          <w:szCs w:val="21"/>
        </w:rPr>
      </w:pPr>
      <w:r w:rsidRPr="1E8B3A04">
        <w:rPr>
          <w:sz w:val="21"/>
          <w:szCs w:val="21"/>
        </w:rPr>
        <w:t>We obtained d</w:t>
      </w:r>
      <w:r w:rsidR="00C37C01" w:rsidRPr="1E8B3A04">
        <w:rPr>
          <w:sz w:val="21"/>
          <w:szCs w:val="21"/>
        </w:rPr>
        <w:t xml:space="preserve">ata on </w:t>
      </w:r>
      <w:r w:rsidR="00D760EE" w:rsidRPr="67E03662">
        <w:rPr>
          <w:sz w:val="21"/>
          <w:szCs w:val="21"/>
        </w:rPr>
        <w:t>the percentage tree canopy coverage</w:t>
      </w:r>
      <w:r w:rsidR="00D760EE" w:rsidRPr="1E8B3A04">
        <w:rPr>
          <w:sz w:val="21"/>
          <w:szCs w:val="21"/>
        </w:rPr>
        <w:t xml:space="preserve"> </w:t>
      </w:r>
      <w:r w:rsidR="00C37C01" w:rsidRPr="1E8B3A04">
        <w:rPr>
          <w:sz w:val="21"/>
          <w:szCs w:val="21"/>
        </w:rPr>
        <w:t xml:space="preserve">from the Urban Health Collaborative at Drexel University at the census tract level for </w:t>
      </w:r>
      <w:r w:rsidR="00C37C01" w:rsidRPr="00C628F1">
        <w:rPr>
          <w:sz w:val="21"/>
          <w:szCs w:val="21"/>
        </w:rPr>
        <w:t>20</w:t>
      </w:r>
      <w:r w:rsidR="00C628F1" w:rsidRPr="00C628F1">
        <w:rPr>
          <w:sz w:val="21"/>
          <w:szCs w:val="21"/>
        </w:rPr>
        <w:t>19</w:t>
      </w:r>
      <w:r w:rsidR="00A92DD1">
        <w:rPr>
          <w:sz w:val="21"/>
          <w:szCs w:val="21"/>
        </w:rPr>
        <w:t xml:space="preserve"> </w:t>
      </w:r>
      <w:r w:rsidR="001C78FB">
        <w:rPr>
          <w:sz w:val="21"/>
          <w:szCs w:val="21"/>
        </w:rPr>
        <w:fldChar w:fldCharType="begin"/>
      </w:r>
      <w:r w:rsidR="005B1C82">
        <w:rPr>
          <w:sz w:val="21"/>
          <w:szCs w:val="21"/>
        </w:rPr>
        <w:instrText xml:space="preserve"> ADDIN EN.CITE &lt;EndNote&gt;&lt;Cite&gt;&lt;Author&gt;Collaborative&lt;/Author&gt;&lt;Year&gt;2019&lt;/Year&gt;&lt;RecNum&gt;589&lt;/RecNum&gt;&lt;DisplayText&gt;(22)&lt;/DisplayText&gt;&lt;record&gt;&lt;rec-number&gt;589&lt;/rec-number&gt;&lt;foreign-keys&gt;&lt;key app="EN" db-id="5ax92wdr7adtz5etxvfxdfr0s5z2etvt2v0z" timestamp="1779726244" guid="3bab0c63-6caf-437a-8876-bbc27400a8c6"&gt;589&lt;/key&gt;&lt;/foreign-keys&gt;&lt;ref-type name="Dataset"&gt;59&lt;/ref-type&gt;&lt;contributors&gt;&lt;authors&gt;&lt;author&gt;Drexel University Urban Health Collaborative&lt;/author&gt;&lt;/authors&gt;&lt;/contributors&gt;&lt;titles&gt;&lt;title&gt;Average percent tree canopy National Land Cover Dataset (NLCD) Contiguous US&lt;/title&gt;&lt;/titles&gt;&lt;dates&gt;&lt;year&gt;2019&lt;/year&gt;&lt;/dates&gt;&lt;urls&gt;&lt;related-urls&gt;&lt;url&gt;https://data.uhcdata.org/&lt;/url&gt;&lt;/related-urls&gt;&lt;/urls&gt;&lt;/record&gt;&lt;/Cite&gt;&lt;/EndNote&gt;</w:instrText>
      </w:r>
      <w:r w:rsidR="001C78FB">
        <w:rPr>
          <w:sz w:val="21"/>
          <w:szCs w:val="21"/>
        </w:rPr>
        <w:fldChar w:fldCharType="separate"/>
      </w:r>
      <w:r w:rsidR="005B1C82">
        <w:rPr>
          <w:noProof/>
          <w:sz w:val="21"/>
          <w:szCs w:val="21"/>
        </w:rPr>
        <w:t>(22)</w:t>
      </w:r>
      <w:r w:rsidR="001C78FB">
        <w:rPr>
          <w:sz w:val="21"/>
          <w:szCs w:val="21"/>
        </w:rPr>
        <w:fldChar w:fldCharType="end"/>
      </w:r>
      <w:r w:rsidR="00C37C01" w:rsidRPr="00C628F1">
        <w:rPr>
          <w:sz w:val="21"/>
          <w:szCs w:val="21"/>
        </w:rPr>
        <w:t>.</w:t>
      </w:r>
      <w:r w:rsidR="00C37C01" w:rsidRPr="1E8B3A04">
        <w:rPr>
          <w:sz w:val="21"/>
          <w:szCs w:val="21"/>
        </w:rPr>
        <w:t xml:space="preserve"> </w:t>
      </w:r>
      <w:r w:rsidRPr="1E8B3A04">
        <w:rPr>
          <w:sz w:val="21"/>
          <w:szCs w:val="21"/>
        </w:rPr>
        <w:t xml:space="preserve">We used the </w:t>
      </w:r>
      <w:r w:rsidR="00C37C01" w:rsidRPr="1E8B3A04">
        <w:rPr>
          <w:sz w:val="21"/>
          <w:szCs w:val="21"/>
        </w:rPr>
        <w:t xml:space="preserve">aggregation process described above to estimate tree coverage at the district </w:t>
      </w:r>
      <w:r w:rsidR="00A64546" w:rsidRPr="1E8B3A04">
        <w:rPr>
          <w:sz w:val="21"/>
          <w:szCs w:val="21"/>
        </w:rPr>
        <w:t>level;</w:t>
      </w:r>
      <w:r w:rsidR="00C37C01" w:rsidRPr="1E8B3A04">
        <w:rPr>
          <w:sz w:val="21"/>
          <w:szCs w:val="21"/>
        </w:rPr>
        <w:t xml:space="preserve"> however</w:t>
      </w:r>
      <w:r w:rsidR="00A64546" w:rsidRPr="1E8B3A04">
        <w:rPr>
          <w:sz w:val="21"/>
          <w:szCs w:val="21"/>
        </w:rPr>
        <w:t>,</w:t>
      </w:r>
      <w:r w:rsidR="00C37C01" w:rsidRPr="1E8B3A04">
        <w:rPr>
          <w:sz w:val="21"/>
          <w:szCs w:val="21"/>
        </w:rPr>
        <w:t xml:space="preserve"> </w:t>
      </w:r>
      <w:r w:rsidRPr="1E8B3A04">
        <w:rPr>
          <w:sz w:val="21"/>
          <w:szCs w:val="21"/>
        </w:rPr>
        <w:t xml:space="preserve">we weighted tract data by </w:t>
      </w:r>
      <w:r w:rsidR="00C37C01" w:rsidRPr="1E8B3A04">
        <w:rPr>
          <w:sz w:val="21"/>
          <w:szCs w:val="21"/>
        </w:rPr>
        <w:t xml:space="preserve">census block </w:t>
      </w:r>
      <w:r w:rsidR="001F6B98" w:rsidRPr="1E8B3A04">
        <w:rPr>
          <w:sz w:val="21"/>
          <w:szCs w:val="21"/>
        </w:rPr>
        <w:t xml:space="preserve">area </w:t>
      </w:r>
      <w:r w:rsidR="00C37C01" w:rsidRPr="1E8B3A04">
        <w:rPr>
          <w:sz w:val="21"/>
          <w:szCs w:val="21"/>
        </w:rPr>
        <w:t xml:space="preserve">instead of population. </w:t>
      </w:r>
      <w:r w:rsidR="00F96D8B">
        <w:rPr>
          <w:sz w:val="21"/>
          <w:szCs w:val="21"/>
        </w:rPr>
        <w:t xml:space="preserve">For the </w:t>
      </w:r>
      <w:r w:rsidR="00404931">
        <w:rPr>
          <w:sz w:val="21"/>
          <w:szCs w:val="21"/>
        </w:rPr>
        <w:t>h</w:t>
      </w:r>
      <w:r w:rsidR="00F96D8B">
        <w:rPr>
          <w:sz w:val="21"/>
          <w:szCs w:val="21"/>
        </w:rPr>
        <w:t xml:space="preserve">ealth insurance indicator, we used </w:t>
      </w:r>
      <w:r w:rsidR="00F96D8B" w:rsidRPr="67E03662">
        <w:rPr>
          <w:sz w:val="21"/>
          <w:szCs w:val="21"/>
        </w:rPr>
        <w:t>2018-2022 American Community Survey (ACS) 5-year estimates</w:t>
      </w:r>
      <w:r w:rsidR="00404931">
        <w:rPr>
          <w:sz w:val="21"/>
          <w:szCs w:val="21"/>
        </w:rPr>
        <w:t xml:space="preserve"> </w:t>
      </w:r>
      <w:r w:rsidR="00D760EE">
        <w:rPr>
          <w:sz w:val="21"/>
          <w:szCs w:val="21"/>
        </w:rPr>
        <w:t xml:space="preserve">of </w:t>
      </w:r>
      <w:r w:rsidR="00D760EE" w:rsidRPr="67E03662">
        <w:rPr>
          <w:sz w:val="21"/>
          <w:szCs w:val="21"/>
        </w:rPr>
        <w:t xml:space="preserve">percentage of residents lacking health insurance </w:t>
      </w:r>
      <w:r w:rsidR="00404931">
        <w:rPr>
          <w:sz w:val="21"/>
          <w:szCs w:val="21"/>
        </w:rPr>
        <w:t xml:space="preserve">at the census tract level. </w:t>
      </w:r>
      <w:r w:rsidR="00FE6BB0" w:rsidRPr="00FE6BB0">
        <w:rPr>
          <w:sz w:val="21"/>
          <w:szCs w:val="21"/>
          <w:highlight w:val="yellow"/>
        </w:rPr>
        <w:t>The two indicators differ in years, which is valid as this is a descriptive not causal analysis.</w:t>
      </w:r>
      <w:r w:rsidR="00FE6BB0">
        <w:rPr>
          <w:sz w:val="21"/>
          <w:szCs w:val="21"/>
        </w:rPr>
        <w:t xml:space="preserve"> </w:t>
      </w:r>
    </w:p>
    <w:p w14:paraId="3A8D64A1" w14:textId="73B03AC6" w:rsidR="00FA256D" w:rsidRPr="00A455C4" w:rsidRDefault="00FA256D">
      <w:pPr>
        <w:rPr>
          <w:sz w:val="21"/>
          <w:szCs w:val="21"/>
        </w:rPr>
      </w:pPr>
      <w:commentRangeStart w:id="0"/>
      <w:ins w:id="1" w:author="Schnake-Mahl,Alina" w:date="2026-06-23T08:40:00Z" w16du:dateUtc="2026-06-23T12:40:00Z">
        <w:r>
          <w:rPr>
            <w:sz w:val="21"/>
            <w:szCs w:val="21"/>
          </w:rPr>
          <w:t xml:space="preserve">While we focus on two metrics, the dashboard includes additional data on the following metrics: </w:t>
        </w:r>
      </w:ins>
      <w:commentRangeEnd w:id="0"/>
      <w:r w:rsidRPr="00A455C4">
        <w:rPr>
          <w:rStyle w:val="CommentReference"/>
          <w:sz w:val="21"/>
          <w:szCs w:val="21"/>
        </w:rPr>
        <w:commentReference w:id="0"/>
      </w:r>
    </w:p>
    <w:p w14:paraId="09FD1C66" w14:textId="7F7C1581" w:rsidR="00404931" w:rsidRPr="00404931" w:rsidRDefault="00404931">
      <w:pPr>
        <w:rPr>
          <w:i/>
          <w:iCs/>
          <w:sz w:val="21"/>
          <w:szCs w:val="21"/>
        </w:rPr>
      </w:pPr>
      <w:r>
        <w:rPr>
          <w:i/>
          <w:iCs/>
          <w:sz w:val="21"/>
          <w:szCs w:val="21"/>
        </w:rPr>
        <w:t>Metrics</w:t>
      </w:r>
    </w:p>
    <w:p w14:paraId="663F225A" w14:textId="343FB0C0" w:rsidR="00EA3EA0" w:rsidRDefault="003D31DD">
      <w:pPr>
        <w:rPr>
          <w:sz w:val="21"/>
          <w:szCs w:val="21"/>
        </w:rPr>
      </w:pPr>
      <w:r w:rsidRPr="63AE63DD">
        <w:rPr>
          <w:sz w:val="21"/>
          <w:szCs w:val="21"/>
        </w:rPr>
        <w:t>We report</w:t>
      </w:r>
      <w:r w:rsidR="00DC371D">
        <w:rPr>
          <w:sz w:val="21"/>
          <w:szCs w:val="21"/>
        </w:rPr>
        <w:t>ed</w:t>
      </w:r>
      <w:r w:rsidR="00A64546" w:rsidRPr="63AE63DD">
        <w:rPr>
          <w:sz w:val="21"/>
          <w:szCs w:val="21"/>
        </w:rPr>
        <w:t xml:space="preserve"> t</w:t>
      </w:r>
      <w:r w:rsidR="005D62BC" w:rsidRPr="63AE63DD">
        <w:rPr>
          <w:sz w:val="21"/>
          <w:szCs w:val="21"/>
        </w:rPr>
        <w:t xml:space="preserve">he estimates of the percentage of residents lacking health insurance </w:t>
      </w:r>
      <w:r w:rsidR="00C37C01" w:rsidRPr="63AE63DD">
        <w:rPr>
          <w:sz w:val="21"/>
          <w:szCs w:val="21"/>
        </w:rPr>
        <w:t xml:space="preserve">and percentage tree canopy coverage </w:t>
      </w:r>
      <w:r w:rsidR="005D62BC" w:rsidRPr="63AE63DD">
        <w:rPr>
          <w:sz w:val="21"/>
          <w:szCs w:val="21"/>
        </w:rPr>
        <w:t xml:space="preserve">for each district. Then, </w:t>
      </w:r>
      <w:r w:rsidR="00C37C01" w:rsidRPr="63AE63DD">
        <w:rPr>
          <w:sz w:val="21"/>
          <w:szCs w:val="21"/>
        </w:rPr>
        <w:t>to</w:t>
      </w:r>
      <w:r w:rsidR="005D62BC" w:rsidRPr="63AE63DD">
        <w:rPr>
          <w:sz w:val="21"/>
          <w:szCs w:val="21"/>
        </w:rPr>
        <w:t xml:space="preserve"> understand the degree of heterogeneity both between and within districts, we calculate</w:t>
      </w:r>
      <w:r w:rsidR="00DC371D">
        <w:rPr>
          <w:sz w:val="21"/>
          <w:szCs w:val="21"/>
        </w:rPr>
        <w:t>d</w:t>
      </w:r>
      <w:r w:rsidR="005D62BC" w:rsidRPr="63AE63DD">
        <w:rPr>
          <w:sz w:val="21"/>
          <w:szCs w:val="21"/>
        </w:rPr>
        <w:t xml:space="preserve"> and report</w:t>
      </w:r>
      <w:r w:rsidR="00DC371D">
        <w:rPr>
          <w:sz w:val="21"/>
          <w:szCs w:val="21"/>
        </w:rPr>
        <w:t>ed</w:t>
      </w:r>
      <w:r w:rsidR="005D62BC" w:rsidRPr="63AE63DD">
        <w:rPr>
          <w:sz w:val="21"/>
          <w:szCs w:val="21"/>
        </w:rPr>
        <w:t xml:space="preserve"> the standard deviation of the census tract values within each district and the city-wide </w:t>
      </w:r>
      <w:r w:rsidR="00C37C01" w:rsidRPr="63AE63DD">
        <w:rPr>
          <w:sz w:val="21"/>
          <w:szCs w:val="21"/>
        </w:rPr>
        <w:t>value</w:t>
      </w:r>
      <w:r w:rsidR="005D62BC" w:rsidRPr="63AE63DD">
        <w:rPr>
          <w:sz w:val="21"/>
          <w:szCs w:val="21"/>
        </w:rPr>
        <w:t xml:space="preserve"> for the standard deviation between district level values. We also provide</w:t>
      </w:r>
      <w:r w:rsidR="00DC371D">
        <w:rPr>
          <w:sz w:val="21"/>
          <w:szCs w:val="21"/>
        </w:rPr>
        <w:t>d</w:t>
      </w:r>
      <w:r w:rsidR="005D62BC" w:rsidRPr="63AE63DD">
        <w:rPr>
          <w:sz w:val="21"/>
          <w:szCs w:val="21"/>
        </w:rPr>
        <w:t xml:space="preserve"> maps of the district and census tract values</w:t>
      </w:r>
      <w:r w:rsidR="61A8C588" w:rsidRPr="63AE63DD">
        <w:rPr>
          <w:sz w:val="21"/>
          <w:szCs w:val="21"/>
        </w:rPr>
        <w:t>, to show within district variation,</w:t>
      </w:r>
      <w:r w:rsidR="005D62BC" w:rsidRPr="63AE63DD">
        <w:rPr>
          <w:sz w:val="21"/>
          <w:szCs w:val="21"/>
        </w:rPr>
        <w:t xml:space="preserve"> of the percentage of residents lacking health insurance. </w:t>
      </w:r>
      <w:r w:rsidR="00EA3EA0">
        <w:rPr>
          <w:sz w:val="21"/>
          <w:szCs w:val="21"/>
        </w:rPr>
        <w:t xml:space="preserve">    </w:t>
      </w:r>
    </w:p>
    <w:p w14:paraId="6A4EFE11" w14:textId="2514DA4E" w:rsidR="00700519" w:rsidRPr="00A455C4" w:rsidRDefault="00700519">
      <w:pPr>
        <w:rPr>
          <w:sz w:val="21"/>
          <w:szCs w:val="21"/>
        </w:rPr>
      </w:pPr>
      <w:r>
        <w:rPr>
          <w:sz w:val="21"/>
          <w:szCs w:val="21"/>
        </w:rPr>
        <w:t xml:space="preserve">The dashboard was created using </w:t>
      </w:r>
      <w:r w:rsidR="001C06BB" w:rsidRPr="001C06BB">
        <w:rPr>
          <w:sz w:val="21"/>
          <w:szCs w:val="21"/>
        </w:rPr>
        <w:t>shiny package in R version 4.0.1</w:t>
      </w:r>
      <w:r w:rsidR="0065578A">
        <w:rPr>
          <w:sz w:val="21"/>
          <w:szCs w:val="21"/>
        </w:rPr>
        <w:t>.</w:t>
      </w:r>
    </w:p>
    <w:p w14:paraId="0CFA467E" w14:textId="113824A1" w:rsidR="00996429" w:rsidRPr="00A455C4" w:rsidRDefault="00996429">
      <w:pPr>
        <w:rPr>
          <w:b/>
          <w:bCs/>
          <w:sz w:val="21"/>
          <w:szCs w:val="21"/>
        </w:rPr>
      </w:pPr>
      <w:r w:rsidRPr="00A455C4">
        <w:rPr>
          <w:b/>
          <w:bCs/>
          <w:sz w:val="21"/>
          <w:szCs w:val="21"/>
        </w:rPr>
        <w:t>Results</w:t>
      </w:r>
    </w:p>
    <w:p w14:paraId="14DBA23E" w14:textId="217FC7C8" w:rsidR="00C37C01" w:rsidRPr="00A455C4" w:rsidRDefault="00012691">
      <w:pPr>
        <w:rPr>
          <w:sz w:val="21"/>
          <w:szCs w:val="21"/>
        </w:rPr>
      </w:pPr>
      <w:r>
        <w:rPr>
          <w:sz w:val="21"/>
          <w:szCs w:val="21"/>
        </w:rPr>
        <w:t>We evaluated</w:t>
      </w:r>
      <w:r w:rsidR="003843E6">
        <w:rPr>
          <w:sz w:val="21"/>
          <w:szCs w:val="21"/>
        </w:rPr>
        <w:t xml:space="preserve"> magnitude and distribution of both </w:t>
      </w:r>
      <w:r w:rsidR="00347A11">
        <w:rPr>
          <w:sz w:val="21"/>
          <w:szCs w:val="21"/>
        </w:rPr>
        <w:t xml:space="preserve">health insurance status and tree canopy </w:t>
      </w:r>
      <w:r w:rsidR="009B33D8">
        <w:rPr>
          <w:sz w:val="21"/>
          <w:szCs w:val="21"/>
        </w:rPr>
        <w:t>coverage</w:t>
      </w:r>
      <w:r w:rsidR="00347A11">
        <w:rPr>
          <w:sz w:val="21"/>
          <w:szCs w:val="21"/>
        </w:rPr>
        <w:t xml:space="preserve"> across Philadeplia. </w:t>
      </w:r>
      <w:r w:rsidR="00202463" w:rsidRPr="67E03662">
        <w:rPr>
          <w:sz w:val="21"/>
          <w:szCs w:val="21"/>
        </w:rPr>
        <w:t xml:space="preserve">The </w:t>
      </w:r>
      <w:r w:rsidR="00067674">
        <w:rPr>
          <w:sz w:val="21"/>
          <w:szCs w:val="21"/>
        </w:rPr>
        <w:t xml:space="preserve">city average </w:t>
      </w:r>
      <w:r w:rsidR="00202463" w:rsidRPr="67E03662">
        <w:rPr>
          <w:sz w:val="21"/>
          <w:szCs w:val="21"/>
        </w:rPr>
        <w:t xml:space="preserve">percentage of </w:t>
      </w:r>
      <w:r w:rsidR="00D03FE8" w:rsidRPr="67E03662">
        <w:rPr>
          <w:sz w:val="21"/>
          <w:szCs w:val="21"/>
        </w:rPr>
        <w:t>residents</w:t>
      </w:r>
      <w:r w:rsidR="00202463" w:rsidRPr="67E03662">
        <w:rPr>
          <w:sz w:val="21"/>
          <w:szCs w:val="21"/>
        </w:rPr>
        <w:t xml:space="preserve"> that lack health insurance </w:t>
      </w:r>
      <w:r w:rsidR="00067674">
        <w:rPr>
          <w:sz w:val="21"/>
          <w:szCs w:val="21"/>
        </w:rPr>
        <w:t xml:space="preserve">was </w:t>
      </w:r>
      <w:r w:rsidR="00067674" w:rsidRPr="00BB0D35">
        <w:rPr>
          <w:sz w:val="21"/>
          <w:szCs w:val="21"/>
          <w:highlight w:val="yellow"/>
        </w:rPr>
        <w:t>7.2%</w:t>
      </w:r>
      <w:r w:rsidR="00E03224" w:rsidRPr="00BB0D35">
        <w:rPr>
          <w:sz w:val="21"/>
          <w:szCs w:val="21"/>
          <w:highlight w:val="yellow"/>
        </w:rPr>
        <w:t xml:space="preserve"> (90% margin of error: 0.1%) </w:t>
      </w:r>
      <w:r w:rsidR="00067674" w:rsidRPr="00BB0D35">
        <w:rPr>
          <w:sz w:val="21"/>
          <w:szCs w:val="21"/>
          <w:highlight w:val="yellow"/>
        </w:rPr>
        <w:t xml:space="preserve"> and </w:t>
      </w:r>
      <w:r w:rsidR="00202463" w:rsidRPr="00BB0D35">
        <w:rPr>
          <w:sz w:val="21"/>
          <w:szCs w:val="21"/>
          <w:highlight w:val="yellow"/>
        </w:rPr>
        <w:t>ranged from</w:t>
      </w:r>
      <w:r w:rsidR="006B5269" w:rsidRPr="00BB0D35">
        <w:rPr>
          <w:sz w:val="21"/>
          <w:szCs w:val="21"/>
          <w:highlight w:val="yellow"/>
        </w:rPr>
        <w:t xml:space="preserve"> 4.9%</w:t>
      </w:r>
      <w:r w:rsidR="00D67C1E" w:rsidRPr="00BB0D35">
        <w:rPr>
          <w:sz w:val="21"/>
          <w:szCs w:val="21"/>
          <w:highlight w:val="yellow"/>
        </w:rPr>
        <w:t xml:space="preserve"> (</w:t>
      </w:r>
      <w:r w:rsidR="00E03224" w:rsidRPr="00BB0D35">
        <w:rPr>
          <w:sz w:val="21"/>
          <w:szCs w:val="21"/>
          <w:highlight w:val="yellow"/>
        </w:rPr>
        <w:t>moe:</w:t>
      </w:r>
      <w:r w:rsidR="00D67C1E" w:rsidRPr="00BB0D35">
        <w:rPr>
          <w:sz w:val="21"/>
          <w:szCs w:val="21"/>
          <w:highlight w:val="yellow"/>
        </w:rPr>
        <w:t xml:space="preserve"> 0.2%)</w:t>
      </w:r>
      <w:r w:rsidR="006B5269" w:rsidRPr="00BB0D35">
        <w:rPr>
          <w:sz w:val="21"/>
          <w:szCs w:val="21"/>
          <w:highlight w:val="yellow"/>
        </w:rPr>
        <w:t xml:space="preserve"> in district 4 to</w:t>
      </w:r>
      <w:r w:rsidR="00202463" w:rsidRPr="00BB0D35">
        <w:rPr>
          <w:sz w:val="21"/>
          <w:szCs w:val="21"/>
          <w:highlight w:val="yellow"/>
        </w:rPr>
        <w:t xml:space="preserve"> 11.7%</w:t>
      </w:r>
      <w:r w:rsidR="00D67C1E" w:rsidRPr="00BB0D35">
        <w:rPr>
          <w:sz w:val="21"/>
          <w:szCs w:val="21"/>
          <w:highlight w:val="yellow"/>
        </w:rPr>
        <w:t xml:space="preserve"> (moe: </w:t>
      </w:r>
      <w:r w:rsidR="001D56DB" w:rsidRPr="00BB0D35">
        <w:rPr>
          <w:sz w:val="21"/>
          <w:szCs w:val="21"/>
          <w:highlight w:val="yellow"/>
        </w:rPr>
        <w:t>0.2%)</w:t>
      </w:r>
      <w:r w:rsidR="00202463" w:rsidRPr="00BB0D35">
        <w:rPr>
          <w:sz w:val="21"/>
          <w:szCs w:val="21"/>
          <w:highlight w:val="yellow"/>
        </w:rPr>
        <w:t xml:space="preserve"> in</w:t>
      </w:r>
      <w:r w:rsidR="00202463" w:rsidRPr="67E03662">
        <w:rPr>
          <w:sz w:val="21"/>
          <w:szCs w:val="21"/>
        </w:rPr>
        <w:t xml:space="preserve"> district 7</w:t>
      </w:r>
      <w:r w:rsidR="74FCAD6F" w:rsidRPr="67E03662">
        <w:rPr>
          <w:sz w:val="21"/>
          <w:szCs w:val="21"/>
        </w:rPr>
        <w:t xml:space="preserve"> (</w:t>
      </w:r>
      <w:r w:rsidR="00A07753" w:rsidRPr="67E03662">
        <w:rPr>
          <w:sz w:val="21"/>
          <w:szCs w:val="21"/>
        </w:rPr>
        <w:t>Appendix eTable 1</w:t>
      </w:r>
      <w:r w:rsidR="74FCAD6F" w:rsidRPr="67E03662">
        <w:rPr>
          <w:sz w:val="21"/>
          <w:szCs w:val="21"/>
        </w:rPr>
        <w:t>)</w:t>
      </w:r>
      <w:r w:rsidR="006B5269" w:rsidRPr="67E03662">
        <w:rPr>
          <w:sz w:val="21"/>
          <w:szCs w:val="21"/>
        </w:rPr>
        <w:t xml:space="preserve">. </w:t>
      </w:r>
      <w:r w:rsidR="007E632A" w:rsidRPr="002D37B1">
        <w:rPr>
          <w:sz w:val="21"/>
          <w:szCs w:val="21"/>
          <w:highlight w:val="yellow"/>
        </w:rPr>
        <w:t xml:space="preserve">This can be seen in the </w:t>
      </w:r>
      <w:r w:rsidR="0097061F" w:rsidRPr="002D37B1">
        <w:rPr>
          <w:sz w:val="21"/>
          <w:szCs w:val="21"/>
          <w:highlight w:val="yellow"/>
        </w:rPr>
        <w:t>lighter color of</w:t>
      </w:r>
      <w:r w:rsidR="00974001" w:rsidRPr="002D37B1">
        <w:rPr>
          <w:sz w:val="21"/>
          <w:szCs w:val="21"/>
          <w:highlight w:val="yellow"/>
        </w:rPr>
        <w:t xml:space="preserve"> district 7 compared to district 4 (Figure 1, Panel </w:t>
      </w:r>
      <w:r w:rsidR="00BB3CEB" w:rsidRPr="002D37B1">
        <w:rPr>
          <w:sz w:val="21"/>
          <w:szCs w:val="21"/>
          <w:highlight w:val="yellow"/>
        </w:rPr>
        <w:t>B</w:t>
      </w:r>
      <w:r w:rsidR="00974001" w:rsidRPr="002D37B1">
        <w:rPr>
          <w:sz w:val="21"/>
          <w:szCs w:val="21"/>
          <w:highlight w:val="yellow"/>
        </w:rPr>
        <w:t>)</w:t>
      </w:r>
      <w:r w:rsidR="0097061F" w:rsidRPr="002D37B1">
        <w:rPr>
          <w:sz w:val="21"/>
          <w:szCs w:val="21"/>
          <w:highlight w:val="yellow"/>
        </w:rPr>
        <w:t>.</w:t>
      </w:r>
      <w:r w:rsidR="00974001">
        <w:rPr>
          <w:sz w:val="21"/>
          <w:szCs w:val="21"/>
        </w:rPr>
        <w:t xml:space="preserve"> </w:t>
      </w:r>
      <w:r w:rsidR="00890A39" w:rsidRPr="67E03662">
        <w:rPr>
          <w:sz w:val="21"/>
          <w:szCs w:val="21"/>
        </w:rPr>
        <w:t xml:space="preserve">Across the city, the standard deviation between </w:t>
      </w:r>
      <w:r w:rsidR="008440C5" w:rsidRPr="67E03662">
        <w:rPr>
          <w:sz w:val="21"/>
          <w:szCs w:val="21"/>
        </w:rPr>
        <w:t>C</w:t>
      </w:r>
      <w:r w:rsidR="00890A39" w:rsidRPr="67E03662">
        <w:rPr>
          <w:sz w:val="21"/>
          <w:szCs w:val="21"/>
        </w:rPr>
        <w:t>ouncil districts was 2.1, which means that most districts fell within 2</w:t>
      </w:r>
      <w:r w:rsidR="00D03FE8" w:rsidRPr="67E03662">
        <w:rPr>
          <w:sz w:val="21"/>
          <w:szCs w:val="21"/>
        </w:rPr>
        <w:t>.</w:t>
      </w:r>
      <w:r w:rsidR="00890A39" w:rsidRPr="67E03662">
        <w:rPr>
          <w:sz w:val="21"/>
          <w:szCs w:val="21"/>
        </w:rPr>
        <w:t xml:space="preserve">1 points of the </w:t>
      </w:r>
      <w:r w:rsidR="00BB71BC" w:rsidRPr="67E03662">
        <w:rPr>
          <w:sz w:val="21"/>
          <w:szCs w:val="21"/>
        </w:rPr>
        <w:t xml:space="preserve">city average. </w:t>
      </w:r>
      <w:r w:rsidR="00890A39" w:rsidRPr="00BF43FD">
        <w:rPr>
          <w:sz w:val="21"/>
          <w:szCs w:val="21"/>
          <w:highlight w:val="yellow"/>
        </w:rPr>
        <w:t xml:space="preserve">However, within districts </w:t>
      </w:r>
      <w:r w:rsidR="00BF43FD" w:rsidRPr="00BF43FD">
        <w:rPr>
          <w:sz w:val="21"/>
          <w:szCs w:val="21"/>
          <w:highlight w:val="yellow"/>
        </w:rPr>
        <w:t xml:space="preserve">variation </w:t>
      </w:r>
      <w:r w:rsidR="00890A39" w:rsidRPr="00BF43FD">
        <w:rPr>
          <w:sz w:val="21"/>
          <w:szCs w:val="21"/>
          <w:highlight w:val="yellow"/>
        </w:rPr>
        <w:t xml:space="preserve">was </w:t>
      </w:r>
      <w:r w:rsidR="75BC702F" w:rsidRPr="00BF43FD">
        <w:rPr>
          <w:sz w:val="21"/>
          <w:szCs w:val="21"/>
          <w:highlight w:val="yellow"/>
        </w:rPr>
        <w:t>greater</w:t>
      </w:r>
      <w:r w:rsidR="00890A39" w:rsidRPr="00BF43FD">
        <w:rPr>
          <w:sz w:val="21"/>
          <w:szCs w:val="21"/>
          <w:highlight w:val="yellow"/>
        </w:rPr>
        <w:t xml:space="preserve"> </w:t>
      </w:r>
      <w:r w:rsidR="00BF43FD" w:rsidRPr="00BF43FD">
        <w:rPr>
          <w:sz w:val="21"/>
          <w:szCs w:val="21"/>
          <w:highlight w:val="yellow"/>
        </w:rPr>
        <w:t xml:space="preserve">than between district </w:t>
      </w:r>
      <w:r w:rsidR="00890A39" w:rsidRPr="00BF43FD">
        <w:rPr>
          <w:sz w:val="21"/>
          <w:szCs w:val="21"/>
          <w:highlight w:val="yellow"/>
        </w:rPr>
        <w:t>variation</w:t>
      </w:r>
      <w:r w:rsidR="00BF43FD" w:rsidRPr="00BF43FD">
        <w:rPr>
          <w:sz w:val="21"/>
          <w:szCs w:val="21"/>
          <w:highlight w:val="yellow"/>
        </w:rPr>
        <w:t xml:space="preserve"> for all districts</w:t>
      </w:r>
      <w:r w:rsidR="00890A39" w:rsidRPr="67E03662">
        <w:rPr>
          <w:sz w:val="21"/>
          <w:szCs w:val="21"/>
        </w:rPr>
        <w:t>. The district with the highest internal variation was district 6, which had a standard deviation of 5.5 and the district with the lowest was district 4, which had a standard deviation of 2.8</w:t>
      </w:r>
      <w:r w:rsidR="00BB3CEB" w:rsidRPr="002D37B1">
        <w:rPr>
          <w:sz w:val="21"/>
          <w:szCs w:val="21"/>
          <w:highlight w:val="yellow"/>
        </w:rPr>
        <w:t xml:space="preserve">. This can be seen visually </w:t>
      </w:r>
      <w:r w:rsidR="008358C8" w:rsidRPr="002D37B1">
        <w:rPr>
          <w:sz w:val="21"/>
          <w:szCs w:val="21"/>
          <w:highlight w:val="yellow"/>
        </w:rPr>
        <w:t xml:space="preserve">in the wider range of colors (i.e. census tracts) in district 6 compared to </w:t>
      </w:r>
      <w:r w:rsidR="007D536F" w:rsidRPr="002D37B1">
        <w:rPr>
          <w:sz w:val="21"/>
          <w:szCs w:val="21"/>
          <w:highlight w:val="yellow"/>
        </w:rPr>
        <w:t>that of district 4 (Figure 1, Panel B).</w:t>
      </w:r>
      <w:r w:rsidR="007D536F">
        <w:rPr>
          <w:sz w:val="21"/>
          <w:szCs w:val="21"/>
        </w:rPr>
        <w:t xml:space="preserve"> </w:t>
      </w:r>
    </w:p>
    <w:p w14:paraId="1BB8DEF1" w14:textId="73AEAC5A" w:rsidR="00C37C01" w:rsidRPr="00A455C4" w:rsidRDefault="00C37C01">
      <w:pPr>
        <w:rPr>
          <w:sz w:val="21"/>
          <w:szCs w:val="21"/>
        </w:rPr>
      </w:pPr>
      <w:r w:rsidRPr="67E03662">
        <w:rPr>
          <w:sz w:val="21"/>
          <w:szCs w:val="21"/>
        </w:rPr>
        <w:lastRenderedPageBreak/>
        <w:t xml:space="preserve">For tree canopy coverage, the </w:t>
      </w:r>
      <w:r w:rsidR="00FC59A0" w:rsidRPr="67E03662">
        <w:rPr>
          <w:sz w:val="21"/>
          <w:szCs w:val="21"/>
        </w:rPr>
        <w:t xml:space="preserve">city average was 9.8% and the </w:t>
      </w:r>
      <w:r w:rsidRPr="67E03662">
        <w:rPr>
          <w:sz w:val="21"/>
          <w:szCs w:val="21"/>
        </w:rPr>
        <w:t>districts with the most tree canopy coverage were districts 4 and 19, which both had 19% coverage</w:t>
      </w:r>
      <w:r w:rsidR="0060452C" w:rsidRPr="67E03662">
        <w:rPr>
          <w:sz w:val="21"/>
          <w:szCs w:val="21"/>
        </w:rPr>
        <w:t xml:space="preserve"> (i.e. </w:t>
      </w:r>
      <w:r w:rsidR="00944923" w:rsidRPr="67E03662">
        <w:rPr>
          <w:sz w:val="21"/>
          <w:szCs w:val="21"/>
        </w:rPr>
        <w:t>tree canopy covered 19% of the district area)</w:t>
      </w:r>
      <w:r w:rsidRPr="67E03662">
        <w:rPr>
          <w:sz w:val="21"/>
          <w:szCs w:val="21"/>
        </w:rPr>
        <w:t xml:space="preserve">. The district with the </w:t>
      </w:r>
      <w:r w:rsidR="008E694D" w:rsidRPr="67E03662">
        <w:rPr>
          <w:sz w:val="21"/>
          <w:szCs w:val="21"/>
        </w:rPr>
        <w:t xml:space="preserve">least </w:t>
      </w:r>
      <w:r w:rsidRPr="67E03662">
        <w:rPr>
          <w:sz w:val="21"/>
          <w:szCs w:val="21"/>
        </w:rPr>
        <w:t xml:space="preserve">coverage was </w:t>
      </w:r>
      <w:r w:rsidR="008E694D" w:rsidRPr="67E03662">
        <w:rPr>
          <w:sz w:val="21"/>
          <w:szCs w:val="21"/>
        </w:rPr>
        <w:t xml:space="preserve">district 1 with only 1.8% coverage. </w:t>
      </w:r>
      <w:r w:rsidR="00840552" w:rsidRPr="67E03662">
        <w:rPr>
          <w:sz w:val="21"/>
          <w:szCs w:val="21"/>
        </w:rPr>
        <w:t xml:space="preserve">The standard deviation </w:t>
      </w:r>
      <w:r w:rsidR="00F321FA" w:rsidRPr="67E03662">
        <w:rPr>
          <w:sz w:val="21"/>
          <w:szCs w:val="21"/>
        </w:rPr>
        <w:t xml:space="preserve">for tree canopy coverage </w:t>
      </w:r>
      <w:r w:rsidR="00840552" w:rsidRPr="67E03662">
        <w:rPr>
          <w:sz w:val="21"/>
          <w:szCs w:val="21"/>
        </w:rPr>
        <w:t>across districts was</w:t>
      </w:r>
      <w:r w:rsidR="00F321FA" w:rsidRPr="67E03662">
        <w:rPr>
          <w:sz w:val="21"/>
          <w:szCs w:val="21"/>
        </w:rPr>
        <w:t xml:space="preserve"> </w:t>
      </w:r>
      <w:r w:rsidR="008E694D" w:rsidRPr="67E03662">
        <w:rPr>
          <w:sz w:val="21"/>
          <w:szCs w:val="21"/>
        </w:rPr>
        <w:t xml:space="preserve">6.4, which is higher than the standard deviation for lacking health insurance. </w:t>
      </w:r>
      <w:r w:rsidR="0090541B" w:rsidRPr="67E03662">
        <w:rPr>
          <w:sz w:val="21"/>
          <w:szCs w:val="21"/>
        </w:rPr>
        <w:t xml:space="preserve">Districts </w:t>
      </w:r>
      <w:r w:rsidR="008E694D" w:rsidRPr="67E03662">
        <w:rPr>
          <w:sz w:val="21"/>
          <w:szCs w:val="21"/>
        </w:rPr>
        <w:t xml:space="preserve">4 and 8 had the highest </w:t>
      </w:r>
      <w:r w:rsidR="0090541B" w:rsidRPr="67E03662">
        <w:rPr>
          <w:sz w:val="21"/>
          <w:szCs w:val="21"/>
        </w:rPr>
        <w:t>internal variation in tree canopy coverage</w:t>
      </w:r>
      <w:r w:rsidR="0044739C" w:rsidRPr="67E03662">
        <w:rPr>
          <w:sz w:val="21"/>
          <w:szCs w:val="21"/>
        </w:rPr>
        <w:t xml:space="preserve"> (18.5 and 14.8 respectively)</w:t>
      </w:r>
      <w:r w:rsidR="006A2BAB" w:rsidRPr="67E03662">
        <w:rPr>
          <w:sz w:val="21"/>
          <w:szCs w:val="21"/>
        </w:rPr>
        <w:t xml:space="preserve"> </w:t>
      </w:r>
      <w:r w:rsidR="008E694D" w:rsidRPr="67E03662">
        <w:rPr>
          <w:sz w:val="21"/>
          <w:szCs w:val="21"/>
        </w:rPr>
        <w:t>while district 1 had the lowest</w:t>
      </w:r>
      <w:r w:rsidR="006A2BAB" w:rsidRPr="67E03662">
        <w:rPr>
          <w:sz w:val="21"/>
          <w:szCs w:val="21"/>
        </w:rPr>
        <w:t xml:space="preserve"> (2.3)</w:t>
      </w:r>
      <w:r w:rsidR="008E694D" w:rsidRPr="67E03662">
        <w:rPr>
          <w:sz w:val="21"/>
          <w:szCs w:val="21"/>
        </w:rPr>
        <w:t xml:space="preserve">. </w:t>
      </w:r>
      <w:r w:rsidR="007D536F">
        <w:rPr>
          <w:sz w:val="21"/>
          <w:szCs w:val="21"/>
        </w:rPr>
        <w:t xml:space="preserve"> </w:t>
      </w:r>
      <w:r w:rsidR="00537A06">
        <w:rPr>
          <w:sz w:val="21"/>
          <w:szCs w:val="21"/>
          <w:highlight w:val="yellow"/>
        </w:rPr>
        <w:t xml:space="preserve">The </w:t>
      </w:r>
      <w:r w:rsidR="00537A06" w:rsidRPr="00BF43FD">
        <w:rPr>
          <w:sz w:val="21"/>
          <w:szCs w:val="21"/>
          <w:highlight w:val="yellow"/>
        </w:rPr>
        <w:t xml:space="preserve">within districts variation was greater than between district variation for all </w:t>
      </w:r>
      <w:r w:rsidR="00537A06">
        <w:rPr>
          <w:sz w:val="21"/>
          <w:szCs w:val="21"/>
          <w:highlight w:val="yellow"/>
        </w:rPr>
        <w:t xml:space="preserve">but two </w:t>
      </w:r>
      <w:r w:rsidR="00537A06" w:rsidRPr="00BF43FD">
        <w:rPr>
          <w:sz w:val="21"/>
          <w:szCs w:val="21"/>
          <w:highlight w:val="yellow"/>
        </w:rPr>
        <w:t>districts</w:t>
      </w:r>
      <w:r w:rsidR="00537A06">
        <w:rPr>
          <w:sz w:val="21"/>
          <w:szCs w:val="21"/>
        </w:rPr>
        <w:t xml:space="preserve"> (</w:t>
      </w:r>
      <w:r w:rsidR="00C3472E">
        <w:rPr>
          <w:sz w:val="21"/>
          <w:szCs w:val="21"/>
        </w:rPr>
        <w:t>#1 and #5)</w:t>
      </w:r>
      <w:r w:rsidR="00537A06" w:rsidRPr="67E03662">
        <w:rPr>
          <w:sz w:val="21"/>
          <w:szCs w:val="21"/>
        </w:rPr>
        <w:t xml:space="preserve">. </w:t>
      </w:r>
      <w:r w:rsidR="007D536F">
        <w:rPr>
          <w:sz w:val="21"/>
          <w:szCs w:val="21"/>
        </w:rPr>
        <w:t xml:space="preserve">The maps in Panels C and D of Figure 1 contain a visual representation. </w:t>
      </w:r>
    </w:p>
    <w:p w14:paraId="6D0FD550" w14:textId="40E57AE9" w:rsidR="004A0EBD" w:rsidRPr="00D76E3E" w:rsidRDefault="00D76E3E">
      <w:pPr>
        <w:rPr>
          <w:sz w:val="21"/>
          <w:szCs w:val="21"/>
          <w:rPrChange w:id="2" w:author="Schnake-Mahl,Alina" w:date="2026-06-23T08:52:00Z" w16du:dateUtc="2026-06-23T12:52:00Z">
            <w:rPr>
              <w:b/>
              <w:bCs/>
              <w:sz w:val="21"/>
              <w:szCs w:val="21"/>
            </w:rPr>
          </w:rPrChange>
        </w:rPr>
      </w:pPr>
      <w:ins w:id="3" w:author="Schnake-Mahl,Alina" w:date="2026-06-23T08:52:00Z" w16du:dateUtc="2026-06-23T12:52:00Z">
        <w:r>
          <w:rPr>
            <w:sz w:val="21"/>
            <w:szCs w:val="21"/>
          </w:rPr>
          <w:t>The online dashboard (</w:t>
        </w:r>
        <w:r w:rsidRPr="00D76E3E">
          <w:rPr>
            <w:sz w:val="22"/>
            <w:szCs w:val="22"/>
            <w:rPrChange w:id="4" w:author="Schnake-Mahl,Alina" w:date="2026-06-23T08:52:00Z" w16du:dateUtc="2026-06-23T12:52:00Z">
              <w:rPr/>
            </w:rPrChange>
          </w:rPr>
          <w:fldChar w:fldCharType="begin"/>
        </w:r>
        <w:r w:rsidRPr="00D76E3E">
          <w:rPr>
            <w:sz w:val="22"/>
            <w:szCs w:val="22"/>
            <w:rPrChange w:id="5" w:author="Schnake-Mahl,Alina" w:date="2026-06-23T08:52:00Z" w16du:dateUtc="2026-06-23T12:52:00Z">
              <w:rPr/>
            </w:rPrChange>
          </w:rPr>
          <w:instrText>HYPERLINK "https://drexel-uhc.github.io/philadelphia-council-districts-and-health/?metric=hs_grad_pct" \h</w:instrText>
        </w:r>
        <w:r w:rsidRPr="00820EDC">
          <w:rPr>
            <w:sz w:val="22"/>
            <w:szCs w:val="22"/>
          </w:rPr>
        </w:r>
        <w:r w:rsidRPr="00D76E3E">
          <w:rPr>
            <w:sz w:val="22"/>
            <w:szCs w:val="22"/>
            <w:rPrChange w:id="6" w:author="Schnake-Mahl,Alina" w:date="2026-06-23T08:52:00Z" w16du:dateUtc="2026-06-23T12:52:00Z">
              <w:rPr/>
            </w:rPrChange>
          </w:rPr>
          <w:fldChar w:fldCharType="separate"/>
        </w:r>
        <w:r w:rsidRPr="00D76E3E">
          <w:rPr>
            <w:rStyle w:val="Hyperlink"/>
            <w:sz w:val="22"/>
            <w:szCs w:val="22"/>
            <w:rPrChange w:id="7" w:author="Schnake-Mahl,Alina" w:date="2026-06-23T08:52:00Z" w16du:dateUtc="2026-06-23T12:52:00Z">
              <w:rPr>
                <w:rStyle w:val="Hyperlink"/>
                <w:sz w:val="21"/>
                <w:szCs w:val="21"/>
              </w:rPr>
            </w:rPrChange>
          </w:rPr>
          <w:t>https://drexel-uhc.github.io/philadelphia-council-districts-and-health/?metric=hs_grad_pct</w:t>
        </w:r>
        <w:r w:rsidRPr="00D76E3E">
          <w:rPr>
            <w:sz w:val="22"/>
            <w:szCs w:val="22"/>
            <w:rPrChange w:id="8" w:author="Schnake-Mahl,Alina" w:date="2026-06-23T08:52:00Z" w16du:dateUtc="2026-06-23T12:52:00Z">
              <w:rPr/>
            </w:rPrChange>
          </w:rPr>
          <w:fldChar w:fldCharType="end"/>
        </w:r>
        <w:r w:rsidRPr="00D76E3E">
          <w:rPr>
            <w:sz w:val="22"/>
            <w:szCs w:val="22"/>
            <w:rPrChange w:id="9" w:author="Schnake-Mahl,Alina" w:date="2026-06-23T08:52:00Z" w16du:dateUtc="2026-06-23T12:52:00Z">
              <w:rPr/>
            </w:rPrChange>
          </w:rPr>
          <w:t>) allows for exploration of additional metrics</w:t>
        </w:r>
        <w:r>
          <w:rPr>
            <w:sz w:val="22"/>
            <w:szCs w:val="22"/>
          </w:rPr>
          <w:t xml:space="preserve">. For example… </w:t>
        </w:r>
        <w:r>
          <w:t xml:space="preserve"> </w:t>
        </w:r>
      </w:ins>
    </w:p>
    <w:p w14:paraId="451F02C9" w14:textId="2DF00C2D" w:rsidR="00996429" w:rsidRPr="00A455C4" w:rsidRDefault="00996429">
      <w:pPr>
        <w:rPr>
          <w:b/>
          <w:bCs/>
          <w:sz w:val="21"/>
          <w:szCs w:val="21"/>
        </w:rPr>
      </w:pPr>
      <w:r w:rsidRPr="00A455C4">
        <w:rPr>
          <w:b/>
          <w:bCs/>
          <w:sz w:val="21"/>
          <w:szCs w:val="21"/>
        </w:rPr>
        <w:t>Discussion</w:t>
      </w:r>
    </w:p>
    <w:p w14:paraId="1A1EA75C" w14:textId="35DDFEE9" w:rsidR="00682574" w:rsidRPr="00A455C4" w:rsidRDefault="183C2DFF" w:rsidP="67E03662">
      <w:pPr>
        <w:rPr>
          <w:sz w:val="21"/>
          <w:szCs w:val="21"/>
        </w:rPr>
      </w:pPr>
      <w:r w:rsidRPr="00A455C4">
        <w:rPr>
          <w:sz w:val="21"/>
          <w:szCs w:val="21"/>
        </w:rPr>
        <w:t xml:space="preserve">Health metrics by City Council District represent a new and </w:t>
      </w:r>
      <w:r w:rsidR="40CAE3FA" w:rsidRPr="00A455C4">
        <w:rPr>
          <w:sz w:val="21"/>
          <w:szCs w:val="21"/>
        </w:rPr>
        <w:t>potentially</w:t>
      </w:r>
      <w:r w:rsidRPr="00A455C4">
        <w:rPr>
          <w:sz w:val="21"/>
          <w:szCs w:val="21"/>
        </w:rPr>
        <w:t xml:space="preserve"> </w:t>
      </w:r>
      <w:r w:rsidR="04824F3F" w:rsidRPr="00A455C4">
        <w:rPr>
          <w:sz w:val="21"/>
          <w:szCs w:val="21"/>
        </w:rPr>
        <w:t xml:space="preserve">policy </w:t>
      </w:r>
      <w:r w:rsidRPr="00A455C4">
        <w:rPr>
          <w:sz w:val="21"/>
          <w:szCs w:val="21"/>
        </w:rPr>
        <w:t xml:space="preserve">impactful area of descriptive analysis. </w:t>
      </w:r>
      <w:r w:rsidR="0FA79232" w:rsidRPr="00A455C4">
        <w:rPr>
          <w:sz w:val="21"/>
          <w:szCs w:val="21"/>
        </w:rPr>
        <w:t>In this analysis</w:t>
      </w:r>
      <w:r w:rsidR="00965EA1">
        <w:rPr>
          <w:sz w:val="21"/>
          <w:szCs w:val="21"/>
        </w:rPr>
        <w:t>,</w:t>
      </w:r>
      <w:r w:rsidR="0FA79232" w:rsidRPr="00A455C4">
        <w:rPr>
          <w:sz w:val="21"/>
          <w:szCs w:val="21"/>
        </w:rPr>
        <w:t xml:space="preserve"> we </w:t>
      </w:r>
      <w:r w:rsidR="3D3C00F5" w:rsidRPr="00A455C4">
        <w:rPr>
          <w:sz w:val="21"/>
          <w:szCs w:val="21"/>
        </w:rPr>
        <w:t>present a case study, using data from Philadelphia, Pennsylvania, demonstrating the feasibility of this approach.</w:t>
      </w:r>
      <w:r w:rsidR="00965EA1">
        <w:rPr>
          <w:sz w:val="21"/>
          <w:szCs w:val="21"/>
        </w:rPr>
        <w:t xml:space="preserve"> We show that it is possible to evaluate health metrics using publicly available data</w:t>
      </w:r>
      <w:r w:rsidR="004B0C69">
        <w:rPr>
          <w:sz w:val="21"/>
          <w:szCs w:val="21"/>
        </w:rPr>
        <w:t xml:space="preserve"> by local geopolitical districts</w:t>
      </w:r>
      <w:r w:rsidR="00205441">
        <w:rPr>
          <w:sz w:val="21"/>
          <w:szCs w:val="21"/>
        </w:rPr>
        <w:t xml:space="preserve">, </w:t>
      </w:r>
      <w:r w:rsidR="004B0C69">
        <w:rPr>
          <w:sz w:val="21"/>
          <w:szCs w:val="21"/>
        </w:rPr>
        <w:t xml:space="preserve">and doing so </w:t>
      </w:r>
      <w:r w:rsidR="00205441">
        <w:rPr>
          <w:sz w:val="21"/>
          <w:szCs w:val="21"/>
        </w:rPr>
        <w:t xml:space="preserve">reveals </w:t>
      </w:r>
      <w:r w:rsidR="004B0C69">
        <w:rPr>
          <w:sz w:val="21"/>
          <w:szCs w:val="21"/>
        </w:rPr>
        <w:t xml:space="preserve">inequities that can be used to drive interventions. </w:t>
      </w:r>
      <w:r w:rsidR="3D3C00F5" w:rsidRPr="00A455C4">
        <w:rPr>
          <w:sz w:val="21"/>
          <w:szCs w:val="21"/>
        </w:rPr>
        <w:t xml:space="preserve"> </w:t>
      </w:r>
    </w:p>
    <w:p w14:paraId="319AEA9C" w14:textId="0E2DF51B" w:rsidR="00DE36C1" w:rsidRPr="00A455C4" w:rsidRDefault="3D3C00F5">
      <w:pPr>
        <w:rPr>
          <w:sz w:val="21"/>
          <w:szCs w:val="21"/>
        </w:rPr>
      </w:pPr>
      <w:r w:rsidRPr="00A455C4">
        <w:rPr>
          <w:sz w:val="21"/>
          <w:szCs w:val="21"/>
        </w:rPr>
        <w:t xml:space="preserve">We </w:t>
      </w:r>
      <w:r w:rsidR="0FA79232" w:rsidRPr="00A455C4">
        <w:rPr>
          <w:sz w:val="21"/>
          <w:szCs w:val="21"/>
        </w:rPr>
        <w:t>c</w:t>
      </w:r>
      <w:r w:rsidR="00B12D3B" w:rsidRPr="00A455C4">
        <w:rPr>
          <w:sz w:val="21"/>
          <w:szCs w:val="21"/>
        </w:rPr>
        <w:t>alculat</w:t>
      </w:r>
      <w:r w:rsidR="22FAF371" w:rsidRPr="00A455C4">
        <w:rPr>
          <w:sz w:val="21"/>
          <w:szCs w:val="21"/>
        </w:rPr>
        <w:t>ed</w:t>
      </w:r>
      <w:r w:rsidR="00B12D3B" w:rsidRPr="00A455C4">
        <w:rPr>
          <w:sz w:val="21"/>
          <w:szCs w:val="21"/>
        </w:rPr>
        <w:t xml:space="preserve"> and present</w:t>
      </w:r>
      <w:r w:rsidR="00DE12D7" w:rsidRPr="00A455C4">
        <w:rPr>
          <w:sz w:val="21"/>
          <w:szCs w:val="21"/>
        </w:rPr>
        <w:t>ed</w:t>
      </w:r>
      <w:r w:rsidR="00B12D3B" w:rsidRPr="00A455C4">
        <w:rPr>
          <w:sz w:val="21"/>
          <w:szCs w:val="21"/>
        </w:rPr>
        <w:t xml:space="preserve"> t</w:t>
      </w:r>
      <w:r w:rsidR="008128A3" w:rsidRPr="00A455C4">
        <w:rPr>
          <w:sz w:val="21"/>
          <w:szCs w:val="21"/>
        </w:rPr>
        <w:t>r</w:t>
      </w:r>
      <w:r w:rsidR="00B12D3B" w:rsidRPr="00A455C4">
        <w:rPr>
          <w:sz w:val="21"/>
          <w:szCs w:val="21"/>
        </w:rPr>
        <w:t>ee canopy coverage and health insurance coverage by council district</w:t>
      </w:r>
      <w:r w:rsidR="285D52F5" w:rsidRPr="00A455C4">
        <w:rPr>
          <w:sz w:val="21"/>
          <w:szCs w:val="21"/>
        </w:rPr>
        <w:t>, which</w:t>
      </w:r>
      <w:r w:rsidR="00B12D3B" w:rsidRPr="00A455C4">
        <w:rPr>
          <w:sz w:val="21"/>
          <w:szCs w:val="21"/>
        </w:rPr>
        <w:t xml:space="preserve"> reveal</w:t>
      </w:r>
      <w:r w:rsidR="225F1206" w:rsidRPr="00A455C4">
        <w:rPr>
          <w:sz w:val="21"/>
          <w:szCs w:val="21"/>
        </w:rPr>
        <w:t>ed</w:t>
      </w:r>
      <w:r w:rsidR="00B12D3B" w:rsidRPr="00A455C4">
        <w:rPr>
          <w:sz w:val="21"/>
          <w:szCs w:val="21"/>
        </w:rPr>
        <w:t xml:space="preserve"> </w:t>
      </w:r>
      <w:r w:rsidR="00682574" w:rsidRPr="00A455C4">
        <w:rPr>
          <w:sz w:val="21"/>
          <w:szCs w:val="21"/>
        </w:rPr>
        <w:t>distinct disparities both across and within districts. Tree canopy coverage varies from the least dense district</w:t>
      </w:r>
      <w:r w:rsidR="00803A1F" w:rsidRPr="00A455C4">
        <w:rPr>
          <w:sz w:val="21"/>
          <w:szCs w:val="21"/>
        </w:rPr>
        <w:t xml:space="preserve"> (district 1)</w:t>
      </w:r>
      <w:r w:rsidR="00682574" w:rsidRPr="00A455C4">
        <w:rPr>
          <w:sz w:val="21"/>
          <w:szCs w:val="21"/>
        </w:rPr>
        <w:t xml:space="preserve"> having less than 2% coverage</w:t>
      </w:r>
      <w:r w:rsidR="00F22F10" w:rsidRPr="00A455C4">
        <w:rPr>
          <w:sz w:val="21"/>
          <w:szCs w:val="21"/>
        </w:rPr>
        <w:t xml:space="preserve"> on average</w:t>
      </w:r>
      <w:r w:rsidR="00682574" w:rsidRPr="00A455C4">
        <w:rPr>
          <w:sz w:val="21"/>
          <w:szCs w:val="21"/>
        </w:rPr>
        <w:t xml:space="preserve"> to the </w:t>
      </w:r>
      <w:r w:rsidR="005D7338" w:rsidRPr="00A455C4">
        <w:rPr>
          <w:sz w:val="21"/>
          <w:szCs w:val="21"/>
        </w:rPr>
        <w:t>densest</w:t>
      </w:r>
      <w:r w:rsidR="00682574" w:rsidRPr="00A455C4">
        <w:rPr>
          <w:sz w:val="21"/>
          <w:szCs w:val="21"/>
        </w:rPr>
        <w:t xml:space="preserve"> district</w:t>
      </w:r>
      <w:r w:rsidR="00EB1FB0" w:rsidRPr="00A455C4">
        <w:rPr>
          <w:sz w:val="21"/>
          <w:szCs w:val="21"/>
        </w:rPr>
        <w:t>s (10 and 4)</w:t>
      </w:r>
      <w:r w:rsidR="00682574" w:rsidRPr="00A455C4">
        <w:rPr>
          <w:sz w:val="21"/>
          <w:szCs w:val="21"/>
        </w:rPr>
        <w:t xml:space="preserve"> having almost 20% coverage</w:t>
      </w:r>
      <w:r w:rsidR="00F22F10" w:rsidRPr="00A455C4">
        <w:rPr>
          <w:sz w:val="21"/>
          <w:szCs w:val="21"/>
        </w:rPr>
        <w:t xml:space="preserve"> on average</w:t>
      </w:r>
      <w:r w:rsidR="00682574" w:rsidRPr="00A455C4">
        <w:rPr>
          <w:sz w:val="21"/>
          <w:szCs w:val="21"/>
        </w:rPr>
        <w:t xml:space="preserve">. One driver of this </w:t>
      </w:r>
      <w:r w:rsidR="00535704" w:rsidRPr="00A455C4">
        <w:rPr>
          <w:sz w:val="21"/>
          <w:szCs w:val="21"/>
        </w:rPr>
        <w:t>variation</w:t>
      </w:r>
      <w:r w:rsidR="00682574" w:rsidRPr="00A455C4">
        <w:rPr>
          <w:sz w:val="21"/>
          <w:szCs w:val="21"/>
        </w:rPr>
        <w:t xml:space="preserve"> </w:t>
      </w:r>
      <w:r w:rsidR="00535704" w:rsidRPr="00A455C4">
        <w:rPr>
          <w:sz w:val="21"/>
          <w:szCs w:val="21"/>
        </w:rPr>
        <w:t>are</w:t>
      </w:r>
      <w:r w:rsidR="00682574" w:rsidRPr="00A455C4">
        <w:rPr>
          <w:sz w:val="21"/>
          <w:szCs w:val="21"/>
        </w:rPr>
        <w:t xml:space="preserve"> </w:t>
      </w:r>
      <w:r w:rsidR="6B2FB499" w:rsidRPr="00A455C4">
        <w:rPr>
          <w:sz w:val="21"/>
          <w:szCs w:val="21"/>
        </w:rPr>
        <w:t>large, wooded</w:t>
      </w:r>
      <w:r w:rsidR="007D4F01" w:rsidRPr="00A455C4">
        <w:rPr>
          <w:sz w:val="21"/>
          <w:szCs w:val="21"/>
        </w:rPr>
        <w:t xml:space="preserve"> </w:t>
      </w:r>
      <w:r w:rsidR="00682574" w:rsidRPr="00A455C4">
        <w:rPr>
          <w:sz w:val="21"/>
          <w:szCs w:val="21"/>
        </w:rPr>
        <w:t>parks</w:t>
      </w:r>
      <w:r w:rsidR="00533904" w:rsidRPr="00A455C4">
        <w:rPr>
          <w:sz w:val="21"/>
          <w:szCs w:val="21"/>
        </w:rPr>
        <w:t xml:space="preserve">, for example, </w:t>
      </w:r>
      <w:r w:rsidR="00535704" w:rsidRPr="00A455C4">
        <w:rPr>
          <w:sz w:val="21"/>
          <w:szCs w:val="21"/>
        </w:rPr>
        <w:t>d</w:t>
      </w:r>
      <w:r w:rsidR="00533904" w:rsidRPr="00A455C4">
        <w:rPr>
          <w:sz w:val="21"/>
          <w:szCs w:val="21"/>
        </w:rPr>
        <w:t xml:space="preserve">istrict 4 contains </w:t>
      </w:r>
      <w:r w:rsidR="007D4F01" w:rsidRPr="00A455C4">
        <w:rPr>
          <w:sz w:val="21"/>
          <w:szCs w:val="21"/>
        </w:rPr>
        <w:t>a large portion</w:t>
      </w:r>
      <w:r w:rsidR="00533904" w:rsidRPr="00A455C4">
        <w:rPr>
          <w:sz w:val="21"/>
          <w:szCs w:val="21"/>
        </w:rPr>
        <w:t xml:space="preserve"> of </w:t>
      </w:r>
      <w:r w:rsidR="00372E94" w:rsidRPr="00A455C4">
        <w:rPr>
          <w:sz w:val="21"/>
          <w:szCs w:val="21"/>
        </w:rPr>
        <w:t>Wissahickon Valley Park</w:t>
      </w:r>
      <w:r w:rsidR="00533904" w:rsidRPr="00A455C4">
        <w:rPr>
          <w:sz w:val="21"/>
          <w:szCs w:val="21"/>
        </w:rPr>
        <w:t xml:space="preserve">, which is a </w:t>
      </w:r>
      <w:r w:rsidR="73922ECD" w:rsidRPr="00A455C4">
        <w:rPr>
          <w:sz w:val="21"/>
          <w:szCs w:val="21"/>
        </w:rPr>
        <w:t>2000-acre</w:t>
      </w:r>
      <w:r w:rsidR="00372E94" w:rsidRPr="00A455C4">
        <w:rPr>
          <w:sz w:val="21"/>
          <w:szCs w:val="21"/>
        </w:rPr>
        <w:t xml:space="preserve"> park </w:t>
      </w:r>
      <w:r w:rsidR="00535704" w:rsidRPr="00A455C4">
        <w:rPr>
          <w:sz w:val="21"/>
          <w:szCs w:val="21"/>
        </w:rPr>
        <w:t xml:space="preserve">of woods and hiking </w:t>
      </w:r>
      <w:r w:rsidR="7840D191" w:rsidRPr="00A455C4">
        <w:rPr>
          <w:sz w:val="21"/>
          <w:szCs w:val="21"/>
        </w:rPr>
        <w:t>trails.</w:t>
      </w:r>
      <w:r w:rsidR="00682574" w:rsidRPr="00A455C4">
        <w:rPr>
          <w:sz w:val="21"/>
          <w:szCs w:val="21"/>
        </w:rPr>
        <w:t xml:space="preserve"> However, outside of those that contain parks, there </w:t>
      </w:r>
      <w:r w:rsidR="00E44196" w:rsidRPr="00A455C4">
        <w:rPr>
          <w:sz w:val="21"/>
          <w:szCs w:val="21"/>
        </w:rPr>
        <w:t>is still variation across districts</w:t>
      </w:r>
      <w:r w:rsidR="00682574" w:rsidRPr="00A455C4">
        <w:rPr>
          <w:sz w:val="21"/>
          <w:szCs w:val="21"/>
        </w:rPr>
        <w:t>. For example, district 3</w:t>
      </w:r>
      <w:r w:rsidR="00543131">
        <w:rPr>
          <w:sz w:val="21"/>
          <w:szCs w:val="21"/>
        </w:rPr>
        <w:t xml:space="preserve"> </w:t>
      </w:r>
      <w:r w:rsidR="00DE72DD" w:rsidRPr="00A455C4">
        <w:rPr>
          <w:sz w:val="21"/>
          <w:szCs w:val="21"/>
        </w:rPr>
        <w:t>has</w:t>
      </w:r>
      <w:r w:rsidR="00682574" w:rsidRPr="00A455C4">
        <w:rPr>
          <w:sz w:val="21"/>
          <w:szCs w:val="21"/>
        </w:rPr>
        <w:t xml:space="preserve"> 8% coverage</w:t>
      </w:r>
      <w:r w:rsidR="005E26CA" w:rsidRPr="00A455C4">
        <w:rPr>
          <w:sz w:val="21"/>
          <w:szCs w:val="21"/>
        </w:rPr>
        <w:t xml:space="preserve"> while di</w:t>
      </w:r>
      <w:r w:rsidR="0064371A" w:rsidRPr="00A455C4">
        <w:rPr>
          <w:sz w:val="21"/>
          <w:szCs w:val="21"/>
        </w:rPr>
        <w:t>strict 5 has 4.9%</w:t>
      </w:r>
      <w:r w:rsidR="00682574" w:rsidRPr="00A455C4">
        <w:rPr>
          <w:sz w:val="21"/>
          <w:szCs w:val="21"/>
        </w:rPr>
        <w:t>. Tree canopy coverage i</w:t>
      </w:r>
      <w:r w:rsidR="2D1B1A63" w:rsidRPr="67E03662">
        <w:rPr>
          <w:sz w:val="21"/>
          <w:szCs w:val="21"/>
        </w:rPr>
        <w:t>s important for public health,</w:t>
      </w:r>
      <w:r w:rsidR="00682574" w:rsidRPr="00A455C4">
        <w:rPr>
          <w:sz w:val="21"/>
          <w:szCs w:val="21"/>
        </w:rPr>
        <w:t xml:space="preserve"> as trees can both mitigate some of the effects of high temperatures </w:t>
      </w:r>
      <w:r w:rsidR="45BEBE71" w:rsidRPr="67E03662">
        <w:rPr>
          <w:sz w:val="21"/>
          <w:szCs w:val="21"/>
        </w:rPr>
        <w:t xml:space="preserve">and is </w:t>
      </w:r>
      <w:r w:rsidR="00F5225D" w:rsidRPr="67E03662">
        <w:rPr>
          <w:sz w:val="21"/>
          <w:szCs w:val="21"/>
        </w:rPr>
        <w:t>associated</w:t>
      </w:r>
      <w:r w:rsidR="45BEBE71" w:rsidRPr="67E03662">
        <w:rPr>
          <w:sz w:val="21"/>
          <w:szCs w:val="21"/>
        </w:rPr>
        <w:t xml:space="preserve"> </w:t>
      </w:r>
      <w:r w:rsidR="00682574" w:rsidRPr="00A455C4">
        <w:rPr>
          <w:sz w:val="21"/>
          <w:szCs w:val="21"/>
        </w:rPr>
        <w:t xml:space="preserve">with </w:t>
      </w:r>
      <w:r w:rsidR="00A7768F" w:rsidRPr="00A455C4">
        <w:rPr>
          <w:sz w:val="21"/>
          <w:szCs w:val="21"/>
        </w:rPr>
        <w:t xml:space="preserve">other health measures including </w:t>
      </w:r>
      <w:r w:rsidR="00F3733D" w:rsidRPr="00A455C4">
        <w:rPr>
          <w:sz w:val="21"/>
          <w:szCs w:val="21"/>
        </w:rPr>
        <w:t>lower odds of gun violence</w:t>
      </w:r>
      <w:r w:rsidR="006C2069">
        <w:rPr>
          <w:sz w:val="21"/>
          <w:szCs w:val="21"/>
        </w:rPr>
        <w:t xml:space="preserve"> </w:t>
      </w:r>
      <w:r w:rsidR="006C2069">
        <w:rPr>
          <w:sz w:val="21"/>
          <w:szCs w:val="21"/>
        </w:rPr>
        <w:fldChar w:fldCharType="begin"/>
      </w:r>
      <w:r w:rsidR="005B1C82">
        <w:rPr>
          <w:sz w:val="21"/>
          <w:szCs w:val="21"/>
        </w:rPr>
        <w:instrText xml:space="preserve"> ADDIN EN.CITE &lt;EndNote&gt;&lt;Cite&gt;&lt;Author&gt;Kondo&lt;/Author&gt;&lt;Year&gt;2017&lt;/Year&gt;&lt;RecNum&gt;356&lt;/RecNum&gt;&lt;DisplayText&gt;(23)&lt;/DisplayText&gt;&lt;record&gt;&lt;rec-number&gt;356&lt;/rec-number&gt;&lt;foreign-keys&gt;&lt;key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006C2069">
        <w:rPr>
          <w:sz w:val="21"/>
          <w:szCs w:val="21"/>
        </w:rPr>
        <w:fldChar w:fldCharType="separate"/>
      </w:r>
      <w:r w:rsidR="005B1C82">
        <w:rPr>
          <w:noProof/>
          <w:sz w:val="21"/>
          <w:szCs w:val="21"/>
        </w:rPr>
        <w:t>(23)</w:t>
      </w:r>
      <w:r w:rsidR="006C2069">
        <w:rPr>
          <w:sz w:val="21"/>
          <w:szCs w:val="21"/>
        </w:rPr>
        <w:fldChar w:fldCharType="end"/>
      </w:r>
      <w:r w:rsidR="00682574" w:rsidRPr="00A455C4">
        <w:rPr>
          <w:sz w:val="21"/>
          <w:szCs w:val="21"/>
        </w:rPr>
        <w:t xml:space="preserve">, </w:t>
      </w:r>
      <w:r w:rsidR="006A0BAD" w:rsidRPr="00A455C4">
        <w:rPr>
          <w:sz w:val="21"/>
          <w:szCs w:val="21"/>
        </w:rPr>
        <w:t>lower premature mortality</w:t>
      </w:r>
      <w:r w:rsidR="00A21B5B">
        <w:rPr>
          <w:sz w:val="21"/>
          <w:szCs w:val="21"/>
        </w:rPr>
        <w:t xml:space="preserve"> </w:t>
      </w:r>
      <w:r w:rsidR="00A21B5B">
        <w:rPr>
          <w:sz w:val="21"/>
          <w:szCs w:val="21"/>
        </w:rPr>
        <w:fldChar w:fldCharType="begin">
          <w:fldData xml:space="preserve">PEVuZE5vdGU+PENpdGU+PEF1dGhvcj5Lb25kbzwvQXV0aG9yPjxZZWFyPjIwMjA8L1llYXI+PFJl
Y051bT4zNDg8L1JlY051bT48RGlzcGxheVRleHQ+KDI0KTwvRGlzcGxheVRleHQ+PHJlY29yZD48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5B1C82">
        <w:rPr>
          <w:sz w:val="21"/>
          <w:szCs w:val="21"/>
        </w:rPr>
        <w:instrText xml:space="preserve"> ADDIN EN.CITE </w:instrText>
      </w:r>
      <w:r w:rsidR="005B1C82">
        <w:rPr>
          <w:sz w:val="21"/>
          <w:szCs w:val="21"/>
        </w:rPr>
        <w:fldChar w:fldCharType="begin">
          <w:fldData xml:space="preserve">PEVuZE5vdGU+PENpdGU+PEF1dGhvcj5Lb25kbzwvQXV0aG9yPjxZZWFyPjIwMjA8L1llYXI+PFJl
Y051bT4zNDg8L1JlY051bT48RGlzcGxheVRleHQ+KDI0KTwvRGlzcGxheVRleHQ+PHJlY29yZD48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5B1C82">
        <w:rPr>
          <w:sz w:val="21"/>
          <w:szCs w:val="21"/>
        </w:rPr>
        <w:instrText xml:space="preserve"> ADDIN EN.CITE.DATA </w:instrText>
      </w:r>
      <w:r w:rsidR="005B1C82">
        <w:rPr>
          <w:sz w:val="21"/>
          <w:szCs w:val="21"/>
        </w:rPr>
      </w:r>
      <w:r w:rsidR="005B1C82">
        <w:rPr>
          <w:sz w:val="21"/>
          <w:szCs w:val="21"/>
        </w:rPr>
        <w:fldChar w:fldCharType="end"/>
      </w:r>
      <w:r w:rsidR="00A21B5B">
        <w:rPr>
          <w:sz w:val="21"/>
          <w:szCs w:val="21"/>
        </w:rPr>
      </w:r>
      <w:r w:rsidR="00A21B5B">
        <w:rPr>
          <w:sz w:val="21"/>
          <w:szCs w:val="21"/>
        </w:rPr>
        <w:fldChar w:fldCharType="separate"/>
      </w:r>
      <w:r w:rsidR="005B1C82">
        <w:rPr>
          <w:noProof/>
          <w:sz w:val="21"/>
          <w:szCs w:val="21"/>
        </w:rPr>
        <w:t>(24)</w:t>
      </w:r>
      <w:r w:rsidR="00A21B5B">
        <w:rPr>
          <w:sz w:val="21"/>
          <w:szCs w:val="21"/>
        </w:rPr>
        <w:fldChar w:fldCharType="end"/>
      </w:r>
      <w:r w:rsidR="006A0BAD" w:rsidRPr="00A455C4">
        <w:rPr>
          <w:sz w:val="21"/>
          <w:szCs w:val="21"/>
        </w:rPr>
        <w:t xml:space="preserve"> </w:t>
      </w:r>
      <w:r w:rsidR="006F218B" w:rsidRPr="00A455C4">
        <w:rPr>
          <w:sz w:val="21"/>
          <w:szCs w:val="21"/>
        </w:rPr>
        <w:t>and improved mental health</w:t>
      </w:r>
      <w:r w:rsidR="00751577">
        <w:rPr>
          <w:sz w:val="21"/>
          <w:szCs w:val="21"/>
        </w:rPr>
        <w:t xml:space="preserve"> </w:t>
      </w:r>
      <w:r w:rsidR="00751577">
        <w:rPr>
          <w:sz w:val="21"/>
          <w:szCs w:val="21"/>
        </w:rPr>
        <w:fldChar w:fldCharType="begin"/>
      </w:r>
      <w:r w:rsidR="005B1C82">
        <w:rPr>
          <w:sz w:val="21"/>
          <w:szCs w:val="21"/>
        </w:rPr>
        <w:instrText xml:space="preserve"> ADDIN EN.CITE &lt;EndNote&gt;&lt;Cite&gt;&lt;Author&gt;Akpinar&lt;/Author&gt;&lt;Year&gt;2016&lt;/Year&gt;&lt;RecNum&gt;282&lt;/RecNum&gt;&lt;DisplayText&gt;(25)&lt;/DisplayText&gt;&lt;record&gt;&lt;rec-number&gt;282&lt;/rec-number&gt;&lt;foreign-keys&gt;&lt;key app="EN" db-id="5ax92wdr7adtz5etxvfxdfr0s5z2etvt2v0z" timestamp="1779723916" guid="97710b01-91e2-4fce-9b03-93d0c20ee026"&gt;282&lt;/key&gt;&lt;/foreign-keys&gt;&lt;ref-type name="Journal Article"&gt;17&lt;/ref-type&gt;&lt;contributors&gt;&lt;authors&gt;&lt;author&gt;Akpinar, Abdullah&lt;/author&gt;&lt;author&gt;Barbosa-Leiker, Celestina&lt;/author&gt;&lt;author&gt;Brooks, Kerry R.&lt;/author&gt;&lt;/authors&gt;&lt;/contributors&gt;&lt;titles&gt;&lt;title&gt;Does green space matter? Exploring relationships between green space type and health indicators&lt;/title&gt;&lt;secondary-title&gt;Urban Forestry &amp;amp; Urban Greening&lt;/secondary-title&gt;&lt;/titles&gt;&lt;periodical&gt;&lt;full-title&gt;Urban Forestry &amp;amp; Urban Greening&lt;/full-title&gt;&lt;/periodical&gt;&lt;pages&gt;407-418&lt;/pages&gt;&lt;volume&gt;20&lt;/volume&gt;&lt;section&gt;407&lt;/section&gt;&lt;dates&gt;&lt;year&gt;2016&lt;/year&gt;&lt;/dates&gt;&lt;isbn&gt;16188667&lt;/isbn&gt;&lt;urls&gt;&lt;/urls&gt;&lt;electronic-resource-num&gt;10.1016/j.ufug.2016.10.013&lt;/electronic-resource-num&gt;&lt;/record&gt;&lt;/Cite&gt;&lt;/EndNote&gt;</w:instrText>
      </w:r>
      <w:r w:rsidR="00751577">
        <w:rPr>
          <w:sz w:val="21"/>
          <w:szCs w:val="21"/>
        </w:rPr>
        <w:fldChar w:fldCharType="separate"/>
      </w:r>
      <w:r w:rsidR="005B1C82">
        <w:rPr>
          <w:noProof/>
          <w:sz w:val="21"/>
          <w:szCs w:val="21"/>
        </w:rPr>
        <w:t>(25)</w:t>
      </w:r>
      <w:r w:rsidR="00751577">
        <w:rPr>
          <w:sz w:val="21"/>
          <w:szCs w:val="21"/>
        </w:rPr>
        <w:fldChar w:fldCharType="end"/>
      </w:r>
      <w:r w:rsidR="00751577">
        <w:rPr>
          <w:sz w:val="21"/>
          <w:szCs w:val="21"/>
        </w:rPr>
        <w:t xml:space="preserve">. </w:t>
      </w:r>
      <w:r w:rsidR="00EB1FB0" w:rsidRPr="00A455C4">
        <w:rPr>
          <w:sz w:val="21"/>
          <w:szCs w:val="21"/>
        </w:rPr>
        <w:t>Tree canopy coverage is important for city council members to understand as they can have influence over resources to mitigate health effects of heat – for example resources for cooling centers, tree planting</w:t>
      </w:r>
      <w:r w:rsidR="00927D21" w:rsidRPr="00A455C4">
        <w:rPr>
          <w:sz w:val="21"/>
          <w:szCs w:val="21"/>
        </w:rPr>
        <w:t xml:space="preserve">, and </w:t>
      </w:r>
      <w:r w:rsidR="00DE36C1" w:rsidRPr="00A455C4">
        <w:rPr>
          <w:sz w:val="21"/>
          <w:szCs w:val="21"/>
        </w:rPr>
        <w:t xml:space="preserve">temperature-related </w:t>
      </w:r>
      <w:r w:rsidR="00EF7CCB" w:rsidRPr="00A455C4">
        <w:rPr>
          <w:sz w:val="21"/>
          <w:szCs w:val="21"/>
        </w:rPr>
        <w:t xml:space="preserve">home improvements. </w:t>
      </w:r>
      <w:r w:rsidR="00EB1FB0" w:rsidRPr="00A455C4">
        <w:rPr>
          <w:sz w:val="21"/>
          <w:szCs w:val="21"/>
        </w:rPr>
        <w:t xml:space="preserve"> </w:t>
      </w:r>
      <w:r w:rsidR="2DC1B093" w:rsidRPr="00A455C4">
        <w:rPr>
          <w:sz w:val="21"/>
          <w:szCs w:val="21"/>
        </w:rPr>
        <w:t xml:space="preserve">Many of these interventions fall within </w:t>
      </w:r>
      <w:r w:rsidR="7B2452A6" w:rsidRPr="00A455C4">
        <w:rPr>
          <w:sz w:val="21"/>
          <w:szCs w:val="21"/>
        </w:rPr>
        <w:t>council members’ constituent services activities</w:t>
      </w:r>
      <w:r w:rsidR="1A086F81" w:rsidRPr="00A455C4">
        <w:rPr>
          <w:sz w:val="21"/>
          <w:szCs w:val="21"/>
        </w:rPr>
        <w:t xml:space="preserve">, while larger interventions such as </w:t>
      </w:r>
      <w:r w:rsidR="67B5A4C4" w:rsidRPr="00A455C4">
        <w:rPr>
          <w:sz w:val="21"/>
          <w:szCs w:val="21"/>
        </w:rPr>
        <w:t>mandating landlords provide air conditioning on hot days</w:t>
      </w:r>
      <w:r w:rsidR="004267D0">
        <w:rPr>
          <w:sz w:val="21"/>
          <w:szCs w:val="21"/>
        </w:rPr>
        <w:t xml:space="preserve"> </w:t>
      </w:r>
      <w:r w:rsidR="008F5753">
        <w:rPr>
          <w:sz w:val="21"/>
          <w:szCs w:val="21"/>
        </w:rPr>
        <w:fldChar w:fldCharType="begin"/>
      </w:r>
      <w:r w:rsidR="005B1C82">
        <w:rPr>
          <w:sz w:val="21"/>
          <w:szCs w:val="21"/>
        </w:rPr>
        <w:instrText xml:space="preserve"> ADDIN EN.CITE &lt;EndNote&gt;&lt;Cite&gt;&lt;Author&gt;Evelly&lt;/Author&gt;&lt;Year&gt;2024&lt;/Year&gt;&lt;RecNum&gt;594&lt;/RecNum&gt;&lt;DisplayText&gt;(26)&lt;/DisplayText&gt;&lt;record&gt;&lt;rec-number&gt;594&lt;/rec-number&gt;&lt;foreign-keys&gt;&lt;key app="EN" db-id="5ax92wdr7adtz5etxvfxdfr0s5z2etvt2v0z" timestamp="1779726251" guid="d71227f6-22ab-4308-8177-4f2d51d56fb7"&gt;594&lt;/key&gt;&lt;/foreign-keys&gt;&lt;ref-type name="Newspaper Article"&gt;23&lt;/ref-type&gt;&lt;contributors&gt;&lt;authors&gt;&lt;author&gt;Jeanmarie Evelly&lt;/author&gt;&lt;/authors&gt;&lt;/contributors&gt;&lt;titles&gt;&lt;title&gt;City Council Debates Mandatory Air Conditioning Bill&lt;/title&gt;&lt;secondary-title&gt;City Limits&lt;/secondary-title&gt;&lt;/titles&gt;&lt;dates&gt;&lt;year&gt;2024&lt;/year&gt;&lt;/dates&gt;&lt;urls&gt;&lt;related-urls&gt;&lt;url&gt;https://citylimits.org/should-nyc-require-landlords-to-provide-air-conditioning/&lt;/url&gt;&lt;/related-urls&gt;&lt;/urls&gt;&lt;/record&gt;&lt;/Cite&gt;&lt;/EndNote&gt;</w:instrText>
      </w:r>
      <w:r w:rsidR="008F5753">
        <w:rPr>
          <w:sz w:val="21"/>
          <w:szCs w:val="21"/>
        </w:rPr>
        <w:fldChar w:fldCharType="separate"/>
      </w:r>
      <w:r w:rsidR="005B1C82">
        <w:rPr>
          <w:noProof/>
          <w:sz w:val="21"/>
          <w:szCs w:val="21"/>
        </w:rPr>
        <w:t>(26)</w:t>
      </w:r>
      <w:r w:rsidR="008F5753">
        <w:rPr>
          <w:sz w:val="21"/>
          <w:szCs w:val="21"/>
        </w:rPr>
        <w:fldChar w:fldCharType="end"/>
      </w:r>
      <w:r w:rsidR="67B5A4C4" w:rsidRPr="00A455C4">
        <w:rPr>
          <w:sz w:val="21"/>
          <w:szCs w:val="21"/>
        </w:rPr>
        <w:t xml:space="preserve">, </w:t>
      </w:r>
      <w:r w:rsidR="3F69C8CA" w:rsidRPr="00A455C4">
        <w:rPr>
          <w:sz w:val="21"/>
          <w:szCs w:val="21"/>
        </w:rPr>
        <w:t xml:space="preserve">would require council and Mayoral approval. </w:t>
      </w:r>
    </w:p>
    <w:p w14:paraId="43FE0629" w14:textId="483562F7" w:rsidR="00EB1FB0" w:rsidRPr="00A455C4" w:rsidRDefault="62DB9CF2">
      <w:pPr>
        <w:rPr>
          <w:sz w:val="21"/>
          <w:szCs w:val="21"/>
        </w:rPr>
      </w:pPr>
      <w:r w:rsidRPr="67E03662">
        <w:rPr>
          <w:sz w:val="21"/>
          <w:szCs w:val="21"/>
        </w:rPr>
        <w:t xml:space="preserve">Many Philadelphians lack </w:t>
      </w:r>
      <w:r w:rsidR="00E65377" w:rsidRPr="67E03662">
        <w:rPr>
          <w:sz w:val="21"/>
          <w:szCs w:val="21"/>
        </w:rPr>
        <w:t>health insurance.</w:t>
      </w:r>
      <w:r w:rsidR="00EB1FB0" w:rsidRPr="67E03662">
        <w:rPr>
          <w:sz w:val="21"/>
          <w:szCs w:val="21"/>
        </w:rPr>
        <w:t xml:space="preserve"> The district with the lowest percent</w:t>
      </w:r>
      <w:r w:rsidR="61E2EA42" w:rsidRPr="67E03662">
        <w:rPr>
          <w:sz w:val="21"/>
          <w:szCs w:val="21"/>
        </w:rPr>
        <w:t>age</w:t>
      </w:r>
      <w:r w:rsidR="00EB1FB0" w:rsidRPr="67E03662">
        <w:rPr>
          <w:sz w:val="21"/>
          <w:szCs w:val="21"/>
        </w:rPr>
        <w:t xml:space="preserve"> of residents lacking coverage was district 4, the same district with high tree canopy coverage, but the district with the highest percentage of residents lacking health insurance was </w:t>
      </w:r>
      <w:r w:rsidR="006616DC" w:rsidRPr="67E03662">
        <w:rPr>
          <w:sz w:val="21"/>
          <w:szCs w:val="21"/>
        </w:rPr>
        <w:t>d</w:t>
      </w:r>
      <w:r w:rsidR="00EB1FB0" w:rsidRPr="67E03662">
        <w:rPr>
          <w:sz w:val="21"/>
          <w:szCs w:val="21"/>
        </w:rPr>
        <w:t xml:space="preserve">istrict 7. </w:t>
      </w:r>
      <w:r w:rsidR="00E65377" w:rsidRPr="67E03662">
        <w:rPr>
          <w:sz w:val="21"/>
          <w:szCs w:val="21"/>
        </w:rPr>
        <w:fldChar w:fldCharType="begin"/>
      </w:r>
      <w:r w:rsidR="005B1C82">
        <w:rPr>
          <w:sz w:val="21"/>
          <w:szCs w:val="21"/>
        </w:rPr>
        <w:instrText xml:space="preserve"> ADDIN EN.CITE &lt;EndNote&gt;&lt;Cite&gt;&lt;Author&gt;Han&lt;/Author&gt;&lt;Year&gt;2021&lt;/Year&gt;&lt;RecNum&gt;590&lt;/RecNum&gt;&lt;DisplayText&gt;(27, 28)&lt;/DisplayText&gt;&lt;record&gt;&lt;rec-number&gt;590&lt;/rec-number&gt;&lt;foreign-keys&gt;&lt;key app="EN" db-id="5ax92wdr7adtz5etxvfxdfr0s5z2etvt2v0z" timestamp="1779726244" guid="eafa6115-0fd2-46f2-92cc-d0f482400680"&gt;590&lt;/key&gt;&lt;/foreign-keys&gt;&lt;ref-type name="Newspaper Article"&gt;23&lt;/ref-type&gt;&lt;contributors&gt;&lt;authors&gt;&lt;author&gt;Han, Nydia&lt;/author&gt;&lt;author&gt;Rosenfeld, Maia&lt;/author&gt;&lt;/authors&gt;&lt;/contributors&gt;&lt;titles&gt;&lt;title&gt;Philadelphia area Latino residents face barriers to health insurance&lt;/title&gt;&lt;secondary-title&gt;ABC 6 Action News&lt;/secondary-title&gt;&lt;/titles&gt;&lt;dates&gt;&lt;year&gt;2021&lt;/year&gt;&lt;/dates&gt;&lt;urls&gt;&lt;related-urls&gt;&lt;url&gt;http://6abc.com/post/data-investigation-health-inequity-insurance-care/11057753/&lt;/url&gt;&lt;/related-urls&gt;&lt;/urls&gt;&lt;/record&gt;&lt;/Cite&gt;&lt;Cite&gt;&lt;Author&gt;Passel&lt;/Author&gt;&lt;Year&gt;2024&lt;/Year&gt;&lt;RecNum&gt;158&lt;/RecNum&gt;&lt;record&gt;&lt;rec-number&gt;158&lt;/rec-number&gt;&lt;foreign-keys&gt;&lt;key app="EN" db-id="5ax92wdr7adtz5etxvfxdfr0s5z2etvt2v0z" timestamp="1779722845" guid="8a774704-bd36-4f04-a0a3-e3300c2e6859"&gt;158&lt;/key&gt;&lt;/foreign-keys&gt;&lt;ref-type name="Report"&gt;27&lt;/ref-type&gt;&lt;contributors&gt;&lt;authors&gt;&lt;author&gt;Jeffrey S. Passel&lt;/author&gt;&lt;author&gt;Jens Manuel Krogstad&lt;/author&gt;&lt;/authors&gt;&lt;/contributors&gt;&lt;titles&gt;&lt;title&gt;What we know about unauthorized immigrants living in the U.S.&lt;/title&gt;&lt;/titles&gt;&lt;dates&gt;&lt;year&gt;2024&lt;/year&gt;&lt;/dates&gt;&lt;publisher&gt;PEW Research Center&lt;/publisher&gt;&lt;urls&gt;&lt;related-urls&gt;&lt;url&gt;https://www.pewresearch.org/short-reads/2024/07/22/what-we-know-about-unauthorized-immigrants-living-in-the-us/&lt;/url&gt;&lt;/related-urls&gt;&lt;/urls&gt;&lt;/record&gt;&lt;/Cite&gt;&lt;/EndNote&gt;</w:instrText>
      </w:r>
      <w:r w:rsidR="00E65377" w:rsidRPr="67E03662">
        <w:rPr>
          <w:sz w:val="21"/>
          <w:szCs w:val="21"/>
        </w:rPr>
        <w:fldChar w:fldCharType="separate"/>
      </w:r>
      <w:r w:rsidR="005B1C82">
        <w:rPr>
          <w:noProof/>
          <w:sz w:val="21"/>
          <w:szCs w:val="21"/>
        </w:rPr>
        <w:t>(27, 28)</w:t>
      </w:r>
      <w:r w:rsidR="00E65377" w:rsidRPr="67E03662">
        <w:rPr>
          <w:sz w:val="21"/>
          <w:szCs w:val="21"/>
        </w:rPr>
        <w:fldChar w:fldCharType="end"/>
      </w:r>
      <w:r w:rsidR="00777087" w:rsidRPr="67E03662">
        <w:rPr>
          <w:sz w:val="21"/>
          <w:szCs w:val="21"/>
        </w:rPr>
        <w:t xml:space="preserve"> </w:t>
      </w:r>
      <w:r w:rsidR="08EE906A" w:rsidRPr="67E03662">
        <w:rPr>
          <w:sz w:val="21"/>
          <w:szCs w:val="21"/>
        </w:rPr>
        <w:t>Co</w:t>
      </w:r>
      <w:r w:rsidR="78BB8CE7" w:rsidRPr="67E03662">
        <w:rPr>
          <w:sz w:val="21"/>
          <w:szCs w:val="21"/>
        </w:rPr>
        <w:t>uncil members</w:t>
      </w:r>
      <w:r w:rsidR="00A126BA" w:rsidRPr="67E03662">
        <w:rPr>
          <w:sz w:val="21"/>
          <w:szCs w:val="21"/>
        </w:rPr>
        <w:t xml:space="preserve"> </w:t>
      </w:r>
      <w:r w:rsidR="00EB1FB0" w:rsidRPr="67E03662">
        <w:rPr>
          <w:sz w:val="21"/>
          <w:szCs w:val="21"/>
        </w:rPr>
        <w:t xml:space="preserve"> have influence over local efforts to provide health care for city residents. </w:t>
      </w:r>
      <w:r w:rsidR="001A140D" w:rsidRPr="67E03662">
        <w:rPr>
          <w:sz w:val="21"/>
          <w:szCs w:val="21"/>
        </w:rPr>
        <w:t>For example, t</w:t>
      </w:r>
      <w:r w:rsidR="00EB1FB0" w:rsidRPr="67E03662">
        <w:rPr>
          <w:sz w:val="21"/>
          <w:szCs w:val="21"/>
        </w:rPr>
        <w:t>hey can lobby for more resources for mobile healthcare outreach</w:t>
      </w:r>
      <w:r w:rsidR="00412B5A" w:rsidRPr="67E03662">
        <w:rPr>
          <w:sz w:val="21"/>
          <w:szCs w:val="21"/>
        </w:rPr>
        <w:t xml:space="preserve">, </w:t>
      </w:r>
      <w:r w:rsidR="17F3B605" w:rsidRPr="67E03662">
        <w:rPr>
          <w:sz w:val="21"/>
          <w:szCs w:val="21"/>
        </w:rPr>
        <w:t xml:space="preserve">health center availability, </w:t>
      </w:r>
      <w:r w:rsidR="00EB1FB0" w:rsidRPr="67E03662">
        <w:rPr>
          <w:sz w:val="21"/>
          <w:szCs w:val="21"/>
        </w:rPr>
        <w:t xml:space="preserve">or push state lawmakers to </w:t>
      </w:r>
      <w:r w:rsidR="00992FED" w:rsidRPr="67E03662">
        <w:rPr>
          <w:sz w:val="21"/>
          <w:szCs w:val="21"/>
        </w:rPr>
        <w:t>improve</w:t>
      </w:r>
      <w:r w:rsidR="00DF0781" w:rsidRPr="67E03662">
        <w:rPr>
          <w:sz w:val="21"/>
          <w:szCs w:val="21"/>
        </w:rPr>
        <w:t xml:space="preserve"> health insurance option</w:t>
      </w:r>
      <w:r w:rsidR="00992FED" w:rsidRPr="67E03662">
        <w:rPr>
          <w:sz w:val="21"/>
          <w:szCs w:val="21"/>
        </w:rPr>
        <w:t>s</w:t>
      </w:r>
      <w:r w:rsidR="00DF0781" w:rsidRPr="67E03662">
        <w:rPr>
          <w:sz w:val="21"/>
          <w:szCs w:val="21"/>
        </w:rPr>
        <w:t xml:space="preserve"> for </w:t>
      </w:r>
      <w:r w:rsidR="00014628" w:rsidRPr="67E03662">
        <w:rPr>
          <w:sz w:val="21"/>
          <w:szCs w:val="21"/>
        </w:rPr>
        <w:t>uninsured</w:t>
      </w:r>
      <w:r w:rsidR="00DF0781" w:rsidRPr="67E03662">
        <w:rPr>
          <w:sz w:val="21"/>
          <w:szCs w:val="21"/>
        </w:rPr>
        <w:t xml:space="preserve"> residents</w:t>
      </w:r>
      <w:r w:rsidR="00E64E8C" w:rsidRPr="67E03662">
        <w:rPr>
          <w:sz w:val="21"/>
          <w:szCs w:val="21"/>
        </w:rPr>
        <w:t xml:space="preserve"> </w:t>
      </w:r>
      <w:r w:rsidR="00E65377" w:rsidRPr="67E03662">
        <w:rPr>
          <w:sz w:val="21"/>
          <w:szCs w:val="21"/>
        </w:rPr>
        <w:fldChar w:fldCharType="begin"/>
      </w:r>
      <w:r w:rsidR="005B1C82">
        <w:rPr>
          <w:sz w:val="21"/>
          <w:szCs w:val="21"/>
        </w:rPr>
        <w:instrText xml:space="preserve"> ADDIN EN.CITE &lt;EndNote&gt;&lt;Cite&gt;&lt;Author&gt;Casserly&lt;/Author&gt;&lt;Year&gt;2017&lt;/Year&gt;&lt;RecNum&gt;591&lt;/RecNum&gt;&lt;DisplayText&gt;(29)&lt;/DisplayText&gt;&lt;record&gt;&lt;rec-number&gt;591&lt;/rec-number&gt;&lt;foreign-keys&gt;&lt;key app="EN" db-id="5ax92wdr7adtz5etxvfxdfr0s5z2etvt2v0z" timestamp="1779726244" guid="e4e4ee03-4469-4927-9e30-ab40f23d687b"&gt;591&lt;/key&gt;&lt;/foreign-keys&gt;&lt;ref-type name="Pamphlet"&gt;24&lt;/ref-type&gt;&lt;contributors&gt;&lt;authors&gt;&lt;author&gt;Casserly, Danna&lt;/author&gt;&lt;/authors&gt;&lt;/contributors&gt;&lt;titles&gt;&lt;title&gt;Health Care for Immigrants: A Manual for Advocates in Pennsylvania&lt;/title&gt;&lt;/titles&gt;&lt;dates&gt;&lt;year&gt;2017&lt;/year&gt;&lt;/dates&gt;&lt;publisher&gt;Pennsylvania Health Law Project&lt;/publisher&gt;&lt;urls&gt;&lt;related-urls&gt;&lt;url&gt;https://www.phlp.org/uploads/attachments/ckdhout757n4vy8u8bw8ak92x-immigrant-health-care-manual-for-advocates-june-2017-update.pdf&lt;/url&gt;&lt;/related-urls&gt;&lt;/urls&gt;&lt;/record&gt;&lt;/Cite&gt;&lt;/EndNote&gt;</w:instrText>
      </w:r>
      <w:r w:rsidR="00E65377" w:rsidRPr="67E03662">
        <w:rPr>
          <w:sz w:val="21"/>
          <w:szCs w:val="21"/>
        </w:rPr>
        <w:fldChar w:fldCharType="separate"/>
      </w:r>
      <w:r w:rsidR="005B1C82">
        <w:rPr>
          <w:noProof/>
          <w:sz w:val="21"/>
          <w:szCs w:val="21"/>
        </w:rPr>
        <w:t>(29)</w:t>
      </w:r>
      <w:r w:rsidR="00E65377" w:rsidRPr="67E03662">
        <w:rPr>
          <w:sz w:val="21"/>
          <w:szCs w:val="21"/>
        </w:rPr>
        <w:fldChar w:fldCharType="end"/>
      </w:r>
      <w:r w:rsidR="00992FED" w:rsidRPr="67E03662">
        <w:rPr>
          <w:sz w:val="21"/>
          <w:szCs w:val="21"/>
        </w:rPr>
        <w:t xml:space="preserve">. </w:t>
      </w:r>
    </w:p>
    <w:p w14:paraId="113764FE" w14:textId="1731CCE7" w:rsidR="13145F07" w:rsidRDefault="13145F07">
      <w:pPr>
        <w:spacing w:before="240" w:after="240"/>
        <w:rPr>
          <w:rFonts w:ascii="Aptos" w:eastAsia="Aptos" w:hAnsi="Aptos" w:cs="Aptos"/>
          <w:sz w:val="21"/>
          <w:szCs w:val="21"/>
        </w:rPr>
      </w:pPr>
      <w:r w:rsidRPr="63AE63DD">
        <w:rPr>
          <w:rFonts w:ascii="Aptos" w:eastAsia="Aptos" w:hAnsi="Aptos" w:cs="Aptos"/>
          <w:sz w:val="21"/>
          <w:szCs w:val="21"/>
        </w:rPr>
        <w:t>Understanding both district-level averages and within-district variation is essential. While district-level metrics offer a snapshot for comparison across districts, sub-district data (e.g., by census tract) reveal whether needs are evenly distributed or concentrated in specific areas</w:t>
      </w:r>
      <w:r w:rsidRPr="00DD0319">
        <w:rPr>
          <w:rFonts w:ascii="Aptos" w:eastAsia="Aptos" w:hAnsi="Aptos" w:cs="Aptos"/>
          <w:sz w:val="21"/>
          <w:szCs w:val="21"/>
          <w:highlight w:val="yellow"/>
        </w:rPr>
        <w:t>. Political gerrymandering,</w:t>
      </w:r>
      <w:r w:rsidR="00593FD9" w:rsidRPr="00DD0319">
        <w:rPr>
          <w:rFonts w:ascii="Aptos" w:eastAsia="Aptos" w:hAnsi="Aptos" w:cs="Aptos"/>
          <w:sz w:val="21"/>
          <w:szCs w:val="21"/>
          <w:highlight w:val="yellow"/>
        </w:rPr>
        <w:t xml:space="preserve"> a </w:t>
      </w:r>
      <w:r w:rsidR="00593FD9" w:rsidRPr="00DD0319">
        <w:rPr>
          <w:rFonts w:ascii="Aptos" w:eastAsia="Aptos" w:hAnsi="Aptos" w:cs="Aptos"/>
          <w:sz w:val="21"/>
          <w:szCs w:val="21"/>
          <w:highlight w:val="yellow"/>
        </w:rPr>
        <w:lastRenderedPageBreak/>
        <w:t xml:space="preserve">strategic </w:t>
      </w:r>
      <w:r w:rsidR="00482317" w:rsidRPr="00DD0319">
        <w:rPr>
          <w:rFonts w:ascii="Aptos" w:eastAsia="Aptos" w:hAnsi="Aptos" w:cs="Aptos"/>
          <w:sz w:val="21"/>
          <w:szCs w:val="21"/>
          <w:highlight w:val="yellow"/>
        </w:rPr>
        <w:t>use of the Modifiable Areal Unit Problem</w:t>
      </w:r>
      <w:r w:rsidR="001A10DC" w:rsidRPr="00DD0319">
        <w:rPr>
          <w:rFonts w:ascii="Aptos" w:eastAsia="Aptos" w:hAnsi="Aptos" w:cs="Aptos"/>
          <w:sz w:val="21"/>
          <w:szCs w:val="21"/>
          <w:highlight w:val="yellow"/>
        </w:rPr>
        <w:t xml:space="preserve"> </w:t>
      </w:r>
      <w:r w:rsidR="001A10DC" w:rsidRPr="00DD0319">
        <w:rPr>
          <w:rFonts w:ascii="Aptos" w:eastAsia="Aptos" w:hAnsi="Aptos" w:cs="Aptos"/>
          <w:sz w:val="21"/>
          <w:szCs w:val="21"/>
          <w:highlight w:val="yellow"/>
        </w:rPr>
        <w:fldChar w:fldCharType="begin"/>
      </w:r>
      <w:r w:rsidR="005B1C82">
        <w:rPr>
          <w:rFonts w:ascii="Aptos" w:eastAsia="Aptos" w:hAnsi="Aptos" w:cs="Aptos"/>
          <w:sz w:val="21"/>
          <w:szCs w:val="21"/>
          <w:highlight w:val="yellow"/>
        </w:rPr>
        <w:instrText xml:space="preserve"> ADDIN EN.CITE &lt;EndNote&gt;&lt;Cite&gt;&lt;Author&gt;Wong&lt;/Author&gt;&lt;Year&gt;2004&lt;/Year&gt;&lt;RecNum&gt;704&lt;/RecNum&gt;&lt;DisplayText&gt;(30)&lt;/DisplayText&gt;&lt;record&gt;&lt;rec-number&gt;704&lt;/rec-number&gt;&lt;foreign-keys&gt;&lt;key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001A10DC" w:rsidRPr="00DD0319">
        <w:rPr>
          <w:rFonts w:ascii="Aptos" w:eastAsia="Aptos" w:hAnsi="Aptos" w:cs="Aptos"/>
          <w:sz w:val="21"/>
          <w:szCs w:val="21"/>
          <w:highlight w:val="yellow"/>
        </w:rPr>
        <w:fldChar w:fldCharType="separate"/>
      </w:r>
      <w:r w:rsidR="005B1C82">
        <w:rPr>
          <w:rFonts w:ascii="Aptos" w:eastAsia="Aptos" w:hAnsi="Aptos" w:cs="Aptos"/>
          <w:noProof/>
          <w:sz w:val="21"/>
          <w:szCs w:val="21"/>
          <w:highlight w:val="yellow"/>
        </w:rPr>
        <w:t>(30)</w:t>
      </w:r>
      <w:r w:rsidR="001A10DC" w:rsidRPr="00DD0319">
        <w:rPr>
          <w:rFonts w:ascii="Aptos" w:eastAsia="Aptos" w:hAnsi="Aptos" w:cs="Aptos"/>
          <w:sz w:val="21"/>
          <w:szCs w:val="21"/>
          <w:highlight w:val="yellow"/>
        </w:rPr>
        <w:fldChar w:fldCharType="end"/>
      </w:r>
      <w:r w:rsidRPr="00DD0319">
        <w:rPr>
          <w:sz w:val="21"/>
          <w:szCs w:val="21"/>
          <w:highlight w:val="yellow"/>
        </w:rPr>
        <w:t xml:space="preserve">, </w:t>
      </w:r>
      <w:r w:rsidR="00F7555B" w:rsidRPr="00DD0319">
        <w:rPr>
          <w:sz w:val="21"/>
          <w:szCs w:val="21"/>
          <w:highlight w:val="yellow"/>
        </w:rPr>
        <w:t xml:space="preserve">is </w:t>
      </w:r>
      <w:r w:rsidRPr="00DD0319">
        <w:rPr>
          <w:sz w:val="21"/>
          <w:szCs w:val="21"/>
          <w:highlight w:val="yellow"/>
        </w:rPr>
        <w:t>when politicians draw district boundaries for their own (or their political parties) benefit</w:t>
      </w:r>
      <w:r w:rsidR="00F7555B" w:rsidRPr="00DD0319">
        <w:rPr>
          <w:sz w:val="21"/>
          <w:szCs w:val="21"/>
          <w:highlight w:val="yellow"/>
        </w:rPr>
        <w:t>.</w:t>
      </w:r>
      <w:r w:rsidR="00F7555B">
        <w:rPr>
          <w:sz w:val="21"/>
          <w:szCs w:val="21"/>
        </w:rPr>
        <w:t xml:space="preserve"> It</w:t>
      </w:r>
      <w:r w:rsidRPr="63AE63DD">
        <w:rPr>
          <w:rFonts w:ascii="Aptos" w:eastAsia="Aptos" w:hAnsi="Aptos" w:cs="Aptos"/>
          <w:sz w:val="21"/>
          <w:szCs w:val="21"/>
        </w:rPr>
        <w:t xml:space="preserve"> </w:t>
      </w:r>
      <w:r w:rsidR="00F7555B">
        <w:rPr>
          <w:rFonts w:ascii="Aptos" w:eastAsia="Aptos" w:hAnsi="Aptos" w:cs="Aptos"/>
          <w:sz w:val="21"/>
          <w:szCs w:val="21"/>
        </w:rPr>
        <w:t>has been shown to</w:t>
      </w:r>
      <w:r w:rsidRPr="63AE63DD">
        <w:rPr>
          <w:rFonts w:ascii="Aptos" w:eastAsia="Aptos" w:hAnsi="Aptos" w:cs="Aptos"/>
          <w:sz w:val="21"/>
          <w:szCs w:val="21"/>
        </w:rPr>
        <w:t xml:space="preserve"> exacerbate disparities by creating districts with </w:t>
      </w:r>
      <w:r w:rsidR="27683EA9" w:rsidRPr="63AE63DD">
        <w:rPr>
          <w:sz w:val="21"/>
          <w:szCs w:val="21"/>
        </w:rPr>
        <w:t>higher internal and or between district variation</w:t>
      </w:r>
      <w:r w:rsidR="0056449B">
        <w:rPr>
          <w:sz w:val="21"/>
          <w:szCs w:val="21"/>
        </w:rPr>
        <w:t xml:space="preserve"> </w:t>
      </w:r>
      <w:r w:rsidR="0056449B">
        <w:rPr>
          <w:sz w:val="21"/>
          <w:szCs w:val="21"/>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00A820B2">
        <w:rPr>
          <w:sz w:val="21"/>
          <w:szCs w:val="21"/>
        </w:rPr>
        <w:instrText xml:space="preserve"> ADDIN EN.CITE </w:instrText>
      </w:r>
      <w:r w:rsidR="00A820B2">
        <w:rPr>
          <w:sz w:val="21"/>
          <w:szCs w:val="21"/>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00A820B2">
        <w:rPr>
          <w:sz w:val="21"/>
          <w:szCs w:val="21"/>
        </w:rPr>
        <w:instrText xml:space="preserve"> ADDIN EN.CITE.DATA </w:instrText>
      </w:r>
      <w:r w:rsidR="00A820B2">
        <w:rPr>
          <w:sz w:val="21"/>
          <w:szCs w:val="21"/>
        </w:rPr>
      </w:r>
      <w:r w:rsidR="00A820B2">
        <w:rPr>
          <w:sz w:val="21"/>
          <w:szCs w:val="21"/>
        </w:rPr>
        <w:fldChar w:fldCharType="end"/>
      </w:r>
      <w:r w:rsidR="0056449B">
        <w:rPr>
          <w:sz w:val="21"/>
          <w:szCs w:val="21"/>
        </w:rPr>
      </w:r>
      <w:r w:rsidR="0056449B">
        <w:rPr>
          <w:sz w:val="21"/>
          <w:szCs w:val="21"/>
        </w:rPr>
        <w:fldChar w:fldCharType="separate"/>
      </w:r>
      <w:r w:rsidR="00710449">
        <w:rPr>
          <w:noProof/>
          <w:sz w:val="21"/>
          <w:szCs w:val="21"/>
        </w:rPr>
        <w:t>(1, 2)</w:t>
      </w:r>
      <w:r w:rsidR="0056449B">
        <w:rPr>
          <w:sz w:val="21"/>
          <w:szCs w:val="21"/>
        </w:rPr>
        <w:fldChar w:fldCharType="end"/>
      </w:r>
      <w:r w:rsidR="0056449B">
        <w:rPr>
          <w:rFonts w:ascii="Aptos" w:eastAsia="Aptos" w:hAnsi="Aptos" w:cs="Aptos"/>
          <w:sz w:val="21"/>
          <w:szCs w:val="21"/>
        </w:rPr>
        <w:t xml:space="preserve">. </w:t>
      </w:r>
      <w:r w:rsidR="15AA504D" w:rsidRPr="63AE63DD">
        <w:rPr>
          <w:rFonts w:ascii="Aptos" w:eastAsia="Aptos" w:hAnsi="Aptos" w:cs="Aptos"/>
          <w:sz w:val="21"/>
          <w:szCs w:val="21"/>
        </w:rPr>
        <w:t xml:space="preserve">Examining </w:t>
      </w:r>
      <w:r w:rsidRPr="63AE63DD">
        <w:rPr>
          <w:rFonts w:ascii="Aptos" w:eastAsia="Aptos" w:hAnsi="Aptos" w:cs="Aptos"/>
          <w:sz w:val="21"/>
          <w:szCs w:val="21"/>
        </w:rPr>
        <w:t>health metrics at both the tract and district levels can uncover shared burdens across district lines, encouraging cross-district collaboration to address common challenges.</w:t>
      </w:r>
      <w:ins w:id="10" w:author="Schnake-Mahl,Alina" w:date="2026-06-23T08:56:00Z" w16du:dateUtc="2026-06-23T12:56:00Z">
        <w:r w:rsidR="0009478B">
          <w:rPr>
            <w:rFonts w:ascii="Aptos" w:eastAsia="Aptos" w:hAnsi="Aptos" w:cs="Aptos"/>
            <w:sz w:val="21"/>
            <w:szCs w:val="21"/>
          </w:rPr>
          <w:t xml:space="preserve"> While we focus on two metrics </w:t>
        </w:r>
        <w:r w:rsidR="00A12FD2">
          <w:rPr>
            <w:rFonts w:ascii="Aptos" w:eastAsia="Aptos" w:hAnsi="Aptos" w:cs="Aptos"/>
            <w:sz w:val="21"/>
            <w:szCs w:val="21"/>
          </w:rPr>
          <w:t xml:space="preserve">in this brief report, additional metrics are </w:t>
        </w:r>
      </w:ins>
      <w:ins w:id="11" w:author="Schnake-Mahl,Alina" w:date="2026-06-23T08:57:00Z" w16du:dateUtc="2026-06-23T12:57:00Z">
        <w:r w:rsidR="00A12FD2">
          <w:rPr>
            <w:rFonts w:ascii="Aptos" w:eastAsia="Aptos" w:hAnsi="Aptos" w:cs="Aptos"/>
            <w:sz w:val="21"/>
            <w:szCs w:val="21"/>
          </w:rPr>
          <w:t xml:space="preserve">available on the dashboard. ADD OTHER LIMITATIONS. </w:t>
        </w:r>
      </w:ins>
    </w:p>
    <w:p w14:paraId="7F584E56" w14:textId="03055F96" w:rsidR="63AE63DD" w:rsidRPr="000B2873" w:rsidRDefault="13145F07" w:rsidP="000B2873">
      <w:pPr>
        <w:spacing w:before="240" w:after="240"/>
        <w:rPr>
          <w:rFonts w:ascii="Aptos" w:eastAsia="Aptos" w:hAnsi="Aptos" w:cs="Aptos"/>
          <w:sz w:val="21"/>
          <w:szCs w:val="21"/>
        </w:rPr>
      </w:pPr>
      <w:r w:rsidRPr="67E03662">
        <w:rPr>
          <w:rFonts w:ascii="Aptos" w:eastAsia="Aptos" w:hAnsi="Aptos" w:cs="Aptos"/>
          <w:sz w:val="21"/>
          <w:szCs w:val="21"/>
        </w:rPr>
        <w:t xml:space="preserve">Moreover, district-level averages are often used in policymaking, budgeting, and performance evaluation. </w:t>
      </w:r>
      <w:r w:rsidRPr="005D3CF9">
        <w:rPr>
          <w:rFonts w:ascii="Aptos" w:eastAsia="Aptos" w:hAnsi="Aptos" w:cs="Aptos"/>
          <w:sz w:val="21"/>
          <w:szCs w:val="21"/>
          <w:highlight w:val="yellow"/>
        </w:rPr>
        <w:t xml:space="preserve">Understanding </w:t>
      </w:r>
      <w:r w:rsidR="000F3A2B" w:rsidRPr="005D3CF9">
        <w:rPr>
          <w:rFonts w:ascii="Aptos" w:eastAsia="Aptos" w:hAnsi="Aptos" w:cs="Aptos"/>
          <w:sz w:val="21"/>
          <w:szCs w:val="21"/>
          <w:highlight w:val="yellow"/>
        </w:rPr>
        <w:t xml:space="preserve">district averages </w:t>
      </w:r>
      <w:r w:rsidR="00CE59EB" w:rsidRPr="005D3CF9">
        <w:rPr>
          <w:rFonts w:ascii="Aptos" w:eastAsia="Aptos" w:hAnsi="Aptos" w:cs="Aptos"/>
          <w:sz w:val="21"/>
          <w:szCs w:val="21"/>
          <w:highlight w:val="yellow"/>
        </w:rPr>
        <w:t xml:space="preserve">is </w:t>
      </w:r>
      <w:r w:rsidRPr="005D3CF9">
        <w:rPr>
          <w:rFonts w:ascii="Aptos" w:eastAsia="Aptos" w:hAnsi="Aptos" w:cs="Aptos"/>
          <w:sz w:val="21"/>
          <w:szCs w:val="21"/>
          <w:highlight w:val="yellow"/>
        </w:rPr>
        <w:t xml:space="preserve">critical for </w:t>
      </w:r>
      <w:r w:rsidR="007D5939" w:rsidRPr="005D3CF9">
        <w:rPr>
          <w:rFonts w:ascii="Aptos" w:eastAsia="Aptos" w:hAnsi="Aptos" w:cs="Aptos"/>
          <w:sz w:val="21"/>
          <w:szCs w:val="21"/>
          <w:highlight w:val="yellow"/>
        </w:rPr>
        <w:t>identifying overall district needs</w:t>
      </w:r>
      <w:r w:rsidR="00D4143B" w:rsidRPr="005D3CF9">
        <w:rPr>
          <w:rFonts w:ascii="Aptos" w:eastAsia="Aptos" w:hAnsi="Aptos" w:cs="Aptos"/>
          <w:sz w:val="21"/>
          <w:szCs w:val="21"/>
          <w:highlight w:val="yellow"/>
        </w:rPr>
        <w:t xml:space="preserve"> and city-wide disparities </w:t>
      </w:r>
      <w:r w:rsidR="00CE59EB" w:rsidRPr="005D3CF9">
        <w:rPr>
          <w:rFonts w:ascii="Aptos" w:eastAsia="Aptos" w:hAnsi="Aptos" w:cs="Aptos"/>
          <w:sz w:val="21"/>
          <w:szCs w:val="21"/>
          <w:highlight w:val="yellow"/>
        </w:rPr>
        <w:t>while investigating within-district variation enables</w:t>
      </w:r>
      <w:r w:rsidR="007D5939" w:rsidRPr="005D3CF9">
        <w:rPr>
          <w:rFonts w:ascii="Aptos" w:eastAsia="Aptos" w:hAnsi="Aptos" w:cs="Aptos"/>
          <w:sz w:val="21"/>
          <w:szCs w:val="21"/>
          <w:highlight w:val="yellow"/>
        </w:rPr>
        <w:t xml:space="preserve"> target</w:t>
      </w:r>
      <w:r w:rsidR="00CE59EB" w:rsidRPr="005D3CF9">
        <w:rPr>
          <w:rFonts w:ascii="Aptos" w:eastAsia="Aptos" w:hAnsi="Aptos" w:cs="Aptos"/>
          <w:sz w:val="21"/>
          <w:szCs w:val="21"/>
          <w:highlight w:val="yellow"/>
        </w:rPr>
        <w:t>ing of</w:t>
      </w:r>
      <w:r w:rsidR="007D5939" w:rsidRPr="005D3CF9">
        <w:rPr>
          <w:rFonts w:ascii="Aptos" w:eastAsia="Aptos" w:hAnsi="Aptos" w:cs="Aptos"/>
          <w:sz w:val="21"/>
          <w:szCs w:val="21"/>
          <w:highlight w:val="yellow"/>
        </w:rPr>
        <w:t xml:space="preserve"> interventions </w:t>
      </w:r>
      <w:r w:rsidR="00CE59EB" w:rsidRPr="005D3CF9">
        <w:rPr>
          <w:rFonts w:ascii="Aptos" w:eastAsia="Aptos" w:hAnsi="Aptos" w:cs="Aptos"/>
          <w:sz w:val="21"/>
          <w:szCs w:val="21"/>
          <w:highlight w:val="yellow"/>
        </w:rPr>
        <w:t>and equitable</w:t>
      </w:r>
      <w:r w:rsidR="007D5939" w:rsidRPr="005D3CF9">
        <w:rPr>
          <w:rFonts w:ascii="Aptos" w:eastAsia="Aptos" w:hAnsi="Aptos" w:cs="Aptos"/>
          <w:sz w:val="21"/>
          <w:szCs w:val="21"/>
          <w:highlight w:val="yellow"/>
        </w:rPr>
        <w:t xml:space="preserve"> resource allocation</w:t>
      </w:r>
      <w:r w:rsidRPr="005D3CF9">
        <w:rPr>
          <w:rFonts w:ascii="Aptos" w:eastAsia="Aptos" w:hAnsi="Aptos" w:cs="Aptos"/>
          <w:sz w:val="21"/>
          <w:szCs w:val="21"/>
          <w:highlight w:val="yellow"/>
        </w:rPr>
        <w:t>.</w:t>
      </w:r>
      <w:r w:rsidRPr="67E03662">
        <w:rPr>
          <w:rFonts w:ascii="Aptos" w:eastAsia="Aptos" w:hAnsi="Aptos" w:cs="Aptos"/>
          <w:sz w:val="21"/>
          <w:szCs w:val="21"/>
        </w:rPr>
        <w:t xml:space="preserve"> Combining granular and aggregate data provides a fuller picture of health inequities and supports more targeted, effective interventions.</w:t>
      </w:r>
    </w:p>
    <w:p w14:paraId="418F32DE" w14:textId="6649910B" w:rsidR="00996429" w:rsidRPr="00A455C4" w:rsidRDefault="00996429">
      <w:pPr>
        <w:rPr>
          <w:b/>
          <w:bCs/>
          <w:sz w:val="21"/>
          <w:szCs w:val="21"/>
        </w:rPr>
      </w:pPr>
      <w:r w:rsidRPr="00A455C4">
        <w:rPr>
          <w:b/>
          <w:bCs/>
          <w:sz w:val="21"/>
          <w:szCs w:val="21"/>
        </w:rPr>
        <w:t>Conclusion</w:t>
      </w:r>
    </w:p>
    <w:p w14:paraId="681D3CC1" w14:textId="75B5C292" w:rsidR="00996429" w:rsidRDefault="00C22F94">
      <w:pPr>
        <w:rPr>
          <w:sz w:val="21"/>
          <w:szCs w:val="21"/>
        </w:rPr>
      </w:pPr>
      <w:r w:rsidRPr="67E03662">
        <w:rPr>
          <w:sz w:val="21"/>
          <w:szCs w:val="21"/>
        </w:rPr>
        <w:t>Analyzing and reporting public health metrics by local city council districts</w:t>
      </w:r>
      <w:r w:rsidR="00133999" w:rsidRPr="67E03662">
        <w:rPr>
          <w:sz w:val="21"/>
          <w:szCs w:val="21"/>
        </w:rPr>
        <w:t xml:space="preserve"> is feasible using publicly available data and illuminates </w:t>
      </w:r>
      <w:r w:rsidR="00A7096C" w:rsidRPr="67E03662">
        <w:rPr>
          <w:sz w:val="21"/>
          <w:szCs w:val="21"/>
        </w:rPr>
        <w:t xml:space="preserve">inequities at politically relevant </w:t>
      </w:r>
      <w:r w:rsidR="00E47AC7" w:rsidRPr="67E03662">
        <w:rPr>
          <w:sz w:val="21"/>
          <w:szCs w:val="21"/>
        </w:rPr>
        <w:t xml:space="preserve">geographies. </w:t>
      </w:r>
      <w:r w:rsidR="00680266" w:rsidRPr="67E03662">
        <w:rPr>
          <w:sz w:val="21"/>
          <w:szCs w:val="21"/>
        </w:rPr>
        <w:t xml:space="preserve">This </w:t>
      </w:r>
      <w:r w:rsidR="00497E6B" w:rsidRPr="67E03662">
        <w:rPr>
          <w:sz w:val="21"/>
          <w:szCs w:val="21"/>
        </w:rPr>
        <w:t>analysis</w:t>
      </w:r>
      <w:r w:rsidR="00680266" w:rsidRPr="67E03662">
        <w:rPr>
          <w:sz w:val="21"/>
          <w:szCs w:val="21"/>
        </w:rPr>
        <w:t xml:space="preserve"> focused on Philadelphia, but health metrics </w:t>
      </w:r>
      <w:r w:rsidR="00497E6B" w:rsidRPr="67E03662">
        <w:rPr>
          <w:sz w:val="21"/>
          <w:szCs w:val="21"/>
        </w:rPr>
        <w:t xml:space="preserve">can be calculated using the same methodology for other jurisdictions. Doing so helps politicians, residents, and advocates better understand the health of their </w:t>
      </w:r>
      <w:r w:rsidR="00095202" w:rsidRPr="67E03662">
        <w:rPr>
          <w:sz w:val="21"/>
          <w:szCs w:val="21"/>
        </w:rPr>
        <w:t>districts</w:t>
      </w:r>
      <w:r w:rsidR="00497E6B" w:rsidRPr="67E03662">
        <w:rPr>
          <w:sz w:val="21"/>
          <w:szCs w:val="21"/>
        </w:rPr>
        <w:t xml:space="preserve"> and city. </w:t>
      </w:r>
    </w:p>
    <w:p w14:paraId="30ADF89B" w14:textId="2C710B17" w:rsidR="009E5456" w:rsidRPr="00A455C4" w:rsidRDefault="009E5456" w:rsidP="009E5456">
      <w:pPr>
        <w:rPr>
          <w:b/>
          <w:bCs/>
          <w:sz w:val="21"/>
          <w:szCs w:val="21"/>
        </w:rPr>
      </w:pPr>
      <w:r w:rsidRPr="67E03662">
        <w:rPr>
          <w:b/>
          <w:bCs/>
          <w:sz w:val="21"/>
          <w:szCs w:val="21"/>
        </w:rPr>
        <w:t xml:space="preserve">Fig1. </w:t>
      </w:r>
      <w:r w:rsidRPr="00600FF3">
        <w:rPr>
          <w:sz w:val="21"/>
          <w:szCs w:val="21"/>
        </w:rPr>
        <w:t xml:space="preserve">Lack of Health Insurance and Tree Canopy Coverage by Philadelphia City Council Districts: </w:t>
      </w:r>
      <w:r w:rsidR="0062473B">
        <w:rPr>
          <w:sz w:val="21"/>
          <w:szCs w:val="21"/>
        </w:rPr>
        <w:t>a</w:t>
      </w:r>
      <w:r w:rsidRPr="00600FF3">
        <w:rPr>
          <w:sz w:val="21"/>
          <w:szCs w:val="21"/>
        </w:rPr>
        <w:t xml:space="preserve">) % lacking health insurance by census tract, 2018-2022,  </w:t>
      </w:r>
      <w:r w:rsidR="0062473B">
        <w:rPr>
          <w:sz w:val="21"/>
          <w:szCs w:val="21"/>
        </w:rPr>
        <w:t>b</w:t>
      </w:r>
      <w:r w:rsidRPr="00600FF3">
        <w:rPr>
          <w:sz w:val="21"/>
          <w:szCs w:val="21"/>
        </w:rPr>
        <w:t xml:space="preserve">) % lacking health insurance by council district, </w:t>
      </w:r>
      <w:r w:rsidR="0062473B">
        <w:rPr>
          <w:sz w:val="21"/>
          <w:szCs w:val="21"/>
        </w:rPr>
        <w:t>c</w:t>
      </w:r>
      <w:r w:rsidRPr="00600FF3">
        <w:rPr>
          <w:sz w:val="21"/>
          <w:szCs w:val="21"/>
        </w:rPr>
        <w:t xml:space="preserve">) % tree coverage by census tract 2019, </w:t>
      </w:r>
      <w:r w:rsidR="0062473B">
        <w:rPr>
          <w:sz w:val="21"/>
          <w:szCs w:val="21"/>
        </w:rPr>
        <w:t>d</w:t>
      </w:r>
      <w:r w:rsidRPr="00600FF3">
        <w:rPr>
          <w:sz w:val="21"/>
          <w:szCs w:val="21"/>
        </w:rPr>
        <w:t>)% tree coverage by council district 2019</w:t>
      </w:r>
      <w:r w:rsidRPr="67E03662">
        <w:rPr>
          <w:b/>
          <w:bCs/>
          <w:sz w:val="21"/>
          <w:szCs w:val="21"/>
        </w:rPr>
        <w:t xml:space="preserve"> </w:t>
      </w:r>
    </w:p>
    <w:p w14:paraId="4FD78A09" w14:textId="77777777" w:rsidR="008F014A" w:rsidRDefault="008F014A">
      <w:pPr>
        <w:rPr>
          <w:b/>
          <w:bCs/>
          <w:sz w:val="21"/>
          <w:szCs w:val="21"/>
        </w:rPr>
      </w:pPr>
      <w:r>
        <w:rPr>
          <w:b/>
          <w:bCs/>
          <w:sz w:val="21"/>
          <w:szCs w:val="21"/>
        </w:rPr>
        <w:br w:type="page"/>
      </w:r>
    </w:p>
    <w:p w14:paraId="1260A218" w14:textId="77777777" w:rsidR="008F014A" w:rsidRDefault="008F014A">
      <w:pPr>
        <w:rPr>
          <w:b/>
          <w:bCs/>
          <w:sz w:val="21"/>
          <w:szCs w:val="21"/>
        </w:rPr>
      </w:pPr>
      <w:r>
        <w:rPr>
          <w:b/>
          <w:bCs/>
          <w:sz w:val="21"/>
          <w:szCs w:val="21"/>
        </w:rPr>
        <w:lastRenderedPageBreak/>
        <w:t>Acknowledgements</w:t>
      </w:r>
    </w:p>
    <w:p w14:paraId="2DF639EE" w14:textId="700AC8A9" w:rsidR="008F014A" w:rsidRPr="008F014A" w:rsidRDefault="008F014A" w:rsidP="008F014A">
      <w:pPr>
        <w:rPr>
          <w:b/>
          <w:bCs/>
          <w:sz w:val="21"/>
          <w:szCs w:val="21"/>
        </w:rPr>
      </w:pPr>
      <w:r>
        <w:rPr>
          <w:b/>
          <w:bCs/>
          <w:sz w:val="21"/>
          <w:szCs w:val="21"/>
        </w:rPr>
        <w:t xml:space="preserve">Financial Disclosure: </w:t>
      </w:r>
      <w:r w:rsidR="00E11266">
        <w:rPr>
          <w:rFonts w:eastAsia="Times New Roman" w:cstheme="minorHAnsi"/>
          <w:color w:val="202020"/>
        </w:rPr>
        <w:t xml:space="preserve">Amber Bolli received funding from </w:t>
      </w:r>
      <w:r w:rsidR="00E11266">
        <w:rPr>
          <w:sz w:val="22"/>
          <w:szCs w:val="22"/>
          <w:lang w:val="en"/>
        </w:rPr>
        <w:t>the Transform Academia for Equity grant from Robert Wood Johnson Foundation</w:t>
      </w:r>
      <w:r w:rsidR="00E11266" w:rsidRPr="003C4285">
        <w:rPr>
          <w:rFonts w:eastAsia="Times New Roman" w:cstheme="minorHAnsi"/>
          <w:color w:val="202020"/>
        </w:rPr>
        <w:t xml:space="preserve">. </w:t>
      </w:r>
      <w:r w:rsidR="003C4285" w:rsidRPr="003C4285">
        <w:rPr>
          <w:rFonts w:eastAsia="Times New Roman" w:cstheme="minorHAnsi"/>
          <w:color w:val="202020"/>
        </w:rPr>
        <w:t>The funders had no role in study design, data collection and analysis, decision to publish, or preparation of the manuscript.</w:t>
      </w:r>
    </w:p>
    <w:p w14:paraId="2E986878" w14:textId="660EBF04" w:rsidR="00B96C1A" w:rsidRPr="00083945" w:rsidRDefault="00CF6511">
      <w:pPr>
        <w:rPr>
          <w:b/>
          <w:bCs/>
          <w:sz w:val="21"/>
          <w:szCs w:val="21"/>
        </w:rPr>
      </w:pPr>
      <w:r>
        <w:rPr>
          <w:b/>
          <w:bCs/>
          <w:sz w:val="21"/>
          <w:szCs w:val="21"/>
        </w:rPr>
        <w:br w:type="page"/>
      </w:r>
      <w:r w:rsidR="00083945" w:rsidRPr="00083945">
        <w:rPr>
          <w:b/>
          <w:bCs/>
          <w:sz w:val="21"/>
          <w:szCs w:val="21"/>
        </w:rPr>
        <w:lastRenderedPageBreak/>
        <w:t>References</w:t>
      </w:r>
    </w:p>
    <w:p w14:paraId="2CD4C031" w14:textId="77777777" w:rsidR="005B1C82" w:rsidRPr="005B1C82" w:rsidRDefault="00B96C1A" w:rsidP="005B1C82">
      <w:pPr>
        <w:pStyle w:val="EndNoteBibliography"/>
        <w:spacing w:after="0"/>
        <w:rPr>
          <w:noProof/>
        </w:rPr>
      </w:pPr>
      <w:r>
        <w:rPr>
          <w:sz w:val="21"/>
          <w:szCs w:val="21"/>
        </w:rPr>
        <w:fldChar w:fldCharType="begin"/>
      </w:r>
      <w:r>
        <w:rPr>
          <w:sz w:val="21"/>
          <w:szCs w:val="21"/>
        </w:rPr>
        <w:instrText xml:space="preserve"> ADDIN EN.REFLIST </w:instrText>
      </w:r>
      <w:r>
        <w:rPr>
          <w:sz w:val="21"/>
          <w:szCs w:val="21"/>
        </w:rPr>
        <w:fldChar w:fldCharType="separate"/>
      </w:r>
      <w:r w:rsidR="005B1C82" w:rsidRPr="005B1C82">
        <w:rPr>
          <w:noProof/>
        </w:rPr>
        <w:t>1.</w:t>
      </w:r>
      <w:r w:rsidR="005B1C82" w:rsidRPr="005B1C82">
        <w:rPr>
          <w:noProof/>
        </w:rPr>
        <w:tab/>
        <w:t>Rushovich T, Nethery RC, White A, Krieger N. Gerrymandering and the Packing and Cracking of Medical Uninsurance Rates in the United States. J Public Health Manag Pract. 2024;30(6):832-43.</w:t>
      </w:r>
    </w:p>
    <w:p w14:paraId="30D013C9" w14:textId="77777777" w:rsidR="005B1C82" w:rsidRPr="005B1C82" w:rsidRDefault="005B1C82" w:rsidP="005B1C82">
      <w:pPr>
        <w:pStyle w:val="EndNoteBibliography"/>
        <w:spacing w:after="0"/>
        <w:rPr>
          <w:noProof/>
        </w:rPr>
      </w:pPr>
      <w:r w:rsidRPr="005B1C82">
        <w:rPr>
          <w:noProof/>
        </w:rPr>
        <w:t>2.</w:t>
      </w:r>
      <w:r w:rsidRPr="005B1C82">
        <w:rPr>
          <w:noProof/>
        </w:rPr>
        <w:tab/>
        <w:t>Schnake-Mahl A, Anfuso G, Bilal U, Goldstein ND, Purtle J, Hernandez SM, et al. Court-mandated redistricting and disparities in infant mortality and deaths of despair. BMC Public Health. 2025;25(1):1058.</w:t>
      </w:r>
    </w:p>
    <w:p w14:paraId="670AAEAA" w14:textId="77777777" w:rsidR="005B1C82" w:rsidRPr="005B1C82" w:rsidRDefault="005B1C82" w:rsidP="005B1C82">
      <w:pPr>
        <w:pStyle w:val="EndNoteBibliography"/>
        <w:spacing w:after="0"/>
        <w:rPr>
          <w:noProof/>
        </w:rPr>
      </w:pPr>
      <w:r w:rsidRPr="005B1C82">
        <w:rPr>
          <w:noProof/>
        </w:rPr>
        <w:t>3.</w:t>
      </w:r>
      <w:r w:rsidRPr="005B1C82">
        <w:rPr>
          <w:noProof/>
        </w:rPr>
        <w:tab/>
        <w:t>Spoer BR, Chen AS, Lampe TM, Nelson IS, Vierse A, Zazanis NV, et al. Validation of a geospatial aggregation method for congressional districts and other US administrative geographies. SSM - Population Health. 2023;24.</w:t>
      </w:r>
    </w:p>
    <w:p w14:paraId="30B6222D" w14:textId="321F15AC" w:rsidR="005B1C82" w:rsidRPr="005B1C82" w:rsidRDefault="005B1C82" w:rsidP="005B1C82">
      <w:pPr>
        <w:pStyle w:val="EndNoteBibliography"/>
        <w:spacing w:after="0"/>
        <w:rPr>
          <w:noProof/>
        </w:rPr>
      </w:pPr>
      <w:r w:rsidRPr="005B1C82">
        <w:rPr>
          <w:noProof/>
        </w:rPr>
        <w:t>4.</w:t>
      </w:r>
      <w:r w:rsidRPr="005B1C82">
        <w:rPr>
          <w:noProof/>
        </w:rPr>
        <w:tab/>
        <w:t xml:space="preserve">Rolheiser LA, Cordes J, Subramanian SV. Opioid Prescribing Rates by Congressional Districts, United States, 2016. </w:t>
      </w:r>
      <w:hyperlink r:id="rId13" w:history="1">
        <w:r w:rsidRPr="005B1C82">
          <w:rPr>
            <w:rStyle w:val="Hyperlink"/>
            <w:noProof/>
          </w:rPr>
          <w:t>https://doiorg/102105/AJPH2018304532</w:t>
        </w:r>
      </w:hyperlink>
      <w:r w:rsidRPr="005B1C82">
        <w:rPr>
          <w:noProof/>
        </w:rPr>
        <w:t>. 2018;108(9).</w:t>
      </w:r>
    </w:p>
    <w:p w14:paraId="6C2520E5" w14:textId="77777777" w:rsidR="005B1C82" w:rsidRPr="005B1C82" w:rsidRDefault="005B1C82" w:rsidP="005B1C82">
      <w:pPr>
        <w:pStyle w:val="EndNoteBibliography"/>
        <w:spacing w:after="0"/>
        <w:rPr>
          <w:noProof/>
        </w:rPr>
      </w:pPr>
      <w:r w:rsidRPr="005B1C82">
        <w:rPr>
          <w:noProof/>
        </w:rPr>
        <w:t>5.</w:t>
      </w:r>
      <w:r w:rsidRPr="005B1C82">
        <w:rPr>
          <w:noProof/>
        </w:rPr>
        <w:tab/>
        <w:t>Islami F, Wiese D, Marlow EC, Kratzer TB, Massey J, Sung H, et al. Progress in reducing cancer mortality in the United States by congressional district, 1996–2003 to 2012–2020. Cancer. 2023;129(16).</w:t>
      </w:r>
    </w:p>
    <w:p w14:paraId="3B03A06E" w14:textId="77777777" w:rsidR="005B1C82" w:rsidRPr="005B1C82" w:rsidRDefault="005B1C82" w:rsidP="005B1C82">
      <w:pPr>
        <w:pStyle w:val="EndNoteBibliography"/>
        <w:spacing w:after="0"/>
        <w:rPr>
          <w:noProof/>
        </w:rPr>
      </w:pPr>
      <w:r w:rsidRPr="005B1C82">
        <w:rPr>
          <w:noProof/>
        </w:rPr>
        <w:t>6.</w:t>
      </w:r>
      <w:r w:rsidRPr="005B1C82">
        <w:rPr>
          <w:noProof/>
        </w:rPr>
        <w:tab/>
        <w:t>Tunstall H, Mitchell R, Gibbs J, Platt S, Dorling D. Socio-demographic diversity and unexplained variation in death rates among the most deprived parliamentary constituencies in Britain. Journal of Public Health. 2012;34(2):296-304.</w:t>
      </w:r>
    </w:p>
    <w:p w14:paraId="2B5F821C" w14:textId="77777777" w:rsidR="005B1C82" w:rsidRPr="005B1C82" w:rsidRDefault="005B1C82" w:rsidP="005B1C82">
      <w:pPr>
        <w:pStyle w:val="EndNoteBibliography"/>
        <w:spacing w:after="0"/>
        <w:rPr>
          <w:noProof/>
        </w:rPr>
      </w:pPr>
      <w:r w:rsidRPr="005B1C82">
        <w:rPr>
          <w:noProof/>
        </w:rPr>
        <w:t>7.</w:t>
      </w:r>
      <w:r w:rsidRPr="005B1C82">
        <w:rPr>
          <w:noProof/>
        </w:rPr>
        <w:tab/>
        <w:t>Rajpal S, Ko S, Leckie G, Jain D, Blossom JC, Kim R, et al. India Policy Insights: Estimates of Population Health and Social Determinants Indicators Across Policy Units. Scientific Data. 2025;12(1):1592.</w:t>
      </w:r>
    </w:p>
    <w:p w14:paraId="20AAFE96" w14:textId="77777777" w:rsidR="005B1C82" w:rsidRPr="005B1C82" w:rsidRDefault="005B1C82" w:rsidP="005B1C82">
      <w:pPr>
        <w:pStyle w:val="EndNoteBibliography"/>
        <w:spacing w:after="0"/>
        <w:rPr>
          <w:noProof/>
        </w:rPr>
      </w:pPr>
      <w:r w:rsidRPr="005B1C82">
        <w:rPr>
          <w:noProof/>
        </w:rPr>
        <w:t>8.</w:t>
      </w:r>
      <w:r w:rsidRPr="005B1C82">
        <w:rPr>
          <w:noProof/>
        </w:rPr>
        <w:tab/>
        <w:t>deSouza PN, Subramanian SV. COVID-19 across United States congressional districts. Journal of Global Health Science. 2020;2(2).</w:t>
      </w:r>
    </w:p>
    <w:p w14:paraId="18D89B74" w14:textId="280A85A4" w:rsidR="005B1C82" w:rsidRPr="005B1C82" w:rsidRDefault="005B1C82" w:rsidP="005B1C82">
      <w:pPr>
        <w:pStyle w:val="EndNoteBibliography"/>
        <w:spacing w:after="0"/>
        <w:rPr>
          <w:noProof/>
        </w:rPr>
      </w:pPr>
      <w:r w:rsidRPr="005B1C82">
        <w:rPr>
          <w:noProof/>
        </w:rPr>
        <w:t>9.</w:t>
      </w:r>
      <w:r w:rsidRPr="005B1C82">
        <w:rPr>
          <w:noProof/>
        </w:rPr>
        <w:tab/>
        <w:t xml:space="preserve">Department of Population Health NYU Langone Health. Congressional District Health Dashboard  [Available from: </w:t>
      </w:r>
      <w:hyperlink r:id="rId14" w:history="1">
        <w:r w:rsidRPr="005B1C82">
          <w:rPr>
            <w:rStyle w:val="Hyperlink"/>
            <w:noProof/>
          </w:rPr>
          <w:t>https://www.congressionaldistricthealthdashboard.org/</w:t>
        </w:r>
      </w:hyperlink>
      <w:r w:rsidRPr="005B1C82">
        <w:rPr>
          <w:noProof/>
        </w:rPr>
        <w:t>.</w:t>
      </w:r>
    </w:p>
    <w:p w14:paraId="3E608457" w14:textId="77777777" w:rsidR="005B1C82" w:rsidRPr="005B1C82" w:rsidRDefault="005B1C82" w:rsidP="005B1C82">
      <w:pPr>
        <w:pStyle w:val="EndNoteBibliography"/>
        <w:spacing w:after="0"/>
        <w:rPr>
          <w:noProof/>
        </w:rPr>
      </w:pPr>
      <w:r w:rsidRPr="005B1C82">
        <w:rPr>
          <w:noProof/>
        </w:rPr>
        <w:t>10.</w:t>
      </w:r>
      <w:r w:rsidRPr="005B1C82">
        <w:rPr>
          <w:noProof/>
        </w:rPr>
        <w:tab/>
        <w:t>Schnake-Mahl A, Anfuso G, Goldstein ND, Purtle J, Eberth JM, Ortigoza A, et al. Measuring variation in infant mortality and deaths of despair by US congressional district in Pennsylvania: a methodological case study. American Journal of Epidemiology. 2024;193(7):1040-9.</w:t>
      </w:r>
    </w:p>
    <w:p w14:paraId="53BFFB43" w14:textId="77777777" w:rsidR="005B1C82" w:rsidRPr="005B1C82" w:rsidRDefault="005B1C82" w:rsidP="005B1C82">
      <w:pPr>
        <w:pStyle w:val="EndNoteBibliography"/>
        <w:spacing w:after="0"/>
        <w:rPr>
          <w:noProof/>
        </w:rPr>
      </w:pPr>
      <w:r w:rsidRPr="005B1C82">
        <w:rPr>
          <w:noProof/>
        </w:rPr>
        <w:t>11.</w:t>
      </w:r>
      <w:r w:rsidRPr="005B1C82">
        <w:rPr>
          <w:noProof/>
        </w:rPr>
        <w:tab/>
        <w:t>Nethery RC, Testa C, Tabb LP, Hanage WP, Chen JT, Krieger N. Addressing spatial misalignment in population health research: a case study of US congressional district political metrics and county health data. medRxiv. 2023.</w:t>
      </w:r>
    </w:p>
    <w:p w14:paraId="21043855" w14:textId="77777777" w:rsidR="005B1C82" w:rsidRPr="005B1C82" w:rsidRDefault="005B1C82" w:rsidP="005B1C82">
      <w:pPr>
        <w:pStyle w:val="EndNoteBibliography"/>
        <w:spacing w:after="0"/>
        <w:rPr>
          <w:noProof/>
        </w:rPr>
      </w:pPr>
      <w:r w:rsidRPr="005B1C82">
        <w:rPr>
          <w:noProof/>
        </w:rPr>
        <w:t>12.</w:t>
      </w:r>
      <w:r w:rsidRPr="005B1C82">
        <w:rPr>
          <w:noProof/>
        </w:rPr>
        <w:tab/>
        <w:t>Clark A, Scott D. Understanding the Impact of the Modifiable Areal Unit Problem on the Relationship between Active Travel and the Built Environment. Urban Studies. 2013;51(2):284-99.</w:t>
      </w:r>
    </w:p>
    <w:p w14:paraId="24229DEC" w14:textId="77777777" w:rsidR="005B1C82" w:rsidRPr="005B1C82" w:rsidRDefault="005B1C82" w:rsidP="005B1C82">
      <w:pPr>
        <w:pStyle w:val="EndNoteBibliography"/>
        <w:spacing w:after="0"/>
        <w:rPr>
          <w:noProof/>
        </w:rPr>
      </w:pPr>
      <w:r w:rsidRPr="005B1C82">
        <w:rPr>
          <w:noProof/>
        </w:rPr>
        <w:t>13.</w:t>
      </w:r>
      <w:r w:rsidRPr="005B1C82">
        <w:rPr>
          <w:noProof/>
        </w:rPr>
        <w:tab/>
        <w:t>Mavoa S, Bagheri N, Koohsari MJ, Kaczynski AT, Lamb KE, Oka K, et al. How Do Neighbourhood Definitions Influence the Associations between Built Environment and Physical Activity? Int J Environ Res Public Health. 2019;16(9).</w:t>
      </w:r>
    </w:p>
    <w:p w14:paraId="2C89BF35" w14:textId="77777777" w:rsidR="005B1C82" w:rsidRPr="005B1C82" w:rsidRDefault="005B1C82" w:rsidP="005B1C82">
      <w:pPr>
        <w:pStyle w:val="EndNoteBibliography"/>
        <w:spacing w:after="0"/>
        <w:rPr>
          <w:noProof/>
        </w:rPr>
      </w:pPr>
      <w:r w:rsidRPr="005B1C82">
        <w:rPr>
          <w:noProof/>
        </w:rPr>
        <w:t>14.</w:t>
      </w:r>
      <w:r w:rsidRPr="005B1C82">
        <w:rPr>
          <w:noProof/>
        </w:rPr>
        <w:tab/>
        <w:t>Krieger N, Chen JT, Waterman PD, Soobader MJ, Subramanian SV, Carson R. Geocoding and monitoring of US socioeconomic inequalities in mortality and cancer incidence: does the choice of area-based measure and geographic level matter?: the Public Health Disparities Geocoding Project. Am J Epidemiol. 2002;156(5):471-82.</w:t>
      </w:r>
    </w:p>
    <w:p w14:paraId="3BFEC045" w14:textId="77777777" w:rsidR="005B1C82" w:rsidRPr="005B1C82" w:rsidRDefault="005B1C82" w:rsidP="005B1C82">
      <w:pPr>
        <w:pStyle w:val="EndNoteBibliography"/>
        <w:spacing w:after="0"/>
        <w:rPr>
          <w:noProof/>
        </w:rPr>
      </w:pPr>
      <w:r w:rsidRPr="005B1C82">
        <w:rPr>
          <w:noProof/>
        </w:rPr>
        <w:lastRenderedPageBreak/>
        <w:t>15.</w:t>
      </w:r>
      <w:r w:rsidRPr="005B1C82">
        <w:rPr>
          <w:noProof/>
        </w:rPr>
        <w:tab/>
        <w:t>Mendez-Luck CA, Yu H, Meng YY, Jhawar M, Wallace SP. Estimating health conditions for small areas: asthma symptom prevalence for state legislative districts. Health Serv Res. 2007;42(6 Pt 2):2389-409.</w:t>
      </w:r>
    </w:p>
    <w:p w14:paraId="787AAAC9" w14:textId="77777777" w:rsidR="005B1C82" w:rsidRPr="005B1C82" w:rsidRDefault="005B1C82" w:rsidP="005B1C82">
      <w:pPr>
        <w:pStyle w:val="EndNoteBibliography"/>
        <w:spacing w:after="0"/>
        <w:rPr>
          <w:noProof/>
        </w:rPr>
      </w:pPr>
      <w:r w:rsidRPr="005B1C82">
        <w:rPr>
          <w:noProof/>
        </w:rPr>
        <w:t>16.</w:t>
      </w:r>
      <w:r w:rsidRPr="005B1C82">
        <w:rPr>
          <w:noProof/>
        </w:rPr>
        <w:tab/>
        <w:t>Yu H, Meng YY, Mendez-Luck CA, Jhawar M, Wallace SP. Small-area estimation of health insurance coverage for California legislative districts. Am J Public Health. 2007;97(4):731-7.</w:t>
      </w:r>
    </w:p>
    <w:p w14:paraId="5CC0E9BF" w14:textId="3196CF9D" w:rsidR="005B1C82" w:rsidRPr="005B1C82" w:rsidRDefault="005B1C82" w:rsidP="005B1C82">
      <w:pPr>
        <w:pStyle w:val="EndNoteBibliography"/>
        <w:spacing w:after="0"/>
        <w:rPr>
          <w:noProof/>
        </w:rPr>
      </w:pPr>
      <w:r w:rsidRPr="005B1C82">
        <w:rPr>
          <w:noProof/>
        </w:rPr>
        <w:t>17.</w:t>
      </w:r>
      <w:r w:rsidRPr="005B1C82">
        <w:rPr>
          <w:noProof/>
        </w:rPr>
        <w:tab/>
        <w:t xml:space="preserve">Health and Human Services. Michigan Senate District Dashboard  [Available from: </w:t>
      </w:r>
      <w:hyperlink r:id="rId15" w:history="1">
        <w:r w:rsidRPr="005B1C82">
          <w:rPr>
            <w:rStyle w:val="Hyperlink"/>
            <w:noProof/>
          </w:rPr>
          <w:t>https://www.michigan.gov/mdhhs/inside-mdhhs/statisticsreports/michigan-public-health-data-dashboards</w:t>
        </w:r>
      </w:hyperlink>
      <w:r w:rsidRPr="005B1C82">
        <w:rPr>
          <w:noProof/>
        </w:rPr>
        <w:t>.</w:t>
      </w:r>
    </w:p>
    <w:p w14:paraId="6E426D04" w14:textId="7C6EFB6F" w:rsidR="005B1C82" w:rsidRPr="005B1C82" w:rsidRDefault="005B1C82" w:rsidP="005B1C82">
      <w:pPr>
        <w:pStyle w:val="EndNoteBibliography"/>
        <w:spacing w:after="0"/>
        <w:rPr>
          <w:noProof/>
        </w:rPr>
      </w:pPr>
      <w:r w:rsidRPr="005B1C82">
        <w:rPr>
          <w:noProof/>
        </w:rPr>
        <w:t>18.</w:t>
      </w:r>
      <w:r w:rsidRPr="005B1C82">
        <w:rPr>
          <w:noProof/>
        </w:rPr>
        <w:tab/>
        <w:t xml:space="preserve">Kentucky Center for Statistics. Kentucky Legislative District Dashboard  [Available from: </w:t>
      </w:r>
      <w:hyperlink r:id="rId16" w:history="1">
        <w:r w:rsidRPr="005B1C82">
          <w:rPr>
            <w:rStyle w:val="Hyperlink"/>
            <w:noProof/>
          </w:rPr>
          <w:t>https://kystats.ky.gov/Latest/LD</w:t>
        </w:r>
      </w:hyperlink>
      <w:r w:rsidRPr="005B1C82">
        <w:rPr>
          <w:noProof/>
        </w:rPr>
        <w:t>.</w:t>
      </w:r>
    </w:p>
    <w:p w14:paraId="60007025" w14:textId="77777777" w:rsidR="005B1C82" w:rsidRPr="005B1C82" w:rsidRDefault="005B1C82" w:rsidP="005B1C82">
      <w:pPr>
        <w:pStyle w:val="EndNoteBibliography"/>
        <w:spacing w:after="0"/>
        <w:rPr>
          <w:noProof/>
        </w:rPr>
      </w:pPr>
      <w:r w:rsidRPr="005B1C82">
        <w:rPr>
          <w:noProof/>
        </w:rPr>
        <w:t>19.</w:t>
      </w:r>
      <w:r w:rsidRPr="005B1C82">
        <w:rPr>
          <w:noProof/>
        </w:rPr>
        <w:tab/>
        <w:t>Galea S, Vlahov D. URBAN HEALTH: Evidence, Challenges, and Directions. Annual Review of Public Health. 2005;26(Volume 26, 2005):341-65.</w:t>
      </w:r>
    </w:p>
    <w:p w14:paraId="042BAA50" w14:textId="77777777" w:rsidR="005B1C82" w:rsidRPr="005B1C82" w:rsidRDefault="005B1C82" w:rsidP="005B1C82">
      <w:pPr>
        <w:pStyle w:val="EndNoteBibliography"/>
        <w:spacing w:after="0"/>
        <w:rPr>
          <w:noProof/>
        </w:rPr>
      </w:pPr>
      <w:r w:rsidRPr="005B1C82">
        <w:rPr>
          <w:noProof/>
        </w:rPr>
        <w:t>20.</w:t>
      </w:r>
      <w:r w:rsidRPr="005B1C82">
        <w:rPr>
          <w:noProof/>
        </w:rPr>
        <w:tab/>
        <w:t>Schnake-Mahl AS, Jahn JL, Purtle J, Bilal U. Considering multiple governance levels in epidemiologic analysis of public policies. Soc Sci Med. 2022;314:115444.</w:t>
      </w:r>
    </w:p>
    <w:p w14:paraId="5B8A27A4" w14:textId="77777777" w:rsidR="005B1C82" w:rsidRPr="005B1C82" w:rsidRDefault="005B1C82" w:rsidP="005B1C82">
      <w:pPr>
        <w:pStyle w:val="EndNoteBibliography"/>
        <w:spacing w:after="0"/>
        <w:rPr>
          <w:noProof/>
        </w:rPr>
      </w:pPr>
      <w:r w:rsidRPr="005B1C82">
        <w:rPr>
          <w:noProof/>
        </w:rPr>
        <w:t>21.</w:t>
      </w:r>
      <w:r w:rsidRPr="005B1C82">
        <w:rPr>
          <w:noProof/>
        </w:rPr>
        <w:tab/>
        <w:t>Schnake-Mahl A, Anfuso G, Hernandez SM, Bilal U. Geospatial Data Aggregation Methods for Novel Geographies: Validating Congressional District Life Expectancy Estimates. Epidemiology. 2024.</w:t>
      </w:r>
    </w:p>
    <w:p w14:paraId="7D101393" w14:textId="77777777" w:rsidR="005B1C82" w:rsidRPr="005B1C82" w:rsidRDefault="005B1C82" w:rsidP="005B1C82">
      <w:pPr>
        <w:pStyle w:val="EndNoteBibliography"/>
        <w:spacing w:after="0"/>
        <w:rPr>
          <w:noProof/>
        </w:rPr>
      </w:pPr>
      <w:r w:rsidRPr="005B1C82">
        <w:rPr>
          <w:noProof/>
        </w:rPr>
        <w:t>22.</w:t>
      </w:r>
      <w:r w:rsidRPr="005B1C82">
        <w:rPr>
          <w:noProof/>
        </w:rPr>
        <w:tab/>
        <w:t>Collaborative DUUH. Average percent tree canopy National Land Cover Dataset (NLCD) Contiguous US. 2019.</w:t>
      </w:r>
    </w:p>
    <w:p w14:paraId="444EF00C" w14:textId="77777777" w:rsidR="005B1C82" w:rsidRPr="005B1C82" w:rsidRDefault="005B1C82" w:rsidP="005B1C82">
      <w:pPr>
        <w:pStyle w:val="EndNoteBibliography"/>
        <w:spacing w:after="0"/>
        <w:rPr>
          <w:noProof/>
        </w:rPr>
      </w:pPr>
      <w:r w:rsidRPr="005B1C82">
        <w:rPr>
          <w:noProof/>
        </w:rPr>
        <w:t>23.</w:t>
      </w:r>
      <w:r w:rsidRPr="005B1C82">
        <w:rPr>
          <w:noProof/>
        </w:rPr>
        <w:tab/>
        <w:t>Kondo MC, South EC, Branas CC, Richmond TS, Wiebe DJ. The Association Between Urban Tree Cover and Gun Assault: A Case-Control and Case-Crossover Study. Am J Epidemiol. 2017;186(3):289-96.</w:t>
      </w:r>
    </w:p>
    <w:p w14:paraId="5C80735E" w14:textId="77777777" w:rsidR="005B1C82" w:rsidRPr="005B1C82" w:rsidRDefault="005B1C82" w:rsidP="005B1C82">
      <w:pPr>
        <w:pStyle w:val="EndNoteBibliography"/>
        <w:spacing w:after="0"/>
        <w:rPr>
          <w:noProof/>
        </w:rPr>
      </w:pPr>
      <w:r w:rsidRPr="005B1C82">
        <w:rPr>
          <w:noProof/>
        </w:rPr>
        <w:t>24.</w:t>
      </w:r>
      <w:r w:rsidRPr="005B1C82">
        <w:rPr>
          <w:noProof/>
        </w:rPr>
        <w:tab/>
        <w:t>Kondo MC, Mueller N, Locke DH, Roman LA, Rojas-Rueda D, Schinasi LH, et al. Health impact assessment of Philadelphia's 2025 tree canopy cover goals. Lancet Planet Health. 2020;4(4):e149-e57.</w:t>
      </w:r>
    </w:p>
    <w:p w14:paraId="7E5804C0" w14:textId="77777777" w:rsidR="005B1C82" w:rsidRPr="005B1C82" w:rsidRDefault="005B1C82" w:rsidP="005B1C82">
      <w:pPr>
        <w:pStyle w:val="EndNoteBibliography"/>
        <w:spacing w:after="0"/>
        <w:rPr>
          <w:noProof/>
        </w:rPr>
      </w:pPr>
      <w:r w:rsidRPr="005B1C82">
        <w:rPr>
          <w:noProof/>
        </w:rPr>
        <w:t>25.</w:t>
      </w:r>
      <w:r w:rsidRPr="005B1C82">
        <w:rPr>
          <w:noProof/>
        </w:rPr>
        <w:tab/>
        <w:t>Akpinar A, Barbosa-Leiker C, Brooks KR. Does green space matter? Exploring relationships between green space type and health indicators. Urban Forestry &amp; Urban Greening. 2016;20:407-18.</w:t>
      </w:r>
    </w:p>
    <w:p w14:paraId="5360DD34" w14:textId="77777777" w:rsidR="005B1C82" w:rsidRPr="005B1C82" w:rsidRDefault="005B1C82" w:rsidP="005B1C82">
      <w:pPr>
        <w:pStyle w:val="EndNoteBibliography"/>
        <w:spacing w:after="0"/>
        <w:rPr>
          <w:noProof/>
        </w:rPr>
      </w:pPr>
      <w:r w:rsidRPr="005B1C82">
        <w:rPr>
          <w:noProof/>
        </w:rPr>
        <w:t>26.</w:t>
      </w:r>
      <w:r w:rsidRPr="005B1C82">
        <w:rPr>
          <w:noProof/>
        </w:rPr>
        <w:tab/>
        <w:t>Evelly J. City Council Debates Mandatory Air Conditioning Bill. City Limits. 2024.</w:t>
      </w:r>
    </w:p>
    <w:p w14:paraId="61E031F4" w14:textId="77777777" w:rsidR="005B1C82" w:rsidRPr="005B1C82" w:rsidRDefault="005B1C82" w:rsidP="005B1C82">
      <w:pPr>
        <w:pStyle w:val="EndNoteBibliography"/>
        <w:spacing w:after="0"/>
        <w:rPr>
          <w:noProof/>
        </w:rPr>
      </w:pPr>
      <w:r w:rsidRPr="005B1C82">
        <w:rPr>
          <w:noProof/>
        </w:rPr>
        <w:t>27.</w:t>
      </w:r>
      <w:r w:rsidRPr="005B1C82">
        <w:rPr>
          <w:noProof/>
        </w:rPr>
        <w:tab/>
        <w:t>Han N, Rosenfeld M. Philadelphia area Latino residents face barriers to health insurance. ABC 6 Action News. 2021.</w:t>
      </w:r>
    </w:p>
    <w:p w14:paraId="333603E5" w14:textId="77777777" w:rsidR="005B1C82" w:rsidRPr="005B1C82" w:rsidRDefault="005B1C82" w:rsidP="005B1C82">
      <w:pPr>
        <w:pStyle w:val="EndNoteBibliography"/>
        <w:spacing w:after="0"/>
        <w:rPr>
          <w:noProof/>
        </w:rPr>
      </w:pPr>
      <w:r w:rsidRPr="005B1C82">
        <w:rPr>
          <w:noProof/>
        </w:rPr>
        <w:t>28.</w:t>
      </w:r>
      <w:r w:rsidRPr="005B1C82">
        <w:rPr>
          <w:noProof/>
        </w:rPr>
        <w:tab/>
        <w:t>Passel JS, Krogstad JM. What we know about unauthorized immigrants living in the U.S.: PEW Research Center; 2024.</w:t>
      </w:r>
    </w:p>
    <w:p w14:paraId="4B777E01" w14:textId="77777777" w:rsidR="005B1C82" w:rsidRPr="005B1C82" w:rsidRDefault="005B1C82" w:rsidP="005B1C82">
      <w:pPr>
        <w:pStyle w:val="EndNoteBibliography"/>
        <w:spacing w:after="0"/>
        <w:rPr>
          <w:noProof/>
        </w:rPr>
      </w:pPr>
      <w:r w:rsidRPr="005B1C82">
        <w:rPr>
          <w:noProof/>
        </w:rPr>
        <w:t>29.</w:t>
      </w:r>
      <w:r w:rsidRPr="005B1C82">
        <w:rPr>
          <w:noProof/>
        </w:rPr>
        <w:tab/>
        <w:t>Casserly D. Health Care for Immigrants: A Manual for Advocates in Pennsylvania. Pennsylvania Health Law Project; 2017.</w:t>
      </w:r>
    </w:p>
    <w:p w14:paraId="43AF0090" w14:textId="77777777" w:rsidR="005B1C82" w:rsidRPr="005B1C82" w:rsidRDefault="005B1C82" w:rsidP="005B1C82">
      <w:pPr>
        <w:pStyle w:val="EndNoteBibliography"/>
        <w:rPr>
          <w:noProof/>
        </w:rPr>
      </w:pPr>
      <w:r w:rsidRPr="005B1C82">
        <w:rPr>
          <w:noProof/>
        </w:rPr>
        <w:t>30.</w:t>
      </w:r>
      <w:r w:rsidRPr="005B1C82">
        <w:rPr>
          <w:noProof/>
        </w:rPr>
        <w:tab/>
        <w:t>Wong DWS. The Modifiable Areal Unit Problem (MAUP). In: Janelle DG, Warf, B., Hansen, K., editor. WorldMinds: Geographical Perspectives on 100 Problems. Dordrecht: Springer; 2004.</w:t>
      </w:r>
    </w:p>
    <w:p w14:paraId="2FF38C28" w14:textId="582CA47C" w:rsidR="00F81F4B" w:rsidRPr="00A455C4" w:rsidRDefault="00B96C1A">
      <w:pPr>
        <w:rPr>
          <w:sz w:val="21"/>
          <w:szCs w:val="21"/>
        </w:rPr>
      </w:pPr>
      <w:r>
        <w:rPr>
          <w:sz w:val="21"/>
          <w:szCs w:val="21"/>
        </w:rPr>
        <w:fldChar w:fldCharType="end"/>
      </w:r>
    </w:p>
    <w:sectPr w:rsidR="00F81F4B" w:rsidRPr="00A455C4" w:rsidSect="0098532D">
      <w:footerReference w:type="even" r:id="rId17"/>
      <w:footerReference w:type="default" r:id="rId18"/>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chnake-Mahl,Alina" w:date="2026-06-23T08:40:00Z" w:initials="SM">
    <w:p w14:paraId="13E1EE0A" w14:textId="77777777" w:rsidR="00FA256D" w:rsidRDefault="00FA256D" w:rsidP="00FA256D">
      <w:r>
        <w:rPr>
          <w:rStyle w:val="CommentReference"/>
        </w:rPr>
        <w:annotationRef/>
      </w:r>
      <w:r>
        <w:rPr>
          <w:sz w:val="20"/>
          <w:szCs w:val="20"/>
        </w:rPr>
        <w:t xml:space="preserve">I'd add this and then add to the response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E1EE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112945D" w16cex:dateUtc="2026-06-23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E1EE0A" w16cid:durableId="711294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959A66" w14:textId="77777777" w:rsidR="0026497F" w:rsidRDefault="0026497F" w:rsidP="00D658AC">
      <w:pPr>
        <w:spacing w:after="0" w:line="240" w:lineRule="auto"/>
      </w:pPr>
      <w:r>
        <w:separator/>
      </w:r>
    </w:p>
  </w:endnote>
  <w:endnote w:type="continuationSeparator" w:id="0">
    <w:p w14:paraId="0D30891F" w14:textId="77777777" w:rsidR="0026497F" w:rsidRDefault="0026497F" w:rsidP="00D65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29912339"/>
      <w:docPartObj>
        <w:docPartGallery w:val="Page Numbers (Bottom of Page)"/>
        <w:docPartUnique/>
      </w:docPartObj>
    </w:sdtPr>
    <w:sdtContent>
      <w:p w14:paraId="482064AA" w14:textId="4EF23246" w:rsidR="00D658AC" w:rsidRDefault="00D658AC" w:rsidP="00314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B23ECF" w14:textId="77777777" w:rsidR="00D658AC" w:rsidRDefault="00D658AC" w:rsidP="00D658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48536005"/>
      <w:docPartObj>
        <w:docPartGallery w:val="Page Numbers (Bottom of Page)"/>
        <w:docPartUnique/>
      </w:docPartObj>
    </w:sdtPr>
    <w:sdtContent>
      <w:p w14:paraId="6B783813" w14:textId="4BFD5C92" w:rsidR="00D658AC" w:rsidRDefault="00D658AC" w:rsidP="00314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7DF4574" w14:textId="77777777" w:rsidR="00D658AC" w:rsidRDefault="00D658AC" w:rsidP="00D658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DE5092" w14:textId="77777777" w:rsidR="0026497F" w:rsidRDefault="0026497F" w:rsidP="00D658AC">
      <w:pPr>
        <w:spacing w:after="0" w:line="240" w:lineRule="auto"/>
      </w:pPr>
      <w:r>
        <w:separator/>
      </w:r>
    </w:p>
  </w:footnote>
  <w:footnote w:type="continuationSeparator" w:id="0">
    <w:p w14:paraId="100AAB28" w14:textId="77777777" w:rsidR="0026497F" w:rsidRDefault="0026497F" w:rsidP="00D65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CA7201"/>
    <w:multiLevelType w:val="hybridMultilevel"/>
    <w:tmpl w:val="B6EC25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161E83"/>
    <w:multiLevelType w:val="multilevel"/>
    <w:tmpl w:val="625A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095439">
    <w:abstractNumId w:val="1"/>
  </w:num>
  <w:num w:numId="2" w16cid:durableId="16189462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chnake-Mahl,Alina">
    <w15:presenceInfo w15:providerId="AD" w15:userId="S::as5494@drexel.edu::bf334678-cb8f-4bd7-809d-a20efc2104a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ax92wdr7adtz5etxvfxdfr0s5z2etvt2v0z&quot;&gt;My EndNote Library&lt;record-ids&gt;&lt;item&gt;155&lt;/item&gt;&lt;item&gt;156&lt;/item&gt;&lt;item&gt;157&lt;/item&gt;&lt;item&gt;158&lt;/item&gt;&lt;item&gt;260&lt;/item&gt;&lt;item&gt;282&lt;/item&gt;&lt;item&gt;283&lt;/item&gt;&lt;item&gt;286&lt;/item&gt;&lt;item&gt;298&lt;/item&gt;&lt;item&gt;302&lt;/item&gt;&lt;item&gt;311&lt;/item&gt;&lt;item&gt;315&lt;/item&gt;&lt;item&gt;333&lt;/item&gt;&lt;item&gt;336&lt;/item&gt;&lt;item&gt;348&lt;/item&gt;&lt;item&gt;350&lt;/item&gt;&lt;item&gt;354&lt;/item&gt;&lt;item&gt;356&lt;/item&gt;&lt;item&gt;363&lt;/item&gt;&lt;item&gt;589&lt;/item&gt;&lt;item&gt;590&lt;/item&gt;&lt;item&gt;591&lt;/item&gt;&lt;item&gt;592&lt;/item&gt;&lt;item&gt;594&lt;/item&gt;&lt;item&gt;701&lt;/item&gt;&lt;item&gt;702&lt;/item&gt;&lt;item&gt;703&lt;/item&gt;&lt;item&gt;704&lt;/item&gt;&lt;item&gt;705&lt;/item&gt;&lt;item&gt;706&lt;/item&gt;&lt;/record-ids&gt;&lt;/item&gt;&lt;/Libraries&gt;"/>
    <w:docVar w:name="EN.UseJSCitationFormat" w:val="False"/>
  </w:docVars>
  <w:rsids>
    <w:rsidRoot w:val="00996429"/>
    <w:rsid w:val="000051F0"/>
    <w:rsid w:val="000118B7"/>
    <w:rsid w:val="0001213A"/>
    <w:rsid w:val="00012691"/>
    <w:rsid w:val="00014628"/>
    <w:rsid w:val="00016115"/>
    <w:rsid w:val="0001770C"/>
    <w:rsid w:val="0001770F"/>
    <w:rsid w:val="000222BA"/>
    <w:rsid w:val="00022CFC"/>
    <w:rsid w:val="00024CE5"/>
    <w:rsid w:val="000275D4"/>
    <w:rsid w:val="0002782B"/>
    <w:rsid w:val="000320C3"/>
    <w:rsid w:val="00032D0A"/>
    <w:rsid w:val="0003442D"/>
    <w:rsid w:val="00034B20"/>
    <w:rsid w:val="000360DA"/>
    <w:rsid w:val="00045E20"/>
    <w:rsid w:val="00052A27"/>
    <w:rsid w:val="00062D29"/>
    <w:rsid w:val="00064EF6"/>
    <w:rsid w:val="00067674"/>
    <w:rsid w:val="00073182"/>
    <w:rsid w:val="0007518E"/>
    <w:rsid w:val="00076D10"/>
    <w:rsid w:val="000813B7"/>
    <w:rsid w:val="000830A5"/>
    <w:rsid w:val="00083945"/>
    <w:rsid w:val="00092974"/>
    <w:rsid w:val="0009478B"/>
    <w:rsid w:val="00095202"/>
    <w:rsid w:val="000A2909"/>
    <w:rsid w:val="000B2873"/>
    <w:rsid w:val="000B4B4F"/>
    <w:rsid w:val="000C0F68"/>
    <w:rsid w:val="000C2DE8"/>
    <w:rsid w:val="000D436D"/>
    <w:rsid w:val="000F3A2B"/>
    <w:rsid w:val="0010527E"/>
    <w:rsid w:val="00105D89"/>
    <w:rsid w:val="00112558"/>
    <w:rsid w:val="00116089"/>
    <w:rsid w:val="00116934"/>
    <w:rsid w:val="00123FDD"/>
    <w:rsid w:val="00125445"/>
    <w:rsid w:val="00132493"/>
    <w:rsid w:val="00133999"/>
    <w:rsid w:val="00137285"/>
    <w:rsid w:val="001373E8"/>
    <w:rsid w:val="0013767B"/>
    <w:rsid w:val="001515B2"/>
    <w:rsid w:val="00151C97"/>
    <w:rsid w:val="0015361C"/>
    <w:rsid w:val="001570B8"/>
    <w:rsid w:val="0016468F"/>
    <w:rsid w:val="00166E01"/>
    <w:rsid w:val="00171059"/>
    <w:rsid w:val="00174F08"/>
    <w:rsid w:val="00194FB0"/>
    <w:rsid w:val="001A10DC"/>
    <w:rsid w:val="001A140D"/>
    <w:rsid w:val="001A3094"/>
    <w:rsid w:val="001A3629"/>
    <w:rsid w:val="001B3AF5"/>
    <w:rsid w:val="001C06BB"/>
    <w:rsid w:val="001C30AA"/>
    <w:rsid w:val="001C5F4C"/>
    <w:rsid w:val="001C78FB"/>
    <w:rsid w:val="001D56DB"/>
    <w:rsid w:val="001E1676"/>
    <w:rsid w:val="001E21E7"/>
    <w:rsid w:val="001E459A"/>
    <w:rsid w:val="001E6595"/>
    <w:rsid w:val="001F0629"/>
    <w:rsid w:val="001F207F"/>
    <w:rsid w:val="001F280E"/>
    <w:rsid w:val="001F2F36"/>
    <w:rsid w:val="001F4093"/>
    <w:rsid w:val="001F6B98"/>
    <w:rsid w:val="00202459"/>
    <w:rsid w:val="00202463"/>
    <w:rsid w:val="00205441"/>
    <w:rsid w:val="00222328"/>
    <w:rsid w:val="00224BE6"/>
    <w:rsid w:val="00231B4E"/>
    <w:rsid w:val="00231D14"/>
    <w:rsid w:val="00237BA3"/>
    <w:rsid w:val="0024772E"/>
    <w:rsid w:val="0025386C"/>
    <w:rsid w:val="0026497F"/>
    <w:rsid w:val="00276D19"/>
    <w:rsid w:val="002837D9"/>
    <w:rsid w:val="002871E9"/>
    <w:rsid w:val="00291870"/>
    <w:rsid w:val="002A6ABD"/>
    <w:rsid w:val="002A6F42"/>
    <w:rsid w:val="002A7994"/>
    <w:rsid w:val="002B0C8A"/>
    <w:rsid w:val="002B75E3"/>
    <w:rsid w:val="002C408A"/>
    <w:rsid w:val="002C59EC"/>
    <w:rsid w:val="002D061A"/>
    <w:rsid w:val="002D0F06"/>
    <w:rsid w:val="002D37B1"/>
    <w:rsid w:val="002D77B6"/>
    <w:rsid w:val="002E5247"/>
    <w:rsid w:val="002F06E3"/>
    <w:rsid w:val="00301C50"/>
    <w:rsid w:val="00305A64"/>
    <w:rsid w:val="00310E08"/>
    <w:rsid w:val="00313FFB"/>
    <w:rsid w:val="003146C4"/>
    <w:rsid w:val="00316A9E"/>
    <w:rsid w:val="00316ABC"/>
    <w:rsid w:val="0032137B"/>
    <w:rsid w:val="0032497C"/>
    <w:rsid w:val="0032577B"/>
    <w:rsid w:val="00334B69"/>
    <w:rsid w:val="00341741"/>
    <w:rsid w:val="0034494D"/>
    <w:rsid w:val="00345B83"/>
    <w:rsid w:val="00347A11"/>
    <w:rsid w:val="0036027A"/>
    <w:rsid w:val="0036028F"/>
    <w:rsid w:val="00360877"/>
    <w:rsid w:val="00362D95"/>
    <w:rsid w:val="00362F2C"/>
    <w:rsid w:val="00363688"/>
    <w:rsid w:val="00363A36"/>
    <w:rsid w:val="003644FC"/>
    <w:rsid w:val="0036671F"/>
    <w:rsid w:val="00366CDC"/>
    <w:rsid w:val="00372E94"/>
    <w:rsid w:val="0037305F"/>
    <w:rsid w:val="00377CD6"/>
    <w:rsid w:val="00380293"/>
    <w:rsid w:val="003843E6"/>
    <w:rsid w:val="00390CDF"/>
    <w:rsid w:val="00391F9F"/>
    <w:rsid w:val="00395CC4"/>
    <w:rsid w:val="003A4EF4"/>
    <w:rsid w:val="003B03E0"/>
    <w:rsid w:val="003B2AA1"/>
    <w:rsid w:val="003C0311"/>
    <w:rsid w:val="003C4285"/>
    <w:rsid w:val="003C6291"/>
    <w:rsid w:val="003C73DC"/>
    <w:rsid w:val="003C7520"/>
    <w:rsid w:val="003C792C"/>
    <w:rsid w:val="003C7A07"/>
    <w:rsid w:val="003D0208"/>
    <w:rsid w:val="003D2DE7"/>
    <w:rsid w:val="003D31DD"/>
    <w:rsid w:val="003E11F3"/>
    <w:rsid w:val="003E57B4"/>
    <w:rsid w:val="003E6AA2"/>
    <w:rsid w:val="003F075D"/>
    <w:rsid w:val="004013DD"/>
    <w:rsid w:val="00404931"/>
    <w:rsid w:val="004054A4"/>
    <w:rsid w:val="00412B5A"/>
    <w:rsid w:val="00413A1F"/>
    <w:rsid w:val="00420759"/>
    <w:rsid w:val="0042086D"/>
    <w:rsid w:val="00424C2D"/>
    <w:rsid w:val="00425C0D"/>
    <w:rsid w:val="004267D0"/>
    <w:rsid w:val="00430421"/>
    <w:rsid w:val="00445293"/>
    <w:rsid w:val="00446253"/>
    <w:rsid w:val="0044739C"/>
    <w:rsid w:val="00452363"/>
    <w:rsid w:val="0045286F"/>
    <w:rsid w:val="0046110D"/>
    <w:rsid w:val="00461153"/>
    <w:rsid w:val="00464307"/>
    <w:rsid w:val="00482282"/>
    <w:rsid w:val="00482317"/>
    <w:rsid w:val="00483DB5"/>
    <w:rsid w:val="00493516"/>
    <w:rsid w:val="00494A63"/>
    <w:rsid w:val="00497E6B"/>
    <w:rsid w:val="004A0EBD"/>
    <w:rsid w:val="004A6AD1"/>
    <w:rsid w:val="004B02A1"/>
    <w:rsid w:val="004B0C69"/>
    <w:rsid w:val="004B43D6"/>
    <w:rsid w:val="004B4B03"/>
    <w:rsid w:val="004C38F1"/>
    <w:rsid w:val="004C4CB0"/>
    <w:rsid w:val="004C5999"/>
    <w:rsid w:val="004D058C"/>
    <w:rsid w:val="004D2DAD"/>
    <w:rsid w:val="004D5A3F"/>
    <w:rsid w:val="004D65CC"/>
    <w:rsid w:val="004D75DC"/>
    <w:rsid w:val="004E751E"/>
    <w:rsid w:val="004F0E06"/>
    <w:rsid w:val="005020AF"/>
    <w:rsid w:val="00503D55"/>
    <w:rsid w:val="00504FA9"/>
    <w:rsid w:val="005145FB"/>
    <w:rsid w:val="0052141A"/>
    <w:rsid w:val="00533904"/>
    <w:rsid w:val="00535704"/>
    <w:rsid w:val="00536DFC"/>
    <w:rsid w:val="0053798A"/>
    <w:rsid w:val="00537A06"/>
    <w:rsid w:val="005419DB"/>
    <w:rsid w:val="00543131"/>
    <w:rsid w:val="005511E8"/>
    <w:rsid w:val="0055784E"/>
    <w:rsid w:val="0056449B"/>
    <w:rsid w:val="0057413A"/>
    <w:rsid w:val="00574567"/>
    <w:rsid w:val="005836F5"/>
    <w:rsid w:val="00587A8B"/>
    <w:rsid w:val="00593FD9"/>
    <w:rsid w:val="00595838"/>
    <w:rsid w:val="005B1C82"/>
    <w:rsid w:val="005B6CE8"/>
    <w:rsid w:val="005D2636"/>
    <w:rsid w:val="005D29E5"/>
    <w:rsid w:val="005D3AF8"/>
    <w:rsid w:val="005D3CF9"/>
    <w:rsid w:val="005D62BC"/>
    <w:rsid w:val="005D7338"/>
    <w:rsid w:val="005E26CA"/>
    <w:rsid w:val="005E2C33"/>
    <w:rsid w:val="005E6BD3"/>
    <w:rsid w:val="005E713D"/>
    <w:rsid w:val="005F23B6"/>
    <w:rsid w:val="00600FF3"/>
    <w:rsid w:val="0060452C"/>
    <w:rsid w:val="00606DE6"/>
    <w:rsid w:val="00607E4C"/>
    <w:rsid w:val="00611E33"/>
    <w:rsid w:val="0062473B"/>
    <w:rsid w:val="0062707D"/>
    <w:rsid w:val="0063386A"/>
    <w:rsid w:val="00633CEB"/>
    <w:rsid w:val="00635646"/>
    <w:rsid w:val="00635A76"/>
    <w:rsid w:val="0064023C"/>
    <w:rsid w:val="00640518"/>
    <w:rsid w:val="00640ACA"/>
    <w:rsid w:val="006428A3"/>
    <w:rsid w:val="0064371A"/>
    <w:rsid w:val="00646F89"/>
    <w:rsid w:val="00647A90"/>
    <w:rsid w:val="0065578A"/>
    <w:rsid w:val="006616DC"/>
    <w:rsid w:val="00665B61"/>
    <w:rsid w:val="00666AE7"/>
    <w:rsid w:val="00675B79"/>
    <w:rsid w:val="00680266"/>
    <w:rsid w:val="00682574"/>
    <w:rsid w:val="00686423"/>
    <w:rsid w:val="006876F5"/>
    <w:rsid w:val="00694541"/>
    <w:rsid w:val="006A0BAD"/>
    <w:rsid w:val="006A2BAB"/>
    <w:rsid w:val="006B3FF8"/>
    <w:rsid w:val="006B5269"/>
    <w:rsid w:val="006C2069"/>
    <w:rsid w:val="006C2873"/>
    <w:rsid w:val="006F218B"/>
    <w:rsid w:val="006F799D"/>
    <w:rsid w:val="00700519"/>
    <w:rsid w:val="00710449"/>
    <w:rsid w:val="007147C6"/>
    <w:rsid w:val="00717D7F"/>
    <w:rsid w:val="00725F08"/>
    <w:rsid w:val="00730D77"/>
    <w:rsid w:val="007444DF"/>
    <w:rsid w:val="00745FAF"/>
    <w:rsid w:val="00751404"/>
    <w:rsid w:val="00751577"/>
    <w:rsid w:val="00753462"/>
    <w:rsid w:val="00754417"/>
    <w:rsid w:val="007579B1"/>
    <w:rsid w:val="0076244E"/>
    <w:rsid w:val="007662DA"/>
    <w:rsid w:val="00766890"/>
    <w:rsid w:val="00773FF6"/>
    <w:rsid w:val="00777087"/>
    <w:rsid w:val="00780267"/>
    <w:rsid w:val="0078582C"/>
    <w:rsid w:val="00786E37"/>
    <w:rsid w:val="007B0A05"/>
    <w:rsid w:val="007C7F9E"/>
    <w:rsid w:val="007D1EB6"/>
    <w:rsid w:val="007D4F01"/>
    <w:rsid w:val="007D536F"/>
    <w:rsid w:val="007D5939"/>
    <w:rsid w:val="007E0F6E"/>
    <w:rsid w:val="007E632A"/>
    <w:rsid w:val="007E6C60"/>
    <w:rsid w:val="007F0274"/>
    <w:rsid w:val="007F0889"/>
    <w:rsid w:val="007F3951"/>
    <w:rsid w:val="007F439E"/>
    <w:rsid w:val="008039CB"/>
    <w:rsid w:val="00803A1F"/>
    <w:rsid w:val="008128A3"/>
    <w:rsid w:val="00816055"/>
    <w:rsid w:val="00816268"/>
    <w:rsid w:val="00820EDC"/>
    <w:rsid w:val="008358C8"/>
    <w:rsid w:val="00840552"/>
    <w:rsid w:val="00843438"/>
    <w:rsid w:val="008440C5"/>
    <w:rsid w:val="00844140"/>
    <w:rsid w:val="00852309"/>
    <w:rsid w:val="00855202"/>
    <w:rsid w:val="00877365"/>
    <w:rsid w:val="00877E79"/>
    <w:rsid w:val="008857B1"/>
    <w:rsid w:val="00890A39"/>
    <w:rsid w:val="008A31E9"/>
    <w:rsid w:val="008B0270"/>
    <w:rsid w:val="008B3038"/>
    <w:rsid w:val="008B5B3A"/>
    <w:rsid w:val="008C239A"/>
    <w:rsid w:val="008D0FC8"/>
    <w:rsid w:val="008D154E"/>
    <w:rsid w:val="008E2516"/>
    <w:rsid w:val="008E694D"/>
    <w:rsid w:val="008E6BF2"/>
    <w:rsid w:val="008F014A"/>
    <w:rsid w:val="008F2AEC"/>
    <w:rsid w:val="008F4BE6"/>
    <w:rsid w:val="008F5753"/>
    <w:rsid w:val="008F5CE9"/>
    <w:rsid w:val="00901716"/>
    <w:rsid w:val="00905074"/>
    <w:rsid w:val="0090541B"/>
    <w:rsid w:val="00907861"/>
    <w:rsid w:val="00910FD8"/>
    <w:rsid w:val="00916416"/>
    <w:rsid w:val="00927D21"/>
    <w:rsid w:val="00932AC7"/>
    <w:rsid w:val="00944923"/>
    <w:rsid w:val="0095063E"/>
    <w:rsid w:val="00963175"/>
    <w:rsid w:val="00965EA1"/>
    <w:rsid w:val="0097061F"/>
    <w:rsid w:val="00972B48"/>
    <w:rsid w:val="00974001"/>
    <w:rsid w:val="0098532D"/>
    <w:rsid w:val="0098767F"/>
    <w:rsid w:val="009904B9"/>
    <w:rsid w:val="009909C4"/>
    <w:rsid w:val="009913BF"/>
    <w:rsid w:val="009913E3"/>
    <w:rsid w:val="00992FED"/>
    <w:rsid w:val="00996429"/>
    <w:rsid w:val="009B33D8"/>
    <w:rsid w:val="009D307A"/>
    <w:rsid w:val="009D5346"/>
    <w:rsid w:val="009D58C5"/>
    <w:rsid w:val="009E35B4"/>
    <w:rsid w:val="009E536E"/>
    <w:rsid w:val="009E5456"/>
    <w:rsid w:val="00A06741"/>
    <w:rsid w:val="00A07753"/>
    <w:rsid w:val="00A07927"/>
    <w:rsid w:val="00A07CB6"/>
    <w:rsid w:val="00A1195A"/>
    <w:rsid w:val="00A126BA"/>
    <w:rsid w:val="00A12FD2"/>
    <w:rsid w:val="00A14162"/>
    <w:rsid w:val="00A15280"/>
    <w:rsid w:val="00A21B5B"/>
    <w:rsid w:val="00A260C8"/>
    <w:rsid w:val="00A32E16"/>
    <w:rsid w:val="00A33FB2"/>
    <w:rsid w:val="00A35323"/>
    <w:rsid w:val="00A354F7"/>
    <w:rsid w:val="00A360C6"/>
    <w:rsid w:val="00A4164E"/>
    <w:rsid w:val="00A455C4"/>
    <w:rsid w:val="00A5005B"/>
    <w:rsid w:val="00A51690"/>
    <w:rsid w:val="00A64546"/>
    <w:rsid w:val="00A7096C"/>
    <w:rsid w:val="00A7768F"/>
    <w:rsid w:val="00A810BB"/>
    <w:rsid w:val="00A820B2"/>
    <w:rsid w:val="00A84BBF"/>
    <w:rsid w:val="00A92DD1"/>
    <w:rsid w:val="00AA7433"/>
    <w:rsid w:val="00AB667C"/>
    <w:rsid w:val="00AC4FF3"/>
    <w:rsid w:val="00AC610F"/>
    <w:rsid w:val="00AE2484"/>
    <w:rsid w:val="00AF08CA"/>
    <w:rsid w:val="00AF1965"/>
    <w:rsid w:val="00AF33EC"/>
    <w:rsid w:val="00AF3A45"/>
    <w:rsid w:val="00AF61CC"/>
    <w:rsid w:val="00B024CB"/>
    <w:rsid w:val="00B02767"/>
    <w:rsid w:val="00B0343E"/>
    <w:rsid w:val="00B07C17"/>
    <w:rsid w:val="00B12D3B"/>
    <w:rsid w:val="00B15ADC"/>
    <w:rsid w:val="00B163F5"/>
    <w:rsid w:val="00B217AF"/>
    <w:rsid w:val="00B24071"/>
    <w:rsid w:val="00B257B9"/>
    <w:rsid w:val="00B27047"/>
    <w:rsid w:val="00B27230"/>
    <w:rsid w:val="00B319DA"/>
    <w:rsid w:val="00B33144"/>
    <w:rsid w:val="00B33BBA"/>
    <w:rsid w:val="00B35B90"/>
    <w:rsid w:val="00B40D32"/>
    <w:rsid w:val="00B42C04"/>
    <w:rsid w:val="00B42D5B"/>
    <w:rsid w:val="00B5448F"/>
    <w:rsid w:val="00B54B3D"/>
    <w:rsid w:val="00B57195"/>
    <w:rsid w:val="00B73DC3"/>
    <w:rsid w:val="00B75AF9"/>
    <w:rsid w:val="00B918F3"/>
    <w:rsid w:val="00B9401A"/>
    <w:rsid w:val="00B96C1A"/>
    <w:rsid w:val="00BB0D35"/>
    <w:rsid w:val="00BB3CEB"/>
    <w:rsid w:val="00BB71BC"/>
    <w:rsid w:val="00BC1013"/>
    <w:rsid w:val="00BC3B88"/>
    <w:rsid w:val="00BC4275"/>
    <w:rsid w:val="00BD09D3"/>
    <w:rsid w:val="00BD4320"/>
    <w:rsid w:val="00BE1480"/>
    <w:rsid w:val="00BE2104"/>
    <w:rsid w:val="00BE24EF"/>
    <w:rsid w:val="00BE3EFF"/>
    <w:rsid w:val="00BE4BA3"/>
    <w:rsid w:val="00BE697E"/>
    <w:rsid w:val="00BF07F5"/>
    <w:rsid w:val="00BF43FD"/>
    <w:rsid w:val="00BF44D7"/>
    <w:rsid w:val="00C1552C"/>
    <w:rsid w:val="00C22F94"/>
    <w:rsid w:val="00C232CF"/>
    <w:rsid w:val="00C2637C"/>
    <w:rsid w:val="00C3172C"/>
    <w:rsid w:val="00C3472E"/>
    <w:rsid w:val="00C37C01"/>
    <w:rsid w:val="00C4277A"/>
    <w:rsid w:val="00C53F72"/>
    <w:rsid w:val="00C61C8E"/>
    <w:rsid w:val="00C628F1"/>
    <w:rsid w:val="00C673A7"/>
    <w:rsid w:val="00C80547"/>
    <w:rsid w:val="00CA0460"/>
    <w:rsid w:val="00CA09A8"/>
    <w:rsid w:val="00CA7284"/>
    <w:rsid w:val="00CB2A96"/>
    <w:rsid w:val="00CB659E"/>
    <w:rsid w:val="00CC7DD8"/>
    <w:rsid w:val="00CD7ED5"/>
    <w:rsid w:val="00CE30F6"/>
    <w:rsid w:val="00CE59EB"/>
    <w:rsid w:val="00CF3DA6"/>
    <w:rsid w:val="00CF6511"/>
    <w:rsid w:val="00D01AFC"/>
    <w:rsid w:val="00D02B04"/>
    <w:rsid w:val="00D03FE8"/>
    <w:rsid w:val="00D05983"/>
    <w:rsid w:val="00D059D2"/>
    <w:rsid w:val="00D21B5E"/>
    <w:rsid w:val="00D27189"/>
    <w:rsid w:val="00D27FA3"/>
    <w:rsid w:val="00D30189"/>
    <w:rsid w:val="00D30A74"/>
    <w:rsid w:val="00D32DCB"/>
    <w:rsid w:val="00D4143B"/>
    <w:rsid w:val="00D420F6"/>
    <w:rsid w:val="00D51790"/>
    <w:rsid w:val="00D5525F"/>
    <w:rsid w:val="00D6279E"/>
    <w:rsid w:val="00D658AC"/>
    <w:rsid w:val="00D67C1E"/>
    <w:rsid w:val="00D760EE"/>
    <w:rsid w:val="00D76E3E"/>
    <w:rsid w:val="00D842A4"/>
    <w:rsid w:val="00D87491"/>
    <w:rsid w:val="00DA588A"/>
    <w:rsid w:val="00DB25F8"/>
    <w:rsid w:val="00DB33F8"/>
    <w:rsid w:val="00DB45B4"/>
    <w:rsid w:val="00DB7057"/>
    <w:rsid w:val="00DB77E6"/>
    <w:rsid w:val="00DC0FDF"/>
    <w:rsid w:val="00DC371D"/>
    <w:rsid w:val="00DC5CD5"/>
    <w:rsid w:val="00DC6CED"/>
    <w:rsid w:val="00DD0319"/>
    <w:rsid w:val="00DE12D7"/>
    <w:rsid w:val="00DE36C1"/>
    <w:rsid w:val="00DE72DD"/>
    <w:rsid w:val="00DF0781"/>
    <w:rsid w:val="00DF3EC8"/>
    <w:rsid w:val="00E03224"/>
    <w:rsid w:val="00E03DD4"/>
    <w:rsid w:val="00E11266"/>
    <w:rsid w:val="00E134FD"/>
    <w:rsid w:val="00E14962"/>
    <w:rsid w:val="00E24BCE"/>
    <w:rsid w:val="00E27127"/>
    <w:rsid w:val="00E30369"/>
    <w:rsid w:val="00E35338"/>
    <w:rsid w:val="00E36253"/>
    <w:rsid w:val="00E44196"/>
    <w:rsid w:val="00E478C3"/>
    <w:rsid w:val="00E47AC7"/>
    <w:rsid w:val="00E56C65"/>
    <w:rsid w:val="00E6255F"/>
    <w:rsid w:val="00E635CD"/>
    <w:rsid w:val="00E64876"/>
    <w:rsid w:val="00E64E8C"/>
    <w:rsid w:val="00E65377"/>
    <w:rsid w:val="00E661FB"/>
    <w:rsid w:val="00E6795D"/>
    <w:rsid w:val="00E70797"/>
    <w:rsid w:val="00E75AEA"/>
    <w:rsid w:val="00E82B2D"/>
    <w:rsid w:val="00E863BB"/>
    <w:rsid w:val="00EA3EA0"/>
    <w:rsid w:val="00EB0472"/>
    <w:rsid w:val="00EB1FB0"/>
    <w:rsid w:val="00EB278C"/>
    <w:rsid w:val="00EC1696"/>
    <w:rsid w:val="00EC455D"/>
    <w:rsid w:val="00EC4C00"/>
    <w:rsid w:val="00EE0CB2"/>
    <w:rsid w:val="00EE53BB"/>
    <w:rsid w:val="00EE6977"/>
    <w:rsid w:val="00EE7C0A"/>
    <w:rsid w:val="00EF418C"/>
    <w:rsid w:val="00EF7CCB"/>
    <w:rsid w:val="00EF7D24"/>
    <w:rsid w:val="00F02A02"/>
    <w:rsid w:val="00F10931"/>
    <w:rsid w:val="00F11461"/>
    <w:rsid w:val="00F128EC"/>
    <w:rsid w:val="00F22F10"/>
    <w:rsid w:val="00F24F60"/>
    <w:rsid w:val="00F321FA"/>
    <w:rsid w:val="00F3733D"/>
    <w:rsid w:val="00F42932"/>
    <w:rsid w:val="00F47010"/>
    <w:rsid w:val="00F51521"/>
    <w:rsid w:val="00F5225D"/>
    <w:rsid w:val="00F549C3"/>
    <w:rsid w:val="00F70F04"/>
    <w:rsid w:val="00F74FD7"/>
    <w:rsid w:val="00F7555B"/>
    <w:rsid w:val="00F80DA8"/>
    <w:rsid w:val="00F81F4B"/>
    <w:rsid w:val="00F82138"/>
    <w:rsid w:val="00F85FBF"/>
    <w:rsid w:val="00F868CD"/>
    <w:rsid w:val="00F91696"/>
    <w:rsid w:val="00F93F33"/>
    <w:rsid w:val="00F94E79"/>
    <w:rsid w:val="00F96D8B"/>
    <w:rsid w:val="00FA256D"/>
    <w:rsid w:val="00FA65BD"/>
    <w:rsid w:val="00FB00F7"/>
    <w:rsid w:val="00FB1CE3"/>
    <w:rsid w:val="00FB56CC"/>
    <w:rsid w:val="00FB5A10"/>
    <w:rsid w:val="00FC001F"/>
    <w:rsid w:val="00FC0999"/>
    <w:rsid w:val="00FC59A0"/>
    <w:rsid w:val="00FD2661"/>
    <w:rsid w:val="00FD378A"/>
    <w:rsid w:val="00FD7D70"/>
    <w:rsid w:val="00FE6BB0"/>
    <w:rsid w:val="00FF170B"/>
    <w:rsid w:val="00FF1F46"/>
    <w:rsid w:val="00FF1F5F"/>
    <w:rsid w:val="010948A7"/>
    <w:rsid w:val="0355FEEE"/>
    <w:rsid w:val="0375B0E7"/>
    <w:rsid w:val="04824F3F"/>
    <w:rsid w:val="04BA291A"/>
    <w:rsid w:val="066117E7"/>
    <w:rsid w:val="06EDB999"/>
    <w:rsid w:val="06F8D53A"/>
    <w:rsid w:val="07B17729"/>
    <w:rsid w:val="0833C651"/>
    <w:rsid w:val="0863389A"/>
    <w:rsid w:val="089E443E"/>
    <w:rsid w:val="08EE906A"/>
    <w:rsid w:val="09716D3C"/>
    <w:rsid w:val="09AF6DA6"/>
    <w:rsid w:val="0A68D928"/>
    <w:rsid w:val="0ACCDE45"/>
    <w:rsid w:val="0B069FA1"/>
    <w:rsid w:val="0BDC8901"/>
    <w:rsid w:val="0BF9D282"/>
    <w:rsid w:val="0C533BAA"/>
    <w:rsid w:val="0D6E8706"/>
    <w:rsid w:val="0FA79232"/>
    <w:rsid w:val="0FFAB6BB"/>
    <w:rsid w:val="111C9BBC"/>
    <w:rsid w:val="11694C77"/>
    <w:rsid w:val="12D37944"/>
    <w:rsid w:val="13145F07"/>
    <w:rsid w:val="13265088"/>
    <w:rsid w:val="132FE4B0"/>
    <w:rsid w:val="14A42387"/>
    <w:rsid w:val="15AA504D"/>
    <w:rsid w:val="164F3042"/>
    <w:rsid w:val="16A976CD"/>
    <w:rsid w:val="1740289B"/>
    <w:rsid w:val="17F3B605"/>
    <w:rsid w:val="183C2DFF"/>
    <w:rsid w:val="1865B458"/>
    <w:rsid w:val="18CB005D"/>
    <w:rsid w:val="19B595EF"/>
    <w:rsid w:val="19E466BA"/>
    <w:rsid w:val="1A086F81"/>
    <w:rsid w:val="1BAD610A"/>
    <w:rsid w:val="1C6E6FC2"/>
    <w:rsid w:val="1CD9661A"/>
    <w:rsid w:val="1E13149D"/>
    <w:rsid w:val="1E8B3A04"/>
    <w:rsid w:val="1E9E8453"/>
    <w:rsid w:val="1ED5D0BC"/>
    <w:rsid w:val="1F3E3CD9"/>
    <w:rsid w:val="1FE6884C"/>
    <w:rsid w:val="21D91D8D"/>
    <w:rsid w:val="21ED1904"/>
    <w:rsid w:val="22492413"/>
    <w:rsid w:val="225F1206"/>
    <w:rsid w:val="22D7453C"/>
    <w:rsid w:val="22EB6245"/>
    <w:rsid w:val="22FAF371"/>
    <w:rsid w:val="23648DA8"/>
    <w:rsid w:val="24CE68EA"/>
    <w:rsid w:val="24D5137F"/>
    <w:rsid w:val="25985B1D"/>
    <w:rsid w:val="267A950D"/>
    <w:rsid w:val="27683EA9"/>
    <w:rsid w:val="282E306D"/>
    <w:rsid w:val="285D52F5"/>
    <w:rsid w:val="287F3378"/>
    <w:rsid w:val="29824FCC"/>
    <w:rsid w:val="2A157C58"/>
    <w:rsid w:val="2A7FD6B0"/>
    <w:rsid w:val="2BDA3CF1"/>
    <w:rsid w:val="2D1B1A63"/>
    <w:rsid w:val="2D5B0C84"/>
    <w:rsid w:val="2DC1B093"/>
    <w:rsid w:val="300D84AA"/>
    <w:rsid w:val="32B7ED0F"/>
    <w:rsid w:val="32B9713F"/>
    <w:rsid w:val="32E72E47"/>
    <w:rsid w:val="33B19282"/>
    <w:rsid w:val="35C328CF"/>
    <w:rsid w:val="39635B88"/>
    <w:rsid w:val="3A392D34"/>
    <w:rsid w:val="3B831722"/>
    <w:rsid w:val="3BD72129"/>
    <w:rsid w:val="3C1E3957"/>
    <w:rsid w:val="3C974077"/>
    <w:rsid w:val="3CE221AE"/>
    <w:rsid w:val="3D3C00F5"/>
    <w:rsid w:val="3D4B7C7E"/>
    <w:rsid w:val="3F156091"/>
    <w:rsid w:val="3F5160F6"/>
    <w:rsid w:val="3F648920"/>
    <w:rsid w:val="3F69C8CA"/>
    <w:rsid w:val="402E1E0E"/>
    <w:rsid w:val="404CE42D"/>
    <w:rsid w:val="40A2C80B"/>
    <w:rsid w:val="40CAE3FA"/>
    <w:rsid w:val="41769080"/>
    <w:rsid w:val="41DA34BB"/>
    <w:rsid w:val="44714AD1"/>
    <w:rsid w:val="45BEBE71"/>
    <w:rsid w:val="45F107A7"/>
    <w:rsid w:val="461259C6"/>
    <w:rsid w:val="4650F61F"/>
    <w:rsid w:val="4664801F"/>
    <w:rsid w:val="46A12F65"/>
    <w:rsid w:val="49E1B0CA"/>
    <w:rsid w:val="49F7A697"/>
    <w:rsid w:val="4A06D9EE"/>
    <w:rsid w:val="4AB04D45"/>
    <w:rsid w:val="4B1B3F22"/>
    <w:rsid w:val="4B366873"/>
    <w:rsid w:val="4C2B1374"/>
    <w:rsid w:val="4C304214"/>
    <w:rsid w:val="4C62D3E0"/>
    <w:rsid w:val="4C704BC6"/>
    <w:rsid w:val="4CE04077"/>
    <w:rsid w:val="4D039BAC"/>
    <w:rsid w:val="4DB9B62E"/>
    <w:rsid w:val="4DC4BF46"/>
    <w:rsid w:val="4E9D3372"/>
    <w:rsid w:val="4F7D4604"/>
    <w:rsid w:val="4FCDEFC3"/>
    <w:rsid w:val="4FCFB67E"/>
    <w:rsid w:val="5007A740"/>
    <w:rsid w:val="5156DA10"/>
    <w:rsid w:val="51637E46"/>
    <w:rsid w:val="51DCDBBA"/>
    <w:rsid w:val="51FBD963"/>
    <w:rsid w:val="5207D195"/>
    <w:rsid w:val="52A650D4"/>
    <w:rsid w:val="52EC9E66"/>
    <w:rsid w:val="533ABF88"/>
    <w:rsid w:val="53F9BF5A"/>
    <w:rsid w:val="5449426B"/>
    <w:rsid w:val="5453587F"/>
    <w:rsid w:val="55E8A668"/>
    <w:rsid w:val="566A8AE7"/>
    <w:rsid w:val="57401100"/>
    <w:rsid w:val="57677DD6"/>
    <w:rsid w:val="5885D2F1"/>
    <w:rsid w:val="5A4D65A4"/>
    <w:rsid w:val="5AF816B6"/>
    <w:rsid w:val="5C12A882"/>
    <w:rsid w:val="5C1E20B1"/>
    <w:rsid w:val="5C400473"/>
    <w:rsid w:val="5DA7A29B"/>
    <w:rsid w:val="5E17604D"/>
    <w:rsid w:val="5E5AC561"/>
    <w:rsid w:val="5EDB091A"/>
    <w:rsid w:val="5FB1A30B"/>
    <w:rsid w:val="5FED6E93"/>
    <w:rsid w:val="61A8C588"/>
    <w:rsid w:val="61C9911A"/>
    <w:rsid w:val="61E2EA42"/>
    <w:rsid w:val="622AA2F5"/>
    <w:rsid w:val="62DB9CF2"/>
    <w:rsid w:val="6347FE36"/>
    <w:rsid w:val="63A83267"/>
    <w:rsid w:val="63AE63DD"/>
    <w:rsid w:val="641122A4"/>
    <w:rsid w:val="64DC86C0"/>
    <w:rsid w:val="64DFDB78"/>
    <w:rsid w:val="6592041A"/>
    <w:rsid w:val="65A5B437"/>
    <w:rsid w:val="65CCA4D1"/>
    <w:rsid w:val="666C4D6A"/>
    <w:rsid w:val="66BA6FD8"/>
    <w:rsid w:val="66FB04D6"/>
    <w:rsid w:val="6730DB29"/>
    <w:rsid w:val="6737E1E7"/>
    <w:rsid w:val="67B5A4C4"/>
    <w:rsid w:val="67E03662"/>
    <w:rsid w:val="67E7E4FE"/>
    <w:rsid w:val="68AEE1BD"/>
    <w:rsid w:val="68B7FA2D"/>
    <w:rsid w:val="690CDE6E"/>
    <w:rsid w:val="69545C73"/>
    <w:rsid w:val="69999FE7"/>
    <w:rsid w:val="69CE75D7"/>
    <w:rsid w:val="6A6C703F"/>
    <w:rsid w:val="6A6C9D06"/>
    <w:rsid w:val="6B2DD8E0"/>
    <w:rsid w:val="6B2FB499"/>
    <w:rsid w:val="6BF68AA2"/>
    <w:rsid w:val="6EB3054C"/>
    <w:rsid w:val="702406EC"/>
    <w:rsid w:val="712FE129"/>
    <w:rsid w:val="7132CE4D"/>
    <w:rsid w:val="720A7629"/>
    <w:rsid w:val="72B21EB1"/>
    <w:rsid w:val="73922ECD"/>
    <w:rsid w:val="7428EBD6"/>
    <w:rsid w:val="749AC8F9"/>
    <w:rsid w:val="74C15579"/>
    <w:rsid w:val="74FCAD6F"/>
    <w:rsid w:val="753F4819"/>
    <w:rsid w:val="7563DE95"/>
    <w:rsid w:val="75BC702F"/>
    <w:rsid w:val="75C98F4E"/>
    <w:rsid w:val="75D66EAC"/>
    <w:rsid w:val="7628CD10"/>
    <w:rsid w:val="76321E6D"/>
    <w:rsid w:val="76375BEA"/>
    <w:rsid w:val="773D4CBB"/>
    <w:rsid w:val="77D039A7"/>
    <w:rsid w:val="7840D191"/>
    <w:rsid w:val="78BB8CE7"/>
    <w:rsid w:val="79874649"/>
    <w:rsid w:val="7A177F4C"/>
    <w:rsid w:val="7A5BF904"/>
    <w:rsid w:val="7A6CAD69"/>
    <w:rsid w:val="7A7DDCEC"/>
    <w:rsid w:val="7B2452A6"/>
    <w:rsid w:val="7CA27942"/>
    <w:rsid w:val="7D4BCC9E"/>
    <w:rsid w:val="7D82D1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C47F"/>
  <w15:chartTrackingRefBased/>
  <w15:docId w15:val="{0750A3D8-115C-404E-BCA4-6D23E397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29"/>
    <w:rPr>
      <w:rFonts w:eastAsiaTheme="majorEastAsia" w:cstheme="majorBidi"/>
      <w:color w:val="272727" w:themeColor="text1" w:themeTint="D8"/>
    </w:rPr>
  </w:style>
  <w:style w:type="paragraph" w:styleId="Title">
    <w:name w:val="Title"/>
    <w:basedOn w:val="Normal"/>
    <w:next w:val="Normal"/>
    <w:link w:val="TitleChar"/>
    <w:uiPriority w:val="10"/>
    <w:qFormat/>
    <w:rsid w:val="0099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429"/>
    <w:pPr>
      <w:spacing w:before="160"/>
      <w:jc w:val="center"/>
    </w:pPr>
    <w:rPr>
      <w:i/>
      <w:iCs/>
      <w:color w:val="404040" w:themeColor="text1" w:themeTint="BF"/>
    </w:rPr>
  </w:style>
  <w:style w:type="character" w:customStyle="1" w:styleId="QuoteChar">
    <w:name w:val="Quote Char"/>
    <w:basedOn w:val="DefaultParagraphFont"/>
    <w:link w:val="Quote"/>
    <w:uiPriority w:val="29"/>
    <w:rsid w:val="00996429"/>
    <w:rPr>
      <w:i/>
      <w:iCs/>
      <w:color w:val="404040" w:themeColor="text1" w:themeTint="BF"/>
    </w:rPr>
  </w:style>
  <w:style w:type="paragraph" w:styleId="ListParagraph">
    <w:name w:val="List Paragraph"/>
    <w:basedOn w:val="Normal"/>
    <w:link w:val="ListParagraphChar"/>
    <w:uiPriority w:val="34"/>
    <w:qFormat/>
    <w:rsid w:val="00996429"/>
    <w:pPr>
      <w:ind w:left="720"/>
      <w:contextualSpacing/>
    </w:pPr>
  </w:style>
  <w:style w:type="character" w:styleId="IntenseEmphasis">
    <w:name w:val="Intense Emphasis"/>
    <w:basedOn w:val="DefaultParagraphFont"/>
    <w:uiPriority w:val="21"/>
    <w:qFormat/>
    <w:rsid w:val="00996429"/>
    <w:rPr>
      <w:i/>
      <w:iCs/>
      <w:color w:val="0F4761" w:themeColor="accent1" w:themeShade="BF"/>
    </w:rPr>
  </w:style>
  <w:style w:type="paragraph" w:styleId="IntenseQuote">
    <w:name w:val="Intense Quote"/>
    <w:basedOn w:val="Normal"/>
    <w:next w:val="Normal"/>
    <w:link w:val="IntenseQuoteChar"/>
    <w:uiPriority w:val="30"/>
    <w:qFormat/>
    <w:rsid w:val="0099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429"/>
    <w:rPr>
      <w:i/>
      <w:iCs/>
      <w:color w:val="0F4761" w:themeColor="accent1" w:themeShade="BF"/>
    </w:rPr>
  </w:style>
  <w:style w:type="character" w:styleId="IntenseReference">
    <w:name w:val="Intense Reference"/>
    <w:basedOn w:val="DefaultParagraphFont"/>
    <w:uiPriority w:val="32"/>
    <w:qFormat/>
    <w:rsid w:val="00996429"/>
    <w:rPr>
      <w:b/>
      <w:bCs/>
      <w:smallCaps/>
      <w:color w:val="0F4761" w:themeColor="accent1" w:themeShade="BF"/>
      <w:spacing w:val="5"/>
    </w:rPr>
  </w:style>
  <w:style w:type="character" w:styleId="Hyperlink">
    <w:name w:val="Hyperlink"/>
    <w:basedOn w:val="DefaultParagraphFont"/>
    <w:uiPriority w:val="99"/>
    <w:unhideWhenUsed/>
    <w:rsid w:val="00996429"/>
    <w:rPr>
      <w:color w:val="467886" w:themeColor="hyperlink"/>
      <w:u w:val="single"/>
    </w:rPr>
  </w:style>
  <w:style w:type="character" w:styleId="UnresolvedMention">
    <w:name w:val="Unresolved Mention"/>
    <w:basedOn w:val="DefaultParagraphFont"/>
    <w:uiPriority w:val="99"/>
    <w:semiHidden/>
    <w:unhideWhenUsed/>
    <w:rsid w:val="00996429"/>
    <w:rPr>
      <w:color w:val="605E5C"/>
      <w:shd w:val="clear" w:color="auto" w:fill="E1DFDD"/>
    </w:rPr>
  </w:style>
  <w:style w:type="character" w:styleId="FollowedHyperlink">
    <w:name w:val="FollowedHyperlink"/>
    <w:basedOn w:val="DefaultParagraphFont"/>
    <w:uiPriority w:val="99"/>
    <w:semiHidden/>
    <w:unhideWhenUsed/>
    <w:rsid w:val="00996429"/>
    <w:rPr>
      <w:color w:val="96607D" w:themeColor="followedHyperlink"/>
      <w:u w:val="single"/>
    </w:rPr>
  </w:style>
  <w:style w:type="table" w:styleId="TableGrid">
    <w:name w:val="Table Grid"/>
    <w:basedOn w:val="TableNormal"/>
    <w:uiPriority w:val="39"/>
    <w:rsid w:val="00CF3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91F9F"/>
    <w:rPr>
      <w:b/>
      <w:bCs/>
    </w:rPr>
  </w:style>
  <w:style w:type="character" w:customStyle="1" w:styleId="CommentSubjectChar">
    <w:name w:val="Comment Subject Char"/>
    <w:basedOn w:val="CommentTextChar"/>
    <w:link w:val="CommentSubject"/>
    <w:uiPriority w:val="99"/>
    <w:semiHidden/>
    <w:rsid w:val="00391F9F"/>
    <w:rPr>
      <w:b/>
      <w:bCs/>
      <w:sz w:val="20"/>
      <w:szCs w:val="20"/>
    </w:rPr>
  </w:style>
  <w:style w:type="paragraph" w:styleId="NormalWeb">
    <w:name w:val="Normal (Web)"/>
    <w:basedOn w:val="Normal"/>
    <w:uiPriority w:val="99"/>
    <w:semiHidden/>
    <w:unhideWhenUsed/>
    <w:rsid w:val="005D29E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dNoteBibliographyTitle">
    <w:name w:val="EndNote Bibliography Title"/>
    <w:basedOn w:val="Normal"/>
    <w:link w:val="EndNoteBibliographyTitleChar"/>
    <w:rsid w:val="00B96C1A"/>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B96C1A"/>
    <w:rPr>
      <w:rFonts w:ascii="Aptos" w:hAnsi="Aptos"/>
    </w:rPr>
  </w:style>
  <w:style w:type="paragraph" w:customStyle="1" w:styleId="EndNoteBibliography">
    <w:name w:val="EndNote Bibliography"/>
    <w:basedOn w:val="Normal"/>
    <w:link w:val="EndNoteBibliographyChar"/>
    <w:rsid w:val="00B96C1A"/>
    <w:pPr>
      <w:spacing w:line="240" w:lineRule="auto"/>
    </w:pPr>
    <w:rPr>
      <w:rFonts w:ascii="Aptos" w:hAnsi="Aptos"/>
    </w:rPr>
  </w:style>
  <w:style w:type="character" w:customStyle="1" w:styleId="EndNoteBibliographyChar">
    <w:name w:val="EndNote Bibliography Char"/>
    <w:basedOn w:val="DefaultParagraphFont"/>
    <w:link w:val="EndNoteBibliography"/>
    <w:rsid w:val="00B96C1A"/>
    <w:rPr>
      <w:rFonts w:ascii="Aptos" w:hAnsi="Aptos"/>
    </w:rPr>
  </w:style>
  <w:style w:type="paragraph" w:styleId="Footer">
    <w:name w:val="footer"/>
    <w:basedOn w:val="Normal"/>
    <w:link w:val="FooterChar"/>
    <w:uiPriority w:val="99"/>
    <w:unhideWhenUsed/>
    <w:rsid w:val="00D658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8AC"/>
  </w:style>
  <w:style w:type="character" w:styleId="PageNumber">
    <w:name w:val="page number"/>
    <w:basedOn w:val="DefaultParagraphFont"/>
    <w:uiPriority w:val="99"/>
    <w:semiHidden/>
    <w:unhideWhenUsed/>
    <w:rsid w:val="00D658AC"/>
  </w:style>
  <w:style w:type="character" w:styleId="LineNumber">
    <w:name w:val="line number"/>
    <w:basedOn w:val="DefaultParagraphFont"/>
    <w:uiPriority w:val="99"/>
    <w:semiHidden/>
    <w:unhideWhenUsed/>
    <w:rsid w:val="0098532D"/>
  </w:style>
  <w:style w:type="character" w:customStyle="1" w:styleId="ListParagraphChar">
    <w:name w:val="List Paragraph Char"/>
    <w:basedOn w:val="DefaultParagraphFont"/>
    <w:link w:val="ListParagraph"/>
    <w:uiPriority w:val="34"/>
    <w:rsid w:val="0013767B"/>
  </w:style>
  <w:style w:type="paragraph" w:styleId="Revision">
    <w:name w:val="Revision"/>
    <w:hidden/>
    <w:uiPriority w:val="99"/>
    <w:semiHidden/>
    <w:rsid w:val="00FA25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exel-uhc.github.io/philadelphia-council-districts-and-health/?metric=hs_grad_pct" TargetMode="External"/><Relationship Id="rId13" Type="http://schemas.openxmlformats.org/officeDocument/2006/relationships/hyperlink" Target="https://doiorg/102105/AJPH2018304532"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tr842@drexel.edu" TargetMode="Externa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kystats.ky.gov/Latest/LD"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yperlink" Target="https://www.michigan.gov/mdhhs/inside-mdhhs/statisticsreports/michigan-public-health-data-dashboards"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congressionaldistricthealthdashboar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5093</Words>
  <Characters>29032</Characters>
  <Application>Microsoft Office Word</Application>
  <DocSecurity>0</DocSecurity>
  <Lines>241</Lines>
  <Paragraphs>68</Paragraphs>
  <ScaleCrop>false</ScaleCrop>
  <Company/>
  <LinksUpToDate>false</LinksUpToDate>
  <CharactersWithSpaces>34057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Rushovich,Tamara</dc:creator>
  <cp:keywords/>
  <dc:description/>
  <cp:lastModifiedBy>Rushovich,Tamara</cp:lastModifiedBy>
  <cp:revision>9</cp:revision>
  <dcterms:created xsi:type="dcterms:W3CDTF">2026-06-23T12:22:00Z</dcterms:created>
  <dcterms:modified xsi:type="dcterms:W3CDTF">2026-07-07T00:13:00Z</dcterms:modified>
</cp:coreProperties>
</file>