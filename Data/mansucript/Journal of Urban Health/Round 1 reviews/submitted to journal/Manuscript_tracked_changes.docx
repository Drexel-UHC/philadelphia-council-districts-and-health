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EBC8EE" w14:textId="715402E6" w:rsidR="00996429" w:rsidRPr="00B378E6" w:rsidRDefault="00996429" w:rsidP="00B378E6">
      <w:pPr>
        <w:rPr>
          <w:sz w:val="21"/>
          <w:szCs w:val="21"/>
        </w:rPr>
      </w:pPr>
      <w:r w:rsidRPr="00B378E6">
        <w:rPr>
          <w:b/>
          <w:bCs/>
          <w:sz w:val="21"/>
          <w:szCs w:val="21"/>
        </w:rPr>
        <w:t>Title</w:t>
      </w:r>
      <w:r w:rsidRPr="00B378E6">
        <w:rPr>
          <w:sz w:val="21"/>
          <w:szCs w:val="21"/>
        </w:rPr>
        <w:t>:</w:t>
      </w:r>
      <w:r w:rsidR="00CF3DA6" w:rsidRPr="00B378E6">
        <w:rPr>
          <w:sz w:val="21"/>
          <w:szCs w:val="21"/>
        </w:rPr>
        <w:t xml:space="preserve"> </w:t>
      </w:r>
      <w:r w:rsidR="0052141A" w:rsidRPr="00B378E6">
        <w:rPr>
          <w:sz w:val="21"/>
          <w:szCs w:val="21"/>
        </w:rPr>
        <w:t>Measuring</w:t>
      </w:r>
      <w:r w:rsidR="00CF3DA6" w:rsidRPr="00B378E6">
        <w:rPr>
          <w:sz w:val="21"/>
          <w:szCs w:val="21"/>
        </w:rPr>
        <w:t xml:space="preserve"> the Health of Philadelphia’s City Council Districts </w:t>
      </w:r>
    </w:p>
    <w:p w14:paraId="1DB28D12" w14:textId="654B7D79" w:rsidR="00BE24EF" w:rsidRPr="00B378E6" w:rsidRDefault="00996429" w:rsidP="00B378E6">
      <w:pPr>
        <w:rPr>
          <w:sz w:val="21"/>
          <w:szCs w:val="21"/>
        </w:rPr>
      </w:pPr>
      <w:r w:rsidRPr="00B378E6">
        <w:rPr>
          <w:b/>
          <w:bCs/>
          <w:sz w:val="21"/>
          <w:szCs w:val="21"/>
        </w:rPr>
        <w:t>Authors</w:t>
      </w:r>
      <w:r w:rsidRPr="00B378E6">
        <w:rPr>
          <w:sz w:val="21"/>
          <w:szCs w:val="21"/>
        </w:rPr>
        <w:t>:</w:t>
      </w:r>
      <w:r w:rsidR="008E694D" w:rsidRPr="00B378E6">
        <w:rPr>
          <w:sz w:val="21"/>
          <w:szCs w:val="21"/>
        </w:rPr>
        <w:t xml:space="preserve"> Tamara Rushovich, Amber Bolli, Alina Schnake-Mahl, Stephanie </w:t>
      </w:r>
      <w:r w:rsidR="3F156091" w:rsidRPr="00B378E6">
        <w:rPr>
          <w:sz w:val="21"/>
          <w:szCs w:val="21"/>
        </w:rPr>
        <w:t xml:space="preserve">M. </w:t>
      </w:r>
      <w:r w:rsidR="008E694D" w:rsidRPr="00B378E6">
        <w:rPr>
          <w:sz w:val="21"/>
          <w:szCs w:val="21"/>
        </w:rPr>
        <w:t xml:space="preserve">Hernandez </w:t>
      </w:r>
    </w:p>
    <w:p w14:paraId="74ED083D" w14:textId="77777777" w:rsidR="00B57195" w:rsidRPr="00B378E6" w:rsidRDefault="00B57195" w:rsidP="00B378E6">
      <w:pPr>
        <w:rPr>
          <w:sz w:val="21"/>
          <w:szCs w:val="21"/>
        </w:rPr>
      </w:pPr>
    </w:p>
    <w:p w14:paraId="02FCB3FB" w14:textId="77777777" w:rsidR="00B57195" w:rsidRPr="00B378E6" w:rsidRDefault="00B57195" w:rsidP="00B378E6">
      <w:pPr>
        <w:rPr>
          <w:sz w:val="21"/>
          <w:szCs w:val="21"/>
        </w:rPr>
      </w:pPr>
    </w:p>
    <w:p w14:paraId="6078EB37" w14:textId="77777777" w:rsidR="00B57195" w:rsidRPr="00B378E6" w:rsidRDefault="00B57195" w:rsidP="00B378E6">
      <w:pPr>
        <w:rPr>
          <w:sz w:val="21"/>
          <w:szCs w:val="21"/>
        </w:rPr>
      </w:pPr>
    </w:p>
    <w:p w14:paraId="09D3086D" w14:textId="1570C08B" w:rsidR="00BE24EF" w:rsidRPr="00B378E6" w:rsidRDefault="00BE24EF" w:rsidP="00B378E6">
      <w:pPr>
        <w:rPr>
          <w:sz w:val="21"/>
          <w:szCs w:val="21"/>
        </w:rPr>
      </w:pPr>
      <w:r w:rsidRPr="00B378E6">
        <w:rPr>
          <w:b/>
          <w:bCs/>
          <w:sz w:val="21"/>
          <w:szCs w:val="21"/>
        </w:rPr>
        <w:t>Corresponding Author: Tamara Rushovich,</w:t>
      </w:r>
      <w:r w:rsidRPr="00B378E6">
        <w:rPr>
          <w:sz w:val="21"/>
          <w:szCs w:val="21"/>
        </w:rPr>
        <w:t xml:space="preserve"> </w:t>
      </w:r>
      <w:r w:rsidR="00E635CD" w:rsidRPr="00B378E6">
        <w:rPr>
          <w:color w:val="000000" w:themeColor="text1"/>
          <w:sz w:val="22"/>
          <w:szCs w:val="22"/>
        </w:rPr>
        <w:t>Drexel Dornsife School of Public Health</w:t>
      </w:r>
      <w:r w:rsidRPr="00B378E6">
        <w:rPr>
          <w:sz w:val="21"/>
          <w:szCs w:val="21"/>
        </w:rPr>
        <w:t xml:space="preserve">, Urban Health Collaborative, </w:t>
      </w:r>
      <w:hyperlink r:id="rId7" w:history="1">
        <w:r w:rsidR="00B35B90" w:rsidRPr="00B378E6">
          <w:rPr>
            <w:rStyle w:val="Hyperlink"/>
            <w:sz w:val="21"/>
            <w:szCs w:val="21"/>
          </w:rPr>
          <w:t>tr842@drexel.edu</w:t>
        </w:r>
      </w:hyperlink>
      <w:r w:rsidR="00B35B90" w:rsidRPr="00B378E6">
        <w:rPr>
          <w:sz w:val="21"/>
          <w:szCs w:val="21"/>
        </w:rPr>
        <w:t xml:space="preserve"> </w:t>
      </w:r>
    </w:p>
    <w:p w14:paraId="10929F1B" w14:textId="64570C52" w:rsidR="00B35B90" w:rsidRPr="00B378E6" w:rsidRDefault="00B35B90" w:rsidP="00B378E6">
      <w:pPr>
        <w:rPr>
          <w:sz w:val="21"/>
          <w:szCs w:val="21"/>
        </w:rPr>
      </w:pPr>
      <w:r w:rsidRPr="00B378E6">
        <w:rPr>
          <w:b/>
          <w:bCs/>
          <w:sz w:val="21"/>
          <w:szCs w:val="21"/>
        </w:rPr>
        <w:t>Amber Bolli,</w:t>
      </w:r>
      <w:r w:rsidRPr="00B378E6">
        <w:rPr>
          <w:sz w:val="21"/>
          <w:szCs w:val="21"/>
        </w:rPr>
        <w:t xml:space="preserve"> MPH</w:t>
      </w:r>
      <w:r w:rsidR="00313FFB" w:rsidRPr="00B378E6">
        <w:rPr>
          <w:sz w:val="21"/>
          <w:szCs w:val="21"/>
        </w:rPr>
        <w:t xml:space="preserve">, </w:t>
      </w:r>
      <w:r w:rsidR="00E635CD" w:rsidRPr="00B378E6">
        <w:rPr>
          <w:color w:val="000000" w:themeColor="text1"/>
          <w:sz w:val="22"/>
          <w:szCs w:val="22"/>
        </w:rPr>
        <w:t>Drexel Dornsife School of Public Health</w:t>
      </w:r>
      <w:r w:rsidR="00313FFB" w:rsidRPr="00B378E6">
        <w:rPr>
          <w:sz w:val="21"/>
          <w:szCs w:val="21"/>
        </w:rPr>
        <w:t xml:space="preserve">, Urban Health Collaborative </w:t>
      </w:r>
    </w:p>
    <w:p w14:paraId="261FE5AF" w14:textId="77777777" w:rsidR="0013767B" w:rsidRPr="00B378E6" w:rsidRDefault="0013767B" w:rsidP="00B378E6">
      <w:pPr>
        <w:spacing w:after="0" w:line="240" w:lineRule="auto"/>
        <w:rPr>
          <w:color w:val="000000" w:themeColor="text1"/>
          <w:sz w:val="22"/>
          <w:szCs w:val="22"/>
        </w:rPr>
      </w:pPr>
      <w:r w:rsidRPr="00B378E6">
        <w:rPr>
          <w:b/>
          <w:bCs/>
          <w:color w:val="000000" w:themeColor="text1"/>
          <w:sz w:val="22"/>
          <w:szCs w:val="22"/>
        </w:rPr>
        <w:t>Alina Schnake-Mahl,</w:t>
      </w:r>
      <w:r w:rsidRPr="00B378E6">
        <w:rPr>
          <w:color w:val="000000" w:themeColor="text1"/>
          <w:sz w:val="22"/>
          <w:szCs w:val="22"/>
        </w:rPr>
        <w:t xml:space="preserve"> Department of Health Management and Policy, Urban Health Collaborative, Drexel Dornsife School of Public Health</w:t>
      </w:r>
    </w:p>
    <w:p w14:paraId="2D0C7299" w14:textId="77777777" w:rsidR="0013767B" w:rsidRPr="00B378E6" w:rsidRDefault="0013767B" w:rsidP="00B378E6">
      <w:pPr>
        <w:spacing w:after="0" w:line="240" w:lineRule="auto"/>
        <w:rPr>
          <w:color w:val="000000" w:themeColor="text1"/>
          <w:sz w:val="22"/>
          <w:szCs w:val="22"/>
        </w:rPr>
      </w:pPr>
    </w:p>
    <w:p w14:paraId="199D5F9F" w14:textId="6CABF59B" w:rsidR="0013767B" w:rsidRPr="00B378E6" w:rsidRDefault="0013767B" w:rsidP="00B378E6">
      <w:pPr>
        <w:spacing w:after="0" w:line="240" w:lineRule="auto"/>
        <w:rPr>
          <w:color w:val="000000" w:themeColor="text1"/>
          <w:sz w:val="22"/>
          <w:szCs w:val="22"/>
        </w:rPr>
      </w:pPr>
      <w:r w:rsidRPr="00B378E6">
        <w:rPr>
          <w:b/>
          <w:bCs/>
          <w:color w:val="000000" w:themeColor="text1"/>
          <w:sz w:val="22"/>
          <w:szCs w:val="22"/>
        </w:rPr>
        <w:t>Stephanie M. Hernandez</w:t>
      </w:r>
      <w:r w:rsidRPr="00B378E6">
        <w:rPr>
          <w:color w:val="000000" w:themeColor="text1"/>
          <w:sz w:val="22"/>
          <w:szCs w:val="22"/>
        </w:rPr>
        <w:t xml:space="preserve"> </w:t>
      </w:r>
      <w:r w:rsidR="00F42932" w:rsidRPr="00B378E6">
        <w:rPr>
          <w:rFonts w:ascii="Arial" w:hAnsi="Arial" w:cs="Arial"/>
          <w:color w:val="000000"/>
          <w:sz w:val="20"/>
          <w:szCs w:val="20"/>
          <w:shd w:val="clear" w:color="auto" w:fill="FFFFFF"/>
        </w:rPr>
        <w:t> Department of Epidemiology and Biostatistics</w:t>
      </w:r>
      <w:r w:rsidRPr="00B378E6">
        <w:rPr>
          <w:color w:val="000000" w:themeColor="text1"/>
          <w:sz w:val="22"/>
          <w:szCs w:val="22"/>
        </w:rPr>
        <w:t>, Urban Health Collaborative, Drexel Dornsife School of Public Health</w:t>
      </w:r>
    </w:p>
    <w:p w14:paraId="4041ABBB" w14:textId="77777777" w:rsidR="00BE24EF" w:rsidRPr="00B378E6" w:rsidRDefault="00BE24EF" w:rsidP="00B378E6">
      <w:pPr>
        <w:rPr>
          <w:b/>
          <w:bCs/>
          <w:sz w:val="21"/>
          <w:szCs w:val="21"/>
        </w:rPr>
      </w:pPr>
      <w:r w:rsidRPr="00B378E6">
        <w:rPr>
          <w:b/>
          <w:bCs/>
          <w:sz w:val="21"/>
          <w:szCs w:val="21"/>
        </w:rPr>
        <w:br w:type="page"/>
      </w:r>
    </w:p>
    <w:p w14:paraId="71268F06" w14:textId="6FFE31A3" w:rsidR="005D29E5" w:rsidRPr="00B378E6" w:rsidRDefault="00CF6511" w:rsidP="00B378E6">
      <w:pPr>
        <w:rPr>
          <w:b/>
          <w:bCs/>
          <w:sz w:val="21"/>
          <w:szCs w:val="21"/>
        </w:rPr>
      </w:pPr>
      <w:r w:rsidRPr="00B378E6">
        <w:rPr>
          <w:b/>
          <w:bCs/>
          <w:sz w:val="21"/>
          <w:szCs w:val="21"/>
        </w:rPr>
        <w:lastRenderedPageBreak/>
        <w:t>Abstract:</w:t>
      </w:r>
    </w:p>
    <w:p w14:paraId="7D5F2AC7" w14:textId="3CDC6EB1" w:rsidR="005D29E5" w:rsidRPr="00B378E6" w:rsidRDefault="00CA0460" w:rsidP="00B378E6">
      <w:pPr>
        <w:rPr>
          <w:sz w:val="21"/>
          <w:szCs w:val="21"/>
        </w:rPr>
      </w:pPr>
      <w:r w:rsidRPr="00B378E6">
        <w:rPr>
          <w:sz w:val="21"/>
          <w:szCs w:val="21"/>
        </w:rPr>
        <w:t xml:space="preserve">Analyzing data by </w:t>
      </w:r>
      <w:r w:rsidR="002D0F06" w:rsidRPr="00B378E6">
        <w:rPr>
          <w:sz w:val="21"/>
          <w:szCs w:val="21"/>
        </w:rPr>
        <w:t>geopolitical</w:t>
      </w:r>
      <w:r w:rsidRPr="00B378E6">
        <w:rPr>
          <w:sz w:val="21"/>
          <w:szCs w:val="21"/>
        </w:rPr>
        <w:t xml:space="preserve"> districts, like congressional </w:t>
      </w:r>
      <w:r w:rsidR="002D0F06" w:rsidRPr="00B378E6">
        <w:rPr>
          <w:sz w:val="21"/>
          <w:szCs w:val="21"/>
        </w:rPr>
        <w:t>districts</w:t>
      </w:r>
      <w:r w:rsidRPr="00B378E6">
        <w:rPr>
          <w:sz w:val="21"/>
          <w:szCs w:val="21"/>
        </w:rPr>
        <w:t xml:space="preserve">, is </w:t>
      </w:r>
      <w:r w:rsidR="002D0F06" w:rsidRPr="00B378E6">
        <w:rPr>
          <w:sz w:val="21"/>
          <w:szCs w:val="21"/>
        </w:rPr>
        <w:t xml:space="preserve">increasing in </w:t>
      </w:r>
      <w:r w:rsidR="008B3038" w:rsidRPr="00B378E6">
        <w:rPr>
          <w:sz w:val="21"/>
          <w:szCs w:val="21"/>
        </w:rPr>
        <w:t>popularity</w:t>
      </w:r>
      <w:r w:rsidR="002D0F06" w:rsidRPr="00B378E6">
        <w:rPr>
          <w:sz w:val="21"/>
          <w:szCs w:val="21"/>
        </w:rPr>
        <w:t xml:space="preserve"> in public health monitoring and </w:t>
      </w:r>
      <w:r w:rsidR="2BDA3CF1" w:rsidRPr="00B378E6">
        <w:rPr>
          <w:sz w:val="21"/>
          <w:szCs w:val="21"/>
        </w:rPr>
        <w:t>evaluation but</w:t>
      </w:r>
      <w:r w:rsidR="008B3038" w:rsidRPr="00B378E6">
        <w:rPr>
          <w:sz w:val="21"/>
          <w:szCs w:val="21"/>
        </w:rPr>
        <w:t xml:space="preserve"> </w:t>
      </w:r>
      <w:r w:rsidR="753F4819" w:rsidRPr="00B378E6">
        <w:rPr>
          <w:sz w:val="21"/>
          <w:szCs w:val="21"/>
        </w:rPr>
        <w:t>remains</w:t>
      </w:r>
      <w:r w:rsidR="008C239A" w:rsidRPr="00B378E6">
        <w:rPr>
          <w:sz w:val="21"/>
          <w:szCs w:val="21"/>
        </w:rPr>
        <w:t xml:space="preserve"> </w:t>
      </w:r>
      <w:r w:rsidR="008B3038" w:rsidRPr="00B378E6">
        <w:rPr>
          <w:sz w:val="21"/>
          <w:szCs w:val="21"/>
        </w:rPr>
        <w:t xml:space="preserve">relatively rare compared to  geographies </w:t>
      </w:r>
      <w:r w:rsidR="5A4D65A4" w:rsidRPr="00B378E6">
        <w:rPr>
          <w:sz w:val="21"/>
          <w:szCs w:val="21"/>
        </w:rPr>
        <w:t>such as</w:t>
      </w:r>
      <w:r w:rsidR="008B3038" w:rsidRPr="00B378E6">
        <w:rPr>
          <w:sz w:val="21"/>
          <w:szCs w:val="21"/>
        </w:rPr>
        <w:t xml:space="preserve"> census tracts and counties. In this study, we </w:t>
      </w:r>
      <w:r w:rsidR="00305A64" w:rsidRPr="00B378E6">
        <w:rPr>
          <w:sz w:val="21"/>
          <w:szCs w:val="21"/>
        </w:rPr>
        <w:t xml:space="preserve">use </w:t>
      </w:r>
      <w:r w:rsidR="4F7D4604" w:rsidRPr="00B378E6">
        <w:rPr>
          <w:sz w:val="21"/>
          <w:szCs w:val="21"/>
        </w:rPr>
        <w:t>city council districts in the</w:t>
      </w:r>
      <w:r w:rsidR="00305A64" w:rsidRPr="00B378E6">
        <w:rPr>
          <w:sz w:val="21"/>
          <w:szCs w:val="21"/>
        </w:rPr>
        <w:t xml:space="preserve"> </w:t>
      </w:r>
      <w:r w:rsidR="3CE221AE" w:rsidRPr="00B378E6">
        <w:rPr>
          <w:sz w:val="21"/>
          <w:szCs w:val="21"/>
        </w:rPr>
        <w:t>C</w:t>
      </w:r>
      <w:r w:rsidR="00305A64" w:rsidRPr="00B378E6">
        <w:rPr>
          <w:sz w:val="21"/>
          <w:szCs w:val="21"/>
        </w:rPr>
        <w:t xml:space="preserve">ity of Philadelphia to </w:t>
      </w:r>
      <w:r w:rsidR="008B3038" w:rsidRPr="00B378E6">
        <w:rPr>
          <w:sz w:val="21"/>
          <w:szCs w:val="21"/>
        </w:rPr>
        <w:t xml:space="preserve">illustrate the utility and </w:t>
      </w:r>
      <w:r w:rsidR="00305A64" w:rsidRPr="00B378E6">
        <w:rPr>
          <w:sz w:val="21"/>
          <w:szCs w:val="21"/>
        </w:rPr>
        <w:t xml:space="preserve">importance of investigating public health metrics by local political districts. We </w:t>
      </w:r>
      <w:r w:rsidR="009D5346" w:rsidRPr="00B378E6">
        <w:rPr>
          <w:sz w:val="21"/>
          <w:szCs w:val="21"/>
        </w:rPr>
        <w:t>report on two metrics – tree canopy coverage and health insurance coverage</w:t>
      </w:r>
      <w:r w:rsidR="00202459" w:rsidRPr="00B378E6">
        <w:rPr>
          <w:sz w:val="21"/>
          <w:szCs w:val="21"/>
        </w:rPr>
        <w:t xml:space="preserve"> – by city council district and census tract. We discuss the </w:t>
      </w:r>
      <w:r w:rsidR="008D154E" w:rsidRPr="00B378E6">
        <w:rPr>
          <w:sz w:val="21"/>
          <w:szCs w:val="21"/>
        </w:rPr>
        <w:t xml:space="preserve">variation within and between districts to show  heterogeneity across the </w:t>
      </w:r>
      <w:r w:rsidR="5DA7A29B" w:rsidRPr="00B378E6">
        <w:rPr>
          <w:sz w:val="21"/>
          <w:szCs w:val="21"/>
        </w:rPr>
        <w:t>c</w:t>
      </w:r>
      <w:r w:rsidR="008C239A" w:rsidRPr="00B378E6">
        <w:rPr>
          <w:sz w:val="21"/>
          <w:szCs w:val="21"/>
        </w:rPr>
        <w:t>i</w:t>
      </w:r>
      <w:r w:rsidR="008D154E" w:rsidRPr="00B378E6">
        <w:rPr>
          <w:sz w:val="21"/>
          <w:szCs w:val="21"/>
        </w:rPr>
        <w:t>ty . Lastly, we discuss ways that data can be made</w:t>
      </w:r>
      <w:r w:rsidR="7132CE4D" w:rsidRPr="00B378E6">
        <w:rPr>
          <w:sz w:val="21"/>
          <w:szCs w:val="21"/>
        </w:rPr>
        <w:t xml:space="preserve"> accessible to the</w:t>
      </w:r>
      <w:r w:rsidR="008D154E" w:rsidRPr="00B378E6">
        <w:rPr>
          <w:sz w:val="21"/>
          <w:szCs w:val="21"/>
        </w:rPr>
        <w:t xml:space="preserve"> public th</w:t>
      </w:r>
      <w:r w:rsidR="65A5B437" w:rsidRPr="00B378E6">
        <w:rPr>
          <w:sz w:val="21"/>
          <w:szCs w:val="21"/>
        </w:rPr>
        <w:t>r</w:t>
      </w:r>
      <w:r w:rsidR="008D154E" w:rsidRPr="00B378E6">
        <w:rPr>
          <w:sz w:val="21"/>
          <w:szCs w:val="21"/>
        </w:rPr>
        <w:t xml:space="preserve">ough </w:t>
      </w:r>
      <w:r w:rsidR="7D4BCC9E" w:rsidRPr="00B378E6">
        <w:rPr>
          <w:sz w:val="21"/>
          <w:szCs w:val="21"/>
        </w:rPr>
        <w:t>an</w:t>
      </w:r>
      <w:r w:rsidR="008D154E" w:rsidRPr="00B378E6">
        <w:rPr>
          <w:sz w:val="21"/>
          <w:szCs w:val="21"/>
        </w:rPr>
        <w:t xml:space="preserve"> </w:t>
      </w:r>
      <w:r w:rsidR="00773FF6" w:rsidRPr="00B378E6">
        <w:rPr>
          <w:sz w:val="21"/>
          <w:szCs w:val="21"/>
        </w:rPr>
        <w:t xml:space="preserve">online </w:t>
      </w:r>
      <w:r w:rsidR="008C239A" w:rsidRPr="00B378E6">
        <w:rPr>
          <w:sz w:val="21"/>
          <w:szCs w:val="21"/>
        </w:rPr>
        <w:t>dashboard t</w:t>
      </w:r>
      <w:r w:rsidR="5C12A882" w:rsidRPr="00B378E6">
        <w:rPr>
          <w:sz w:val="21"/>
          <w:szCs w:val="21"/>
        </w:rPr>
        <w:t>o support</w:t>
      </w:r>
      <w:r w:rsidR="00773FF6" w:rsidRPr="00B378E6">
        <w:rPr>
          <w:sz w:val="21"/>
          <w:szCs w:val="21"/>
        </w:rPr>
        <w:t xml:space="preserve"> advocacy with local politicians. </w:t>
      </w:r>
      <w:r w:rsidR="009D5346" w:rsidRPr="00B378E6">
        <w:rPr>
          <w:sz w:val="21"/>
          <w:szCs w:val="21"/>
        </w:rPr>
        <w:t xml:space="preserve"> </w:t>
      </w:r>
    </w:p>
    <w:p w14:paraId="58AEF406" w14:textId="77777777" w:rsidR="00CF6511" w:rsidRPr="00B378E6" w:rsidRDefault="00CF6511" w:rsidP="00B378E6">
      <w:pPr>
        <w:rPr>
          <w:b/>
          <w:bCs/>
          <w:sz w:val="21"/>
          <w:szCs w:val="21"/>
        </w:rPr>
      </w:pPr>
      <w:r w:rsidRPr="00B378E6">
        <w:rPr>
          <w:b/>
          <w:bCs/>
          <w:sz w:val="21"/>
          <w:szCs w:val="21"/>
        </w:rPr>
        <w:br w:type="page"/>
      </w:r>
    </w:p>
    <w:p w14:paraId="58B41BBB" w14:textId="18C6AE85" w:rsidR="00996429" w:rsidRPr="00B378E6" w:rsidRDefault="00996429" w:rsidP="00B378E6">
      <w:pPr>
        <w:rPr>
          <w:b/>
          <w:bCs/>
          <w:sz w:val="21"/>
          <w:szCs w:val="21"/>
        </w:rPr>
      </w:pPr>
      <w:r w:rsidRPr="00B378E6">
        <w:rPr>
          <w:b/>
          <w:bCs/>
          <w:sz w:val="21"/>
          <w:szCs w:val="21"/>
        </w:rPr>
        <w:lastRenderedPageBreak/>
        <w:t>Introduction</w:t>
      </w:r>
    </w:p>
    <w:p w14:paraId="1F5C6904" w14:textId="3CFDC452" w:rsidR="00B12D3B" w:rsidRPr="00B378E6" w:rsidRDefault="132FE4B0" w:rsidP="00B378E6">
      <w:pPr>
        <w:rPr>
          <w:sz w:val="21"/>
          <w:szCs w:val="21"/>
        </w:rPr>
      </w:pPr>
      <w:r w:rsidRPr="00B378E6">
        <w:rPr>
          <w:sz w:val="21"/>
          <w:szCs w:val="21"/>
        </w:rPr>
        <w:t xml:space="preserve">Public health has increasingly </w:t>
      </w:r>
      <w:r w:rsidR="00666AE7" w:rsidRPr="00B378E6">
        <w:rPr>
          <w:sz w:val="21"/>
          <w:szCs w:val="21"/>
        </w:rPr>
        <w:t>utilized</w:t>
      </w:r>
      <w:r w:rsidR="008E694D" w:rsidRPr="00B378E6">
        <w:rPr>
          <w:sz w:val="21"/>
          <w:szCs w:val="21"/>
        </w:rPr>
        <w:t xml:space="preserve"> geopolitical units</w:t>
      </w:r>
      <w:r w:rsidR="5E5AC561" w:rsidRPr="00B378E6">
        <w:rPr>
          <w:sz w:val="21"/>
          <w:szCs w:val="21"/>
        </w:rPr>
        <w:t>, or units with geographic and political meaning</w:t>
      </w:r>
      <w:del w:id="0" w:author="Revisions" w:date="2026-07-10T09:33:00Z" w16du:dateUtc="2026-07-10T13:33:00Z">
        <w:r w:rsidR="5E5AC561" w:rsidRPr="00A455C4">
          <w:rPr>
            <w:sz w:val="21"/>
            <w:szCs w:val="21"/>
          </w:rPr>
          <w:delText>,</w:delText>
        </w:r>
        <w:r w:rsidR="00666AE7" w:rsidRPr="00A455C4">
          <w:rPr>
            <w:sz w:val="21"/>
            <w:szCs w:val="21"/>
          </w:rPr>
          <w:delText xml:space="preserve"> </w:delText>
        </w:r>
        <w:r w:rsidR="008E694D" w:rsidRPr="00A455C4">
          <w:rPr>
            <w:sz w:val="21"/>
            <w:szCs w:val="21"/>
          </w:rPr>
          <w:delText>in recent years</w:delText>
        </w:r>
      </w:del>
      <w:r w:rsidR="00AA0969" w:rsidRPr="00B378E6">
        <w:rPr>
          <w:sz w:val="21"/>
          <w:szCs w:val="21"/>
        </w:rPr>
        <w:t xml:space="preserve"> </w:t>
      </w:r>
      <w:r w:rsidR="00710449" w:rsidRPr="00B378E6">
        <w:rPr>
          <w:sz w:val="21"/>
          <w:szCs w:val="21"/>
        </w:rPr>
        <w:fldChar w:fldCharType="begin">
          <w:fldData xml:space="preserve">PEVuZE5vdGU+PENpdGU+PEF1dGhvcj5SdXNob3ZpY2g8L0F1dGhvcj48WWVhcj4yMDI0PC9ZZWFy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</w:fldData>
        </w:fldChar>
      </w:r>
      <w:r w:rsidR="00A820B2" w:rsidRPr="00B378E6">
        <w:rPr>
          <w:sz w:val="21"/>
          <w:szCs w:val="21"/>
        </w:rPr>
        <w:instrText xml:space="preserve"> ADDIN EN.CITE </w:instrText>
      </w:r>
      <w:r w:rsidR="00A820B2" w:rsidRPr="00B378E6">
        <w:rPr>
          <w:sz w:val="21"/>
          <w:szCs w:val="21"/>
        </w:rPr>
        <w:fldChar w:fldCharType="begin">
          <w:fldData xml:space="preserve">PEVuZE5vdGU+PENpdGU+PEF1dGhvcj5SdXNob3ZpY2g8L0F1dGhvcj48WWVhcj4yMDI0PC9ZZWFy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</w:fldData>
        </w:fldChar>
      </w:r>
      <w:r w:rsidR="00A820B2" w:rsidRPr="00B378E6">
        <w:rPr>
          <w:sz w:val="21"/>
          <w:szCs w:val="21"/>
        </w:rPr>
        <w:instrText xml:space="preserve"> ADDIN EN.CITE.DATA </w:instrText>
      </w:r>
      <w:r w:rsidR="00A820B2" w:rsidRPr="00B378E6">
        <w:rPr>
          <w:sz w:val="21"/>
          <w:szCs w:val="21"/>
        </w:rPr>
      </w:r>
      <w:r w:rsidR="00A820B2" w:rsidRPr="00B378E6">
        <w:rPr>
          <w:sz w:val="21"/>
          <w:szCs w:val="21"/>
        </w:rPr>
        <w:fldChar w:fldCharType="end"/>
      </w:r>
      <w:r w:rsidR="00710449" w:rsidRPr="00B378E6">
        <w:rPr>
          <w:sz w:val="21"/>
          <w:szCs w:val="21"/>
        </w:rPr>
      </w:r>
      <w:r w:rsidR="00710449" w:rsidRPr="00B378E6">
        <w:rPr>
          <w:sz w:val="21"/>
          <w:szCs w:val="21"/>
        </w:rPr>
        <w:fldChar w:fldCharType="separate"/>
      </w:r>
      <w:r w:rsidR="00710449" w:rsidRPr="00B378E6">
        <w:rPr>
          <w:noProof/>
          <w:sz w:val="21"/>
          <w:szCs w:val="21"/>
        </w:rPr>
        <w:t>(1-3)</w:t>
      </w:r>
      <w:r w:rsidR="00710449" w:rsidRPr="00B378E6">
        <w:rPr>
          <w:sz w:val="21"/>
          <w:szCs w:val="21"/>
        </w:rPr>
        <w:fldChar w:fldCharType="end"/>
      </w:r>
      <w:r w:rsidR="008E694D" w:rsidRPr="00B378E6">
        <w:rPr>
          <w:sz w:val="21"/>
          <w:szCs w:val="21"/>
        </w:rPr>
        <w:t xml:space="preserve">.  </w:t>
      </w:r>
      <w:r w:rsidR="773D4CBB" w:rsidRPr="00B378E6">
        <w:rPr>
          <w:sz w:val="21"/>
          <w:szCs w:val="21"/>
        </w:rPr>
        <w:t>S</w:t>
      </w:r>
      <w:r w:rsidR="008E694D" w:rsidRPr="00B378E6">
        <w:rPr>
          <w:sz w:val="21"/>
          <w:szCs w:val="21"/>
        </w:rPr>
        <w:t xml:space="preserve">tudies </w:t>
      </w:r>
      <w:r w:rsidR="00905074" w:rsidRPr="00B378E6">
        <w:rPr>
          <w:sz w:val="21"/>
          <w:szCs w:val="21"/>
        </w:rPr>
        <w:t xml:space="preserve">have </w:t>
      </w:r>
      <w:r w:rsidR="008E694D" w:rsidRPr="00B378E6">
        <w:rPr>
          <w:sz w:val="21"/>
          <w:szCs w:val="21"/>
        </w:rPr>
        <w:t>investigat</w:t>
      </w:r>
      <w:r w:rsidR="5E17604D" w:rsidRPr="00B378E6">
        <w:rPr>
          <w:sz w:val="21"/>
          <w:szCs w:val="21"/>
        </w:rPr>
        <w:t>ed</w:t>
      </w:r>
      <w:r w:rsidR="008E694D" w:rsidRPr="00B378E6">
        <w:rPr>
          <w:sz w:val="21"/>
          <w:szCs w:val="21"/>
        </w:rPr>
        <w:t xml:space="preserve"> health </w:t>
      </w:r>
      <w:r w:rsidR="00504FA9" w:rsidRPr="00B378E6">
        <w:rPr>
          <w:sz w:val="21"/>
          <w:szCs w:val="21"/>
        </w:rPr>
        <w:t>disparities</w:t>
      </w:r>
      <w:r w:rsidR="008E694D" w:rsidRPr="00B378E6">
        <w:rPr>
          <w:sz w:val="21"/>
          <w:szCs w:val="21"/>
        </w:rPr>
        <w:t xml:space="preserve"> </w:t>
      </w:r>
      <w:r w:rsidR="004B43D6" w:rsidRPr="00B378E6">
        <w:rPr>
          <w:sz w:val="21"/>
          <w:szCs w:val="21"/>
        </w:rPr>
        <w:t xml:space="preserve">by </w:t>
      </w:r>
      <w:del w:id="1" w:author="Revisions" w:date="2026-07-10T09:33:00Z" w16du:dateUtc="2026-07-10T13:33:00Z">
        <w:r w:rsidR="008E694D" w:rsidRPr="00A455C4">
          <w:rPr>
            <w:sz w:val="21"/>
            <w:szCs w:val="21"/>
          </w:rPr>
          <w:delText>US congressional</w:delText>
        </w:r>
      </w:del>
      <w:ins w:id="2" w:author="Revisions" w:date="2026-07-10T09:33:00Z" w16du:dateUtc="2026-07-10T13:33:00Z">
        <w:r w:rsidR="004B43D6" w:rsidRPr="00B378E6">
          <w:rPr>
            <w:sz w:val="21"/>
            <w:szCs w:val="21"/>
          </w:rPr>
          <w:t>geopolitical</w:t>
        </w:r>
      </w:ins>
      <w:r w:rsidR="004B43D6" w:rsidRPr="00B378E6">
        <w:rPr>
          <w:sz w:val="21"/>
          <w:szCs w:val="21"/>
        </w:rPr>
        <w:t xml:space="preserve"> districts</w:t>
      </w:r>
      <w:ins w:id="3" w:author="Revisions" w:date="2026-07-10T09:33:00Z" w16du:dateUtc="2026-07-10T13:33:00Z">
        <w:r w:rsidR="004B43D6" w:rsidRPr="00B378E6">
          <w:rPr>
            <w:sz w:val="21"/>
            <w:szCs w:val="21"/>
          </w:rPr>
          <w:t xml:space="preserve"> in the US and internationally</w:t>
        </w:r>
      </w:ins>
      <w:r w:rsidR="008E694D" w:rsidRPr="00B378E6">
        <w:rPr>
          <w:sz w:val="21"/>
          <w:szCs w:val="21"/>
        </w:rPr>
        <w:t xml:space="preserve"> </w:t>
      </w:r>
      <w:r w:rsidR="00316ABC" w:rsidRPr="00B378E6">
        <w:rPr>
          <w:sz w:val="21"/>
          <w:szCs w:val="21"/>
        </w:rPr>
        <w:t xml:space="preserve">– for example, reporting </w:t>
      </w:r>
      <w:r w:rsidR="000830A5" w:rsidRPr="00B378E6">
        <w:rPr>
          <w:sz w:val="21"/>
          <w:szCs w:val="21"/>
        </w:rPr>
        <w:t>opioid prescribing rates</w:t>
      </w:r>
      <w:r w:rsidR="00B96C1A" w:rsidRPr="00B378E6">
        <w:rPr>
          <w:sz w:val="21"/>
          <w:szCs w:val="21"/>
        </w:rPr>
        <w:t xml:space="preserve"> </w:t>
      </w:r>
      <w:del w:id="4" w:author="Revisions" w:date="2026-07-10T09:33:00Z" w16du:dateUtc="2026-07-10T13:33:00Z">
        <w:r w:rsidR="00B96C1A">
          <w:rPr>
            <w:sz w:val="21"/>
            <w:szCs w:val="21"/>
          </w:rPr>
          <w:fldChar w:fldCharType="begin"/>
        </w:r>
        <w:r w:rsidR="00710449">
          <w:rPr>
            <w:sz w:val="21"/>
            <w:szCs w:val="21"/>
          </w:rPr>
          <w:delInstrText xml:space="preserve"> ADDIN EN.CITE &lt;EndNote&gt;&lt;Cite&gt;&lt;Author&gt;Rolheiser&lt;/Author&gt;&lt;Year&gt;2018&lt;/Year&gt;&lt;RecNum&gt;67&lt;/RecNum&gt;&lt;DisplayText&gt;(4)&lt;/DisplayText&gt;&lt;record&gt;&lt;rec-number&gt;67&lt;/rec-number&gt;&lt;foreign-keys&gt;&lt;key app="EN" db-id="vsz0txw2kasep0e0tt1xv00hftd2p0aw90ft" timestamp="1728660815" guid="11017f65-744e-4549-9b6e-6576ad452db0"&gt;67&lt;/key&gt;&lt;/foreign-keys&gt;&lt;ref-type name="Journal Article"&gt;17&lt;/ref-type&gt;&lt;contributors&gt;&lt;authors&gt;&lt;author&gt;Lyndsey A.  Rolheiser&lt;/author&gt;&lt;author&gt;Jack  Cordes&lt;/author&gt;&lt;author&gt;S.V.  Subramanian&lt;/author&gt;&lt;/authors&gt;&lt;/contributors&gt;&lt;titles&gt;&lt;title&gt;Opioid Prescribing Rates by Congressional Districts, United States, 2016&lt;/title&gt;&lt;secondary-title&gt;https://doi.org/10.2105/AJPH.2018.304532&lt;/secondary-title&gt;&lt;/titles&gt;&lt;periodical&gt;&lt;full-title&gt;https://doi.org/10.2105/AJPH.2018.304532&lt;/full-title&gt;&lt;/periodical&gt;&lt;volume&gt;108&lt;/volume&gt;&lt;number&gt;9&lt;/number&gt;&lt;dates&gt;&lt;year&gt;2018&lt;/year&gt;&lt;/dates&gt;&lt;isbn&gt;0090-0036&lt;/isbn&gt;&lt;urls&gt;&lt;related-urls&gt;&lt;url&gt;https://ajph.aphapublications.org/doi/abs/10.2105/AJPH.2018.304532&lt;/url&gt;&lt;/related-urls&gt;&lt;/urls&gt;&lt;electronic-resource-num&gt;10.2105/AJPH.2018.304532&lt;/electronic-resource-num&gt;&lt;/record&gt;&lt;/Cite&gt;&lt;/EndNote&gt;</w:delInstrText>
        </w:r>
        <w:r w:rsidR="00B96C1A">
          <w:rPr>
            <w:sz w:val="21"/>
            <w:szCs w:val="21"/>
          </w:rPr>
          <w:fldChar w:fldCharType="separate"/>
        </w:r>
        <w:r w:rsidR="00710449">
          <w:rPr>
            <w:noProof/>
            <w:sz w:val="21"/>
            <w:szCs w:val="21"/>
          </w:rPr>
          <w:delText>(4)</w:delText>
        </w:r>
        <w:r w:rsidR="00B96C1A">
          <w:rPr>
            <w:sz w:val="21"/>
            <w:szCs w:val="21"/>
          </w:rPr>
          <w:fldChar w:fldCharType="end"/>
        </w:r>
        <w:r w:rsidR="00316ABC" w:rsidRPr="00A455C4">
          <w:rPr>
            <w:sz w:val="21"/>
            <w:szCs w:val="21"/>
          </w:rPr>
          <w:delText xml:space="preserve"> </w:delText>
        </w:r>
        <w:r w:rsidR="00901716" w:rsidRPr="00A455C4">
          <w:rPr>
            <w:sz w:val="21"/>
            <w:szCs w:val="21"/>
          </w:rPr>
          <w:delText>and</w:delText>
        </w:r>
        <w:r w:rsidR="00F02A02" w:rsidRPr="00A455C4">
          <w:rPr>
            <w:sz w:val="21"/>
            <w:szCs w:val="21"/>
          </w:rPr>
          <w:delText xml:space="preserve"> </w:delText>
        </w:r>
        <w:r w:rsidR="00316ABC" w:rsidRPr="00A455C4">
          <w:rPr>
            <w:sz w:val="21"/>
            <w:szCs w:val="21"/>
          </w:rPr>
          <w:delText>cancer mortality</w:delText>
        </w:r>
        <w:r w:rsidR="00E6255F">
          <w:rPr>
            <w:sz w:val="21"/>
            <w:szCs w:val="21"/>
          </w:rPr>
          <w:delText xml:space="preserve"> </w:delText>
        </w:r>
      </w:del>
      <w:ins w:id="5" w:author="Revisions" w:date="2026-07-10T09:33:00Z" w16du:dateUtc="2026-07-10T13:33:00Z">
        <w:r w:rsidR="00B96C1A" w:rsidRPr="00B378E6">
          <w:rPr>
            <w:sz w:val="21"/>
            <w:szCs w:val="21"/>
          </w:rPr>
          <w:fldChar w:fldCharType="begin"/>
        </w:r>
        <w:r w:rsidR="00A820B2" w:rsidRPr="00B378E6">
          <w:rPr>
            <w:sz w:val="21"/>
            <w:szCs w:val="21"/>
          </w:rPr>
          <w:instrText xml:space="preserve"> ADDIN EN.CITE &lt;EndNote&gt;&lt;Cite&gt;&lt;Author&gt;Rolheiser&lt;/Author&gt;&lt;Year&gt;2018&lt;/Year&gt;&lt;RecNum&gt;283&lt;/RecNum&gt;&lt;DisplayText&gt;(4)&lt;/DisplayText&gt;&lt;record&gt;&lt;rec-number&gt;283&lt;/rec-number&gt;&lt;foreign-keys&gt;&lt;key app="EN" db-id="5ax92wdr7adtz5etxvfxdfr0s5z2etvt2v0z" timestamp="1779723927" guid="11017f65-744e-4549-9b6e-6576ad452db0"&gt;283&lt;/key&gt;&lt;/foreign-keys&gt;&lt;ref-type name="Journal Article"&gt;17&lt;/ref-type&gt;&lt;contributors&gt;&lt;authors&gt;&lt;author&gt;Lyndsey A.  Rolheiser&lt;/author&gt;&lt;author&gt;Jack  Cordes&lt;/author&gt;&lt;author&gt;S.V.  Subramanian&lt;/author&gt;&lt;/authors&gt;&lt;/contributors&gt;&lt;titles&gt;&lt;title&gt;Opioid Prescribing Rates by Congressional Districts, United States, 2016&lt;/title&gt;&lt;secondary-title&gt;https://doi.org/10.2105/AJPH.2018.304532&lt;/secondary-title&gt;&lt;/titles&gt;&lt;periodical&gt;&lt;full-title&gt;https://doi.org/10.2105/AJPH.2018.304532&lt;/full-title&gt;&lt;/periodical&gt;&lt;volume&gt;108&lt;/volume&gt;&lt;number&gt;9&lt;/number&gt;&lt;dates&gt;&lt;year&gt;2018&lt;/year&gt;&lt;/dates&gt;&lt;isbn&gt;0090-0036&lt;/isbn&gt;&lt;urls&gt;&lt;related-urls&gt;&lt;url&gt;https://ajph.aphapublications.org/doi/abs/10.2105/AJPH.2018.304532&lt;/url&gt;&lt;/related-urls&gt;&lt;/urls&gt;&lt;electronic-resource-num&gt;10.2105/AJPH.2018.304532&lt;/electronic-resource-num&gt;&lt;/record&gt;&lt;/Cite&gt;&lt;/EndNote&gt;</w:instrText>
        </w:r>
        <w:r w:rsidR="00B96C1A" w:rsidRPr="00B378E6">
          <w:rPr>
            <w:sz w:val="21"/>
            <w:szCs w:val="21"/>
          </w:rPr>
          <w:fldChar w:fldCharType="separate"/>
        </w:r>
        <w:r w:rsidR="00710449" w:rsidRPr="00B378E6">
          <w:rPr>
            <w:noProof/>
            <w:sz w:val="21"/>
            <w:szCs w:val="21"/>
          </w:rPr>
          <w:t>(4)</w:t>
        </w:r>
        <w:r w:rsidR="00B96C1A" w:rsidRPr="00B378E6">
          <w:rPr>
            <w:sz w:val="21"/>
            <w:szCs w:val="21"/>
          </w:rPr>
          <w:fldChar w:fldCharType="end"/>
        </w:r>
        <w:r w:rsidR="004B43D6" w:rsidRPr="00B378E6">
          <w:rPr>
            <w:sz w:val="21"/>
            <w:szCs w:val="21"/>
          </w:rPr>
          <w:t xml:space="preserve">, </w:t>
        </w:r>
        <w:r w:rsidR="00316ABC" w:rsidRPr="00B378E6">
          <w:rPr>
            <w:sz w:val="21"/>
            <w:szCs w:val="21"/>
          </w:rPr>
          <w:t>cancer</w:t>
        </w:r>
        <w:r w:rsidR="00B024CB" w:rsidRPr="00B378E6">
          <w:rPr>
            <w:sz w:val="21"/>
            <w:szCs w:val="21"/>
          </w:rPr>
          <w:t xml:space="preserve"> </w:t>
        </w:r>
      </w:ins>
      <w:r w:rsidR="00E6255F" w:rsidRPr="00B378E6">
        <w:rPr>
          <w:sz w:val="21"/>
          <w:szCs w:val="21"/>
        </w:rPr>
        <w:fldChar w:fldCharType="begin">
          <w:fldData xml:space="preserve">PEVuZE5vdGU+PENpdGU+PEF1dGhvcj5Jc2xhbWk8L0F1dGhvcj48WWVhcj4yMDIzPC9ZZWFyPjxS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=
</w:fldData>
        </w:fldChar>
      </w:r>
      <w:r w:rsidR="00A820B2" w:rsidRPr="00B378E6">
        <w:rPr>
          <w:sz w:val="21"/>
          <w:szCs w:val="21"/>
        </w:rPr>
        <w:instrText xml:space="preserve"> ADDIN EN.CITE </w:instrText>
      </w:r>
      <w:r w:rsidR="00A820B2" w:rsidRPr="00B378E6">
        <w:rPr>
          <w:sz w:val="21"/>
          <w:szCs w:val="21"/>
        </w:rPr>
        <w:fldChar w:fldCharType="begin">
          <w:fldData xml:space="preserve">PEVuZE5vdGU+PENpdGU+PEF1dGhvcj5Jc2xhbWk8L0F1dGhvcj48WWVhcj4yMDIzPC9ZZWFyPjxS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=
</w:fldData>
        </w:fldChar>
      </w:r>
      <w:r w:rsidR="00A820B2" w:rsidRPr="00B378E6">
        <w:rPr>
          <w:sz w:val="21"/>
          <w:szCs w:val="21"/>
        </w:rPr>
        <w:instrText xml:space="preserve"> ADDIN EN.CITE.DATA </w:instrText>
      </w:r>
      <w:r w:rsidR="00A820B2" w:rsidRPr="00B378E6">
        <w:rPr>
          <w:sz w:val="21"/>
          <w:szCs w:val="21"/>
        </w:rPr>
      </w:r>
      <w:r w:rsidR="00A820B2" w:rsidRPr="00B378E6">
        <w:rPr>
          <w:sz w:val="21"/>
          <w:szCs w:val="21"/>
        </w:rPr>
        <w:fldChar w:fldCharType="end"/>
      </w:r>
      <w:r w:rsidR="00E6255F" w:rsidRPr="00B378E6">
        <w:rPr>
          <w:sz w:val="21"/>
          <w:szCs w:val="21"/>
        </w:rPr>
      </w:r>
      <w:r w:rsidR="00E6255F" w:rsidRPr="00B378E6">
        <w:rPr>
          <w:sz w:val="21"/>
          <w:szCs w:val="21"/>
        </w:rPr>
        <w:fldChar w:fldCharType="separate"/>
      </w:r>
      <w:r w:rsidR="00710449" w:rsidRPr="00B378E6">
        <w:rPr>
          <w:noProof/>
          <w:sz w:val="21"/>
          <w:szCs w:val="21"/>
        </w:rPr>
        <w:t>(5)</w:t>
      </w:r>
      <w:r w:rsidR="00E6255F" w:rsidRPr="00B378E6">
        <w:rPr>
          <w:sz w:val="21"/>
          <w:szCs w:val="21"/>
        </w:rPr>
        <w:fldChar w:fldCharType="end"/>
      </w:r>
      <w:ins w:id="6" w:author="Revisions" w:date="2026-07-10T09:33:00Z" w16du:dateUtc="2026-07-10T13:33:00Z">
        <w:r w:rsidR="00B024CB" w:rsidRPr="00B378E6">
          <w:rPr>
            <w:sz w:val="21"/>
            <w:szCs w:val="21"/>
          </w:rPr>
          <w:t xml:space="preserve">, and mortality </w:t>
        </w:r>
        <w:r w:rsidR="00B024CB" w:rsidRPr="00B378E6">
          <w:rPr>
            <w:sz w:val="21"/>
            <w:szCs w:val="21"/>
          </w:rPr>
          <w:fldChar w:fldCharType="begin">
            <w:fldData xml:space="preserve">PEVuZE5vdGU+PENpdGU+PEF1dGhvcj5UdW5zdGFsbDwvQXV0aG9yPjxZZWFyPjIwMTI8L1llYXI+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</w:fldData>
          </w:fldChar>
        </w:r>
        <w:r w:rsidR="005B1C82" w:rsidRPr="00B378E6">
          <w:rPr>
            <w:sz w:val="21"/>
            <w:szCs w:val="21"/>
          </w:rPr>
          <w:instrText xml:space="preserve"> ADDIN EN.CITE </w:instrText>
        </w:r>
        <w:r w:rsidR="005B1C82" w:rsidRPr="00B378E6">
          <w:rPr>
            <w:sz w:val="21"/>
            <w:szCs w:val="21"/>
          </w:rPr>
          <w:fldChar w:fldCharType="begin">
            <w:fldData xml:space="preserve">PEVuZE5vdGU+PENpdGU+PEF1dGhvcj5UdW5zdGFsbDwvQXV0aG9yPjxZZWFyPjIwMTI8L1llYXI+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</w:fldData>
          </w:fldChar>
        </w:r>
        <w:r w:rsidR="005B1C82" w:rsidRPr="00B378E6">
          <w:rPr>
            <w:sz w:val="21"/>
            <w:szCs w:val="21"/>
          </w:rPr>
          <w:instrText xml:space="preserve"> ADDIN EN.CITE.DATA </w:instrText>
        </w:r>
        <w:r w:rsidR="005B1C82" w:rsidRPr="00B378E6">
          <w:rPr>
            <w:sz w:val="21"/>
            <w:szCs w:val="21"/>
          </w:rPr>
        </w:r>
        <w:r w:rsidR="005B1C82" w:rsidRPr="00B378E6">
          <w:rPr>
            <w:sz w:val="21"/>
            <w:szCs w:val="21"/>
          </w:rPr>
          <w:fldChar w:fldCharType="end"/>
        </w:r>
        <w:r w:rsidR="00B024CB" w:rsidRPr="00B378E6">
          <w:rPr>
            <w:sz w:val="21"/>
            <w:szCs w:val="21"/>
          </w:rPr>
        </w:r>
        <w:r w:rsidR="00B024CB" w:rsidRPr="00B378E6">
          <w:rPr>
            <w:sz w:val="21"/>
            <w:szCs w:val="21"/>
          </w:rPr>
          <w:fldChar w:fldCharType="separate"/>
        </w:r>
        <w:r w:rsidR="005B1C82" w:rsidRPr="00B378E6">
          <w:rPr>
            <w:noProof/>
            <w:sz w:val="21"/>
            <w:szCs w:val="21"/>
          </w:rPr>
          <w:t>(6, 7)</w:t>
        </w:r>
        <w:r w:rsidR="00B024CB" w:rsidRPr="00B378E6">
          <w:rPr>
            <w:sz w:val="21"/>
            <w:szCs w:val="21"/>
          </w:rPr>
          <w:fldChar w:fldCharType="end"/>
        </w:r>
        <w:r w:rsidR="00FB00F7" w:rsidRPr="00B378E6">
          <w:rPr>
            <w:sz w:val="21"/>
            <w:szCs w:val="21"/>
          </w:rPr>
          <w:t xml:space="preserve"> </w:t>
        </w:r>
      </w:ins>
      <w:r w:rsidR="009E536E" w:rsidRPr="00B378E6">
        <w:rPr>
          <w:sz w:val="21"/>
          <w:szCs w:val="21"/>
        </w:rPr>
        <w:t xml:space="preserve"> </w:t>
      </w:r>
      <w:r w:rsidR="00901716" w:rsidRPr="00B378E6">
        <w:rPr>
          <w:sz w:val="21"/>
          <w:szCs w:val="21"/>
        </w:rPr>
        <w:t xml:space="preserve">as well as in </w:t>
      </w:r>
      <w:r w:rsidR="00504FA9" w:rsidRPr="00B378E6">
        <w:rPr>
          <w:sz w:val="21"/>
          <w:szCs w:val="21"/>
        </w:rPr>
        <w:t xml:space="preserve">public facing </w:t>
      </w:r>
      <w:r w:rsidR="00316ABC" w:rsidRPr="00B378E6">
        <w:rPr>
          <w:sz w:val="21"/>
          <w:szCs w:val="21"/>
        </w:rPr>
        <w:t>dashboards</w:t>
      </w:r>
      <w:r w:rsidR="00231B4E" w:rsidRPr="00B378E6">
        <w:rPr>
          <w:sz w:val="21"/>
          <w:szCs w:val="21"/>
        </w:rPr>
        <w:t xml:space="preserve"> </w:t>
      </w:r>
      <w:r w:rsidR="00316ABC" w:rsidRPr="00B378E6">
        <w:rPr>
          <w:sz w:val="21"/>
          <w:szCs w:val="21"/>
        </w:rPr>
        <w:t xml:space="preserve">for </w:t>
      </w:r>
      <w:r w:rsidR="76321E6D" w:rsidRPr="00B378E6">
        <w:rPr>
          <w:sz w:val="21"/>
          <w:szCs w:val="21"/>
        </w:rPr>
        <w:t>C</w:t>
      </w:r>
      <w:r w:rsidR="00F02A02" w:rsidRPr="00B378E6">
        <w:rPr>
          <w:sz w:val="21"/>
          <w:szCs w:val="21"/>
        </w:rPr>
        <w:t xml:space="preserve">ovid-19 </w:t>
      </w:r>
      <w:del w:id="7" w:author="Revisions" w:date="2026-07-10T09:33:00Z" w16du:dateUtc="2026-07-10T13:33:00Z">
        <w:r w:rsidR="008E2516">
          <w:rPr>
            <w:sz w:val="21"/>
            <w:szCs w:val="21"/>
          </w:rPr>
          <w:fldChar w:fldCharType="begin"/>
        </w:r>
        <w:r w:rsidR="00710449">
          <w:rPr>
            <w:sz w:val="21"/>
            <w:szCs w:val="21"/>
          </w:rPr>
          <w:delInstrText xml:space="preserve"> ADDIN EN.CITE &lt;EndNote&gt;&lt;Cite&gt;&lt;Author&gt;deSouza&lt;/Author&gt;&lt;Year&gt;2020&lt;/Year&gt;&lt;RecNum&gt;69&lt;/RecNum&gt;&lt;DisplayText&gt;(6)&lt;/DisplayText&gt;&lt;record&gt;&lt;rec-number&gt;69&lt;/rec-number&gt;&lt;foreign-keys&gt;&lt;key app="EN" db-id="vsz0txw2kasep0e0tt1xv00hftd2p0aw90ft" timestamp="1728661402" guid="4e9d7e1c-6f76-4f27-81de-d2d77f14e9d5"&gt;69&lt;/key&gt;&lt;/foreign-keys&gt;&lt;ref-type name="Journal Article"&gt;17&lt;/ref-type&gt;&lt;contributors&gt;&lt;authors&gt;&lt;author&gt;deSouza, Priyanka N&lt;/author&gt;&lt;author&gt;Subramanian, S V&lt;/author&gt;&lt;/authors&gt;&lt;/contributors&gt;&lt;titles&gt;&lt;title&gt;COVID-19 across United States congressional districts&lt;/title&gt;&lt;secondary-title&gt;Journal of Global Health Science&lt;/secondary-title&gt;&lt;/titles&gt;&lt;periodical&gt;&lt;full-title&gt;Journal of Global Health Science&lt;/full-title&gt;&lt;/periodical&gt;&lt;volume&gt;2&lt;/volume&gt;&lt;number&gt;2&lt;/number&gt;&lt;dates&gt;&lt;year&gt;2020&lt;/year&gt;&lt;/dates&gt;&lt;isbn&gt;2671-6933&lt;/isbn&gt;&lt;urls&gt;&lt;related-urls&gt;&lt;url&gt;https://www.e-jghs.org/DOIx.php?id=10.35500/jghs.2020.2.e22&lt;/url&gt;&lt;/related-urls&gt;&lt;/urls&gt;&lt;electronic-resource-num&gt;10.35500/jghs.2020.2.e22&lt;/electronic-resource-num&gt;&lt;/record&gt;&lt;/Cite&gt;&lt;/EndNote&gt;</w:delInstrText>
        </w:r>
        <w:r w:rsidR="008E2516">
          <w:rPr>
            <w:sz w:val="21"/>
            <w:szCs w:val="21"/>
          </w:rPr>
          <w:fldChar w:fldCharType="separate"/>
        </w:r>
        <w:r w:rsidR="00710449">
          <w:rPr>
            <w:noProof/>
            <w:sz w:val="21"/>
            <w:szCs w:val="21"/>
          </w:rPr>
          <w:delText>(6)</w:delText>
        </w:r>
        <w:r w:rsidR="008E2516">
          <w:rPr>
            <w:sz w:val="21"/>
            <w:szCs w:val="21"/>
          </w:rPr>
          <w:fldChar w:fldCharType="end"/>
        </w:r>
      </w:del>
      <w:ins w:id="8" w:author="Revisions" w:date="2026-07-10T09:33:00Z" w16du:dateUtc="2026-07-10T13:33:00Z">
        <w:r w:rsidR="008E2516" w:rsidRPr="00B378E6">
          <w:rPr>
            <w:sz w:val="21"/>
            <w:szCs w:val="21"/>
          </w:rPr>
          <w:fldChar w:fldCharType="begin"/>
        </w:r>
        <w:r w:rsidR="005B1C82" w:rsidRPr="00B378E6">
          <w:rPr>
            <w:sz w:val="21"/>
            <w:szCs w:val="21"/>
          </w:rPr>
          <w:instrText xml:space="preserve"> ADDIN EN.CITE &lt;EndNote&gt;&lt;Cite&gt;&lt;Author&gt;deSouza&lt;/Author&gt;&lt;Year&gt;2020&lt;/Year&gt;&lt;RecNum&gt;311&lt;/RecNum&gt;&lt;DisplayText&gt;(8)&lt;/DisplayText&gt;&lt;record&gt;&lt;rec-number&gt;311&lt;/rec-number&gt;&lt;foreign-keys&gt;&lt;key app="EN" db-id="5ax92wdr7adtz5etxvfxdfr0s5z2etvt2v0z" timestamp="1779724252" guid="4e9d7e1c-6f76-4f27-81de-d2d77f14e9d5"&gt;311&lt;/key&gt;&lt;/foreign-keys&gt;&lt;ref-type name="Journal Article"&gt;17&lt;/ref-type&gt;&lt;contributors&gt;&lt;authors&gt;&lt;author&gt;deSouza, Priyanka N&lt;/author&gt;&lt;author&gt;Subramanian, S V&lt;/author&gt;&lt;/authors&gt;&lt;/contributors&gt;&lt;titles&gt;&lt;title&gt;COVID-19 across United States congressional districts&lt;/title&gt;&lt;secondary-title&gt;Journal of Global Health Science&lt;/secondary-title&gt;&lt;/titles&gt;&lt;periodical&gt;&lt;full-title&gt;Journal of Global Health Science&lt;/full-title&gt;&lt;/periodical&gt;&lt;volume&gt;2&lt;/volume&gt;&lt;number&gt;2&lt;/number&gt;&lt;dates&gt;&lt;year&gt;2020&lt;/year&gt;&lt;/dates&gt;&lt;isbn&gt;2671-6933&lt;/isbn&gt;&lt;urls&gt;&lt;related-urls&gt;&lt;url&gt;https://www.e-jghs.org/DOIx.php?id=10.35500/jghs.2020.2.e22&lt;/url&gt;&lt;/related-urls&gt;&lt;/urls&gt;&lt;electronic-resource-num&gt;10.35500/jghs.2020.2.e22&lt;/electronic-resource-num&gt;&lt;/record&gt;&lt;/Cite&gt;&lt;/EndNote&gt;</w:instrText>
        </w:r>
        <w:r w:rsidR="008E2516" w:rsidRPr="00B378E6">
          <w:rPr>
            <w:sz w:val="21"/>
            <w:szCs w:val="21"/>
          </w:rPr>
          <w:fldChar w:fldCharType="separate"/>
        </w:r>
        <w:r w:rsidR="005B1C82" w:rsidRPr="00B378E6">
          <w:rPr>
            <w:noProof/>
            <w:sz w:val="21"/>
            <w:szCs w:val="21"/>
          </w:rPr>
          <w:t>(8)</w:t>
        </w:r>
        <w:r w:rsidR="008E2516" w:rsidRPr="00B378E6">
          <w:rPr>
            <w:sz w:val="21"/>
            <w:szCs w:val="21"/>
          </w:rPr>
          <w:fldChar w:fldCharType="end"/>
        </w:r>
      </w:ins>
      <w:r w:rsidR="008E2516" w:rsidRPr="00B378E6">
        <w:rPr>
          <w:sz w:val="21"/>
          <w:szCs w:val="21"/>
        </w:rPr>
        <w:t xml:space="preserve"> </w:t>
      </w:r>
      <w:r w:rsidR="005B6CE8" w:rsidRPr="00B378E6">
        <w:rPr>
          <w:sz w:val="21"/>
          <w:szCs w:val="21"/>
        </w:rPr>
        <w:t>and comprehensive health determinants and outcomes</w:t>
      </w:r>
      <w:r w:rsidR="00310E08" w:rsidRPr="00B378E6">
        <w:rPr>
          <w:sz w:val="21"/>
          <w:szCs w:val="21"/>
        </w:rPr>
        <w:t xml:space="preserve"> </w:t>
      </w:r>
      <w:del w:id="9" w:author="Revisions" w:date="2026-07-10T09:33:00Z" w16du:dateUtc="2026-07-10T13:33:00Z">
        <w:r w:rsidR="00310E08">
          <w:rPr>
            <w:sz w:val="21"/>
            <w:szCs w:val="21"/>
          </w:rPr>
          <w:fldChar w:fldCharType="begin"/>
        </w:r>
        <w:r w:rsidR="00710449">
          <w:rPr>
            <w:sz w:val="21"/>
            <w:szCs w:val="21"/>
          </w:rPr>
          <w:delInstrText xml:space="preserve"> ADDIN EN.CITE &lt;EndNote&gt;&lt;Cite&gt;&lt;Author&gt;Department of Population Health NYU Langone Health&lt;/Author&gt;&lt;RecNum&gt;287&lt;/RecNum&gt;&lt;DisplayText&gt;(7)&lt;/DisplayText&gt;&lt;record&gt;&lt;rec-number&gt;287&lt;/rec-number&gt;&lt;foreign-keys&gt;&lt;key app="EN" db-id="vsz0txw2kasep0e0tt1xv00hftd2p0aw90ft" timestamp="1758320866" guid="8198e7e9-38ba-43ce-ad44-d97591dbdeb8"&gt;287&lt;/key&gt;&lt;/foreign-keys&gt;&lt;ref-type name="Web Page"&gt;12&lt;/ref-type&gt;&lt;contributors&gt;&lt;authors&gt;&lt;author&gt;Department of Population Health NYU Langone Health,&lt;/author&gt;&lt;/authors&gt;&lt;/contributors&gt;&lt;titles&gt;&lt;title&gt;Congressional District Health Dashboard&lt;/title&gt;&lt;/titles&gt;&lt;number&gt;September 2025&lt;/number&gt;&lt;dates&gt;&lt;/dates&gt;&lt;urls&gt;&lt;related-urls&gt;&lt;url&gt;https://www.congressionaldistricthealthdashboard.org/&lt;/url&gt;&lt;/related-urls&gt;&lt;/urls&gt;&lt;/record&gt;&lt;/Cite&gt;&lt;/EndNote&gt;</w:delInstrText>
        </w:r>
        <w:r w:rsidR="00310E08">
          <w:rPr>
            <w:sz w:val="21"/>
            <w:szCs w:val="21"/>
          </w:rPr>
          <w:fldChar w:fldCharType="separate"/>
        </w:r>
        <w:r w:rsidR="00710449">
          <w:rPr>
            <w:noProof/>
            <w:sz w:val="21"/>
            <w:szCs w:val="21"/>
          </w:rPr>
          <w:delText>(7)</w:delText>
        </w:r>
        <w:r w:rsidR="00310E08">
          <w:rPr>
            <w:sz w:val="21"/>
            <w:szCs w:val="21"/>
          </w:rPr>
          <w:fldChar w:fldCharType="end"/>
        </w:r>
        <w:r w:rsidR="00316ABC" w:rsidRPr="00A455C4">
          <w:rPr>
            <w:sz w:val="21"/>
            <w:szCs w:val="21"/>
          </w:rPr>
          <w:delText>.</w:delText>
        </w:r>
        <w:r w:rsidR="005B6CE8" w:rsidRPr="00A455C4">
          <w:rPr>
            <w:sz w:val="21"/>
            <w:szCs w:val="21"/>
          </w:rPr>
          <w:delText xml:space="preserve"> </w:delText>
        </w:r>
        <w:r w:rsidR="00316ABC" w:rsidRPr="00A455C4">
          <w:rPr>
            <w:sz w:val="21"/>
            <w:szCs w:val="21"/>
          </w:rPr>
          <w:delText xml:space="preserve">There </w:delText>
        </w:r>
        <w:r w:rsidR="00DB7057">
          <w:rPr>
            <w:sz w:val="21"/>
            <w:szCs w:val="21"/>
          </w:rPr>
          <w:delText>have</w:delText>
        </w:r>
        <w:r w:rsidR="00445293">
          <w:rPr>
            <w:sz w:val="21"/>
            <w:szCs w:val="21"/>
          </w:rPr>
          <w:delText xml:space="preserve"> also been efforts to develop new methods</w:delText>
        </w:r>
        <w:r w:rsidR="00316ABC" w:rsidRPr="00A455C4">
          <w:rPr>
            <w:sz w:val="21"/>
            <w:szCs w:val="21"/>
          </w:rPr>
          <w:delText xml:space="preserve"> for</w:delText>
        </w:r>
      </w:del>
      <w:ins w:id="10" w:author="Revisions" w:date="2026-07-10T09:33:00Z" w16du:dateUtc="2026-07-10T13:33:00Z">
        <w:r w:rsidR="00310E08" w:rsidRPr="00B378E6">
          <w:rPr>
            <w:sz w:val="21"/>
            <w:szCs w:val="21"/>
          </w:rPr>
          <w:fldChar w:fldCharType="begin"/>
        </w:r>
        <w:r w:rsidR="005B1C82" w:rsidRPr="00B378E6">
          <w:rPr>
            <w:sz w:val="21"/>
            <w:szCs w:val="21"/>
          </w:rPr>
          <w:instrText xml:space="preserve"> ADDIN EN.CITE &lt;EndNote&gt;&lt;Cite&gt;&lt;Author&gt;Department of Population Health NYU Langone Health&lt;/Author&gt;&lt;RecNum&gt;155&lt;/RecNum&gt;&lt;DisplayText&gt;(9)&lt;/DisplayText&gt;&lt;record&gt;&lt;rec-number&gt;155&lt;/rec-number&gt;&lt;foreign-keys&gt;&lt;key app="EN" db-id="5ax92wdr7adtz5etxvfxdfr0s5z2etvt2v0z" timestamp="1779722845" guid="8198e7e9-38ba-43ce-ad44-d97591dbdeb8"&gt;155&lt;/key&gt;&lt;/foreign-keys&gt;&lt;ref-type name="Web Page"&gt;12&lt;/ref-type&gt;&lt;contributors&gt;&lt;authors&gt;&lt;author&gt;Department of Population Health NYU Langone Health,&lt;/author&gt;&lt;/authors&gt;&lt;/contributors&gt;&lt;titles&gt;&lt;title&gt;Congressional District Health Dashboard&lt;/title&gt;&lt;/titles&gt;&lt;number&gt;September 2025&lt;/number&gt;&lt;dates&gt;&lt;/dates&gt;&lt;urls&gt;&lt;related-urls&gt;&lt;url&gt;https://www.congressionaldistricthealthdashboard.org/&lt;/url&gt;&lt;/related-urls&gt;&lt;/urls&gt;&lt;/record&gt;&lt;/Cite&gt;&lt;/EndNote&gt;</w:instrText>
        </w:r>
        <w:r w:rsidR="00310E08" w:rsidRPr="00B378E6">
          <w:rPr>
            <w:sz w:val="21"/>
            <w:szCs w:val="21"/>
          </w:rPr>
          <w:fldChar w:fldCharType="separate"/>
        </w:r>
        <w:r w:rsidR="005B1C82" w:rsidRPr="00B378E6">
          <w:rPr>
            <w:noProof/>
            <w:sz w:val="21"/>
            <w:szCs w:val="21"/>
          </w:rPr>
          <w:t>(9)</w:t>
        </w:r>
        <w:r w:rsidR="00310E08" w:rsidRPr="00B378E6">
          <w:rPr>
            <w:sz w:val="21"/>
            <w:szCs w:val="21"/>
          </w:rPr>
          <w:fldChar w:fldCharType="end"/>
        </w:r>
        <w:r w:rsidR="00316ABC" w:rsidRPr="00B378E6">
          <w:rPr>
            <w:sz w:val="21"/>
            <w:szCs w:val="21"/>
          </w:rPr>
          <w:t>.</w:t>
        </w:r>
        <w:r w:rsidR="005B6CE8" w:rsidRPr="00B378E6">
          <w:rPr>
            <w:sz w:val="21"/>
            <w:szCs w:val="21"/>
          </w:rPr>
          <w:t xml:space="preserve"> </w:t>
        </w:r>
        <w:r w:rsidR="00316ABC" w:rsidRPr="00B378E6">
          <w:rPr>
            <w:sz w:val="21"/>
            <w:szCs w:val="21"/>
          </w:rPr>
          <w:t xml:space="preserve">There </w:t>
        </w:r>
        <w:r w:rsidR="00DB7057" w:rsidRPr="00B378E6">
          <w:rPr>
            <w:sz w:val="21"/>
            <w:szCs w:val="21"/>
          </w:rPr>
          <w:t>have</w:t>
        </w:r>
        <w:r w:rsidR="00445293" w:rsidRPr="00B378E6">
          <w:rPr>
            <w:sz w:val="21"/>
            <w:szCs w:val="21"/>
          </w:rPr>
          <w:t xml:space="preserve"> also been efforts to develop new methods</w:t>
        </w:r>
        <w:r w:rsidR="00316ABC" w:rsidRPr="00B378E6">
          <w:rPr>
            <w:sz w:val="21"/>
            <w:szCs w:val="21"/>
          </w:rPr>
          <w:t xml:space="preserve"> for </w:t>
        </w:r>
        <w:r w:rsidR="00A5646D" w:rsidRPr="00B378E6">
          <w:rPr>
            <w:sz w:val="21"/>
            <w:szCs w:val="21"/>
          </w:rPr>
          <w:t>1)</w:t>
        </w:r>
      </w:ins>
      <w:r w:rsidR="00A5646D" w:rsidRPr="00B378E6">
        <w:rPr>
          <w:sz w:val="21"/>
          <w:szCs w:val="21"/>
        </w:rPr>
        <w:t xml:space="preserve"> </w:t>
      </w:r>
      <w:r w:rsidR="00316ABC" w:rsidRPr="00B378E6">
        <w:rPr>
          <w:sz w:val="21"/>
          <w:szCs w:val="21"/>
        </w:rPr>
        <w:t>estimating public health metrics by district</w:t>
      </w:r>
      <w:r w:rsidR="0863389A" w:rsidRPr="00B378E6">
        <w:rPr>
          <w:sz w:val="21"/>
          <w:szCs w:val="21"/>
        </w:rPr>
        <w:t>,</w:t>
      </w:r>
      <w:r w:rsidR="00316ABC" w:rsidRPr="00B378E6">
        <w:rPr>
          <w:sz w:val="21"/>
          <w:szCs w:val="21"/>
        </w:rPr>
        <w:t xml:space="preserve"> as most health data are not available using district boundaries</w:t>
      </w:r>
      <w:ins w:id="11" w:author="Revisions" w:date="2026-07-10T09:33:00Z" w16du:dateUtc="2026-07-10T13:33:00Z">
        <w:r w:rsidR="002D77B6" w:rsidRPr="00B378E6">
          <w:rPr>
            <w:sz w:val="21"/>
            <w:szCs w:val="21"/>
          </w:rPr>
          <w:t>,</w:t>
        </w:r>
      </w:ins>
      <w:r w:rsidR="00786E37" w:rsidRPr="00B378E6">
        <w:rPr>
          <w:sz w:val="21"/>
          <w:szCs w:val="21"/>
        </w:rPr>
        <w:t xml:space="preserve"> </w:t>
      </w:r>
      <w:r w:rsidR="00395CC4" w:rsidRPr="00B378E6">
        <w:rPr>
          <w:sz w:val="21"/>
          <w:szCs w:val="21"/>
        </w:rPr>
        <w:fldChar w:fldCharType="begin">
          <w:fldData xml:space="preserve">PEVuZE5vdGU+PENpdGU+PEF1dGhvcj5TY2huYWtlLU1haGw8L0F1dGhvcj48WWVhcj4yMDI0PC9Z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</w:fldData>
        </w:fldChar>
      </w:r>
      <w:r w:rsidR="005B1C82" w:rsidRPr="00B378E6">
        <w:rPr>
          <w:sz w:val="21"/>
          <w:szCs w:val="21"/>
        </w:rPr>
        <w:instrText xml:space="preserve"> ADDIN EN.CITE </w:instrText>
      </w:r>
      <w:r w:rsidR="005B1C82" w:rsidRPr="00B378E6">
        <w:rPr>
          <w:sz w:val="21"/>
          <w:szCs w:val="21"/>
        </w:rPr>
        <w:fldChar w:fldCharType="begin">
          <w:fldData xml:space="preserve">PEVuZE5vdGU+PENpdGU+PEF1dGhvcj5TY2huYWtlLU1haGw8L0F1dGhvcj48WWVhcj4yMDI0PC9Z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</w:fldData>
        </w:fldChar>
      </w:r>
      <w:r w:rsidR="005B1C82" w:rsidRPr="00B378E6">
        <w:rPr>
          <w:sz w:val="21"/>
          <w:szCs w:val="21"/>
        </w:rPr>
        <w:instrText xml:space="preserve"> ADDIN EN.CITE.DATA </w:instrText>
      </w:r>
      <w:r w:rsidR="005B1C82" w:rsidRPr="00B378E6">
        <w:rPr>
          <w:sz w:val="21"/>
          <w:szCs w:val="21"/>
        </w:rPr>
      </w:r>
      <w:r w:rsidR="005B1C82" w:rsidRPr="00B378E6">
        <w:rPr>
          <w:sz w:val="21"/>
          <w:szCs w:val="21"/>
        </w:rPr>
        <w:fldChar w:fldCharType="end"/>
      </w:r>
      <w:r w:rsidR="00395CC4" w:rsidRPr="00B378E6">
        <w:rPr>
          <w:sz w:val="21"/>
          <w:szCs w:val="21"/>
        </w:rPr>
      </w:r>
      <w:r w:rsidR="00395CC4" w:rsidRPr="00B378E6">
        <w:rPr>
          <w:sz w:val="21"/>
          <w:szCs w:val="21"/>
        </w:rPr>
        <w:fldChar w:fldCharType="separate"/>
      </w:r>
      <w:r w:rsidR="005B1C82" w:rsidRPr="00B378E6">
        <w:rPr>
          <w:noProof/>
          <w:sz w:val="21"/>
          <w:szCs w:val="21"/>
        </w:rPr>
        <w:t xml:space="preserve">(3, </w:t>
      </w:r>
      <w:del w:id="12" w:author="Revisions" w:date="2026-07-10T09:33:00Z" w16du:dateUtc="2026-07-10T13:33:00Z">
        <w:r w:rsidR="00710449">
          <w:rPr>
            <w:noProof/>
            <w:sz w:val="21"/>
            <w:szCs w:val="21"/>
          </w:rPr>
          <w:delText>8, 9</w:delText>
        </w:r>
      </w:del>
      <w:ins w:id="13" w:author="Revisions" w:date="2026-07-10T09:33:00Z" w16du:dateUtc="2026-07-10T13:33:00Z">
        <w:r w:rsidR="005B1C82" w:rsidRPr="00B378E6">
          <w:rPr>
            <w:noProof/>
            <w:sz w:val="21"/>
            <w:szCs w:val="21"/>
          </w:rPr>
          <w:t>10, 11</w:t>
        </w:r>
      </w:ins>
      <w:r w:rsidR="005B1C82" w:rsidRPr="00B378E6">
        <w:rPr>
          <w:noProof/>
          <w:sz w:val="21"/>
          <w:szCs w:val="21"/>
        </w:rPr>
        <w:t>)</w:t>
      </w:r>
      <w:r w:rsidR="00395CC4" w:rsidRPr="00B378E6">
        <w:rPr>
          <w:sz w:val="21"/>
          <w:szCs w:val="21"/>
        </w:rPr>
        <w:fldChar w:fldCharType="end"/>
      </w:r>
      <w:del w:id="14" w:author="Revisions" w:date="2026-07-10T09:33:00Z" w16du:dateUtc="2026-07-10T13:33:00Z">
        <w:r w:rsidR="00316ABC" w:rsidRPr="00A455C4">
          <w:rPr>
            <w:sz w:val="21"/>
            <w:szCs w:val="21"/>
          </w:rPr>
          <w:delText xml:space="preserve">. The motivation for </w:delText>
        </w:r>
        <w:r w:rsidR="55E8A668" w:rsidRPr="00A455C4">
          <w:rPr>
            <w:sz w:val="21"/>
            <w:szCs w:val="21"/>
          </w:rPr>
          <w:delText>this work</w:delText>
        </w:r>
      </w:del>
      <w:ins w:id="15" w:author="Revisions" w:date="2026-07-10T09:33:00Z" w16du:dateUtc="2026-07-10T13:33:00Z">
        <w:r w:rsidR="002D77B6" w:rsidRPr="00B378E6">
          <w:rPr>
            <w:sz w:val="21"/>
            <w:szCs w:val="21"/>
          </w:rPr>
          <w:t xml:space="preserve"> and </w:t>
        </w:r>
        <w:r w:rsidR="00A5646D" w:rsidRPr="00B378E6">
          <w:rPr>
            <w:sz w:val="21"/>
            <w:szCs w:val="21"/>
          </w:rPr>
          <w:t xml:space="preserve">2) </w:t>
        </w:r>
        <w:r w:rsidR="002D77B6" w:rsidRPr="00B378E6">
          <w:rPr>
            <w:sz w:val="21"/>
            <w:szCs w:val="21"/>
          </w:rPr>
          <w:t xml:space="preserve">evaluating the </w:t>
        </w:r>
        <w:r w:rsidR="0001770C" w:rsidRPr="00B378E6">
          <w:rPr>
            <w:sz w:val="21"/>
            <w:szCs w:val="21"/>
          </w:rPr>
          <w:t>validity of using geographic units of different sizes</w:t>
        </w:r>
        <w:r w:rsidR="009F6ABF" w:rsidRPr="00B378E6">
          <w:rPr>
            <w:sz w:val="21"/>
            <w:szCs w:val="21"/>
          </w:rPr>
          <w:t xml:space="preserve"> </w:t>
        </w:r>
        <w:r w:rsidR="00A820B2" w:rsidRPr="00B378E6">
          <w:rPr>
            <w:sz w:val="21"/>
            <w:szCs w:val="21"/>
          </w:rPr>
          <w:fldChar w:fldCharType="begin">
            <w:fldData xml:space="preserve">PEVuZE5vdGU+PENpdGU+PEF1dGhvcj5DbGFyazwvQXV0aG9yPjxZZWFyPjIwMTM8L1llYXI+PFJl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</w:fldData>
          </w:fldChar>
        </w:r>
        <w:r w:rsidR="005B1C82" w:rsidRPr="00B378E6">
          <w:rPr>
            <w:sz w:val="21"/>
            <w:szCs w:val="21"/>
          </w:rPr>
          <w:instrText xml:space="preserve"> ADDIN EN.CITE </w:instrText>
        </w:r>
        <w:r w:rsidR="005B1C82" w:rsidRPr="00B378E6">
          <w:rPr>
            <w:sz w:val="21"/>
            <w:szCs w:val="21"/>
          </w:rPr>
          <w:fldChar w:fldCharType="begin">
            <w:fldData xml:space="preserve">PEVuZE5vdGU+PENpdGU+PEF1dGhvcj5DbGFyazwvQXV0aG9yPjxZZWFyPjIwMTM8L1llYXI+PFJl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</w:fldData>
          </w:fldChar>
        </w:r>
        <w:r w:rsidR="005B1C82" w:rsidRPr="00B378E6">
          <w:rPr>
            <w:sz w:val="21"/>
            <w:szCs w:val="21"/>
          </w:rPr>
          <w:instrText xml:space="preserve"> ADDIN EN.CITE.DATA </w:instrText>
        </w:r>
        <w:r w:rsidR="005B1C82" w:rsidRPr="00B378E6">
          <w:rPr>
            <w:sz w:val="21"/>
            <w:szCs w:val="21"/>
          </w:rPr>
        </w:r>
        <w:r w:rsidR="005B1C82" w:rsidRPr="00B378E6">
          <w:rPr>
            <w:sz w:val="21"/>
            <w:szCs w:val="21"/>
          </w:rPr>
          <w:fldChar w:fldCharType="end"/>
        </w:r>
        <w:r w:rsidR="00A820B2" w:rsidRPr="00B378E6">
          <w:rPr>
            <w:sz w:val="21"/>
            <w:szCs w:val="21"/>
          </w:rPr>
        </w:r>
        <w:r w:rsidR="00A820B2" w:rsidRPr="00B378E6">
          <w:rPr>
            <w:sz w:val="21"/>
            <w:szCs w:val="21"/>
          </w:rPr>
          <w:fldChar w:fldCharType="separate"/>
        </w:r>
        <w:r w:rsidR="005B1C82" w:rsidRPr="00B378E6">
          <w:rPr>
            <w:noProof/>
            <w:sz w:val="21"/>
            <w:szCs w:val="21"/>
          </w:rPr>
          <w:t>(12-14)</w:t>
        </w:r>
        <w:r w:rsidR="00A820B2" w:rsidRPr="00B378E6">
          <w:rPr>
            <w:sz w:val="21"/>
            <w:szCs w:val="21"/>
          </w:rPr>
          <w:fldChar w:fldCharType="end"/>
        </w:r>
        <w:r w:rsidR="00316ABC" w:rsidRPr="00B378E6">
          <w:rPr>
            <w:sz w:val="21"/>
            <w:szCs w:val="21"/>
          </w:rPr>
          <w:t>. The motivation for</w:t>
        </w:r>
        <w:r w:rsidR="00105D89" w:rsidRPr="00B378E6">
          <w:rPr>
            <w:sz w:val="21"/>
            <w:szCs w:val="21"/>
          </w:rPr>
          <w:t xml:space="preserve"> investigating council </w:t>
        </w:r>
        <w:r w:rsidR="005145FB" w:rsidRPr="00B378E6">
          <w:rPr>
            <w:sz w:val="21"/>
            <w:szCs w:val="21"/>
          </w:rPr>
          <w:t>districts</w:t>
        </w:r>
        <w:r w:rsidR="00105D89" w:rsidRPr="00B378E6">
          <w:rPr>
            <w:sz w:val="21"/>
            <w:szCs w:val="21"/>
          </w:rPr>
          <w:t xml:space="preserve"> as a </w:t>
        </w:r>
        <w:r w:rsidR="005145FB" w:rsidRPr="00B378E6">
          <w:rPr>
            <w:sz w:val="21"/>
            <w:szCs w:val="21"/>
          </w:rPr>
          <w:t>geopolitical unit</w:t>
        </w:r>
      </w:ins>
      <w:r w:rsidR="005145FB" w:rsidRPr="00B378E6">
        <w:rPr>
          <w:sz w:val="21"/>
          <w:szCs w:val="21"/>
        </w:rPr>
        <w:t xml:space="preserve"> is</w:t>
      </w:r>
      <w:r w:rsidR="57677DD6" w:rsidRPr="00B378E6">
        <w:rPr>
          <w:sz w:val="21"/>
          <w:szCs w:val="21"/>
        </w:rPr>
        <w:t xml:space="preserve"> twofold:</w:t>
      </w:r>
      <w:r w:rsidR="00316ABC" w:rsidRPr="00B378E6">
        <w:rPr>
          <w:sz w:val="21"/>
          <w:szCs w:val="21"/>
        </w:rPr>
        <w:t xml:space="preserve"> to provide elected officials with data for the districts they represent</w:t>
      </w:r>
      <w:r w:rsidR="00F85FBF" w:rsidRPr="00B378E6">
        <w:rPr>
          <w:sz w:val="21"/>
          <w:szCs w:val="21"/>
        </w:rPr>
        <w:t xml:space="preserve">, </w:t>
      </w:r>
      <w:r w:rsidR="566A8AE7" w:rsidRPr="00B378E6">
        <w:rPr>
          <w:sz w:val="21"/>
          <w:szCs w:val="21"/>
        </w:rPr>
        <w:t>and</w:t>
      </w:r>
      <w:r w:rsidR="00316ABC" w:rsidRPr="00B378E6">
        <w:rPr>
          <w:sz w:val="21"/>
          <w:szCs w:val="21"/>
        </w:rPr>
        <w:t xml:space="preserve"> to provide </w:t>
      </w:r>
      <w:r w:rsidR="001C5F4C" w:rsidRPr="00B378E6">
        <w:rPr>
          <w:sz w:val="21"/>
          <w:szCs w:val="21"/>
        </w:rPr>
        <w:t>residents, constituents, and advocates</w:t>
      </w:r>
      <w:r w:rsidR="00316ABC" w:rsidRPr="00B378E6">
        <w:rPr>
          <w:sz w:val="21"/>
          <w:szCs w:val="21"/>
        </w:rPr>
        <w:t xml:space="preserve"> with data on the health of their own district and </w:t>
      </w:r>
      <w:del w:id="16" w:author="Revisions" w:date="2026-07-10T09:33:00Z" w16du:dateUtc="2026-07-10T13:33:00Z">
        <w:r w:rsidR="00B54B3D" w:rsidRPr="00A455C4">
          <w:rPr>
            <w:sz w:val="21"/>
            <w:szCs w:val="21"/>
          </w:rPr>
          <w:delText xml:space="preserve">broader </w:delText>
        </w:r>
      </w:del>
      <w:r w:rsidR="00B54B3D" w:rsidRPr="00B378E6">
        <w:rPr>
          <w:sz w:val="21"/>
          <w:szCs w:val="21"/>
        </w:rPr>
        <w:t>community</w:t>
      </w:r>
      <w:r w:rsidR="00316ABC" w:rsidRPr="00B378E6">
        <w:rPr>
          <w:sz w:val="21"/>
          <w:szCs w:val="21"/>
        </w:rPr>
        <w:t xml:space="preserve">.  </w:t>
      </w:r>
    </w:p>
    <w:p w14:paraId="0194FF2D" w14:textId="4B188DD7" w:rsidR="00316ABC" w:rsidRPr="00B378E6" w:rsidRDefault="00963175" w:rsidP="00B378E6">
      <w:pPr>
        <w:rPr>
          <w:sz w:val="21"/>
          <w:szCs w:val="21"/>
        </w:rPr>
      </w:pPr>
      <w:r w:rsidRPr="00B378E6">
        <w:rPr>
          <w:sz w:val="21"/>
          <w:szCs w:val="21"/>
        </w:rPr>
        <w:t xml:space="preserve">While most studies that use geopolitical districts have used US congressional districts, two studies have used state legislative districts </w:t>
      </w:r>
      <w:r w:rsidR="009909C4" w:rsidRPr="00B378E6">
        <w:rPr>
          <w:sz w:val="21"/>
          <w:szCs w:val="21"/>
        </w:rPr>
        <w:fldChar w:fldCharType="begin">
          <w:fldData xml:space="preserve">PEVuZE5vdGU+PENpdGU+PEF1dGhvcj5NZW5kZXotTHVjazwvQXV0aG9yPjxZZWFyPjIwMDc8L1ll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</w:fldData>
        </w:fldChar>
      </w:r>
      <w:r w:rsidR="005B1C82" w:rsidRPr="00B378E6">
        <w:rPr>
          <w:sz w:val="21"/>
          <w:szCs w:val="21"/>
        </w:rPr>
        <w:instrText xml:space="preserve"> ADDIN EN.CITE </w:instrText>
      </w:r>
      <w:r w:rsidR="005B1C82" w:rsidRPr="00B378E6">
        <w:rPr>
          <w:sz w:val="21"/>
          <w:szCs w:val="21"/>
        </w:rPr>
        <w:fldChar w:fldCharType="begin">
          <w:fldData xml:space="preserve">PEVuZE5vdGU+PENpdGU+PEF1dGhvcj5NZW5kZXotTHVjazwvQXV0aG9yPjxZZWFyPjIwMDc8L1ll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</w:fldData>
        </w:fldChar>
      </w:r>
      <w:r w:rsidR="005B1C82" w:rsidRPr="00B378E6">
        <w:rPr>
          <w:sz w:val="21"/>
          <w:szCs w:val="21"/>
        </w:rPr>
        <w:instrText xml:space="preserve"> ADDIN EN.CITE.DATA </w:instrText>
      </w:r>
      <w:r w:rsidR="005B1C82" w:rsidRPr="00B378E6">
        <w:rPr>
          <w:sz w:val="21"/>
          <w:szCs w:val="21"/>
        </w:rPr>
      </w:r>
      <w:r w:rsidR="005B1C82" w:rsidRPr="00B378E6">
        <w:rPr>
          <w:sz w:val="21"/>
          <w:szCs w:val="21"/>
        </w:rPr>
        <w:fldChar w:fldCharType="end"/>
      </w:r>
      <w:r w:rsidR="009909C4" w:rsidRPr="00B378E6">
        <w:rPr>
          <w:sz w:val="21"/>
          <w:szCs w:val="21"/>
        </w:rPr>
      </w:r>
      <w:r w:rsidR="009909C4" w:rsidRPr="00B378E6">
        <w:rPr>
          <w:sz w:val="21"/>
          <w:szCs w:val="21"/>
        </w:rPr>
        <w:fldChar w:fldCharType="separate"/>
      </w:r>
      <w:r w:rsidR="005B1C82" w:rsidRPr="00B378E6">
        <w:rPr>
          <w:noProof/>
          <w:sz w:val="21"/>
          <w:szCs w:val="21"/>
        </w:rPr>
        <w:t>(</w:t>
      </w:r>
      <w:del w:id="17" w:author="Revisions" w:date="2026-07-10T09:33:00Z" w16du:dateUtc="2026-07-10T13:33:00Z">
        <w:r w:rsidR="00710449">
          <w:rPr>
            <w:noProof/>
            <w:sz w:val="21"/>
            <w:szCs w:val="21"/>
          </w:rPr>
          <w:delText>10, 11</w:delText>
        </w:r>
      </w:del>
      <w:ins w:id="18" w:author="Revisions" w:date="2026-07-10T09:33:00Z" w16du:dateUtc="2026-07-10T13:33:00Z">
        <w:r w:rsidR="005B1C82" w:rsidRPr="00B378E6">
          <w:rPr>
            <w:noProof/>
            <w:sz w:val="21"/>
            <w:szCs w:val="21"/>
          </w:rPr>
          <w:t>15, 16</w:t>
        </w:r>
      </w:ins>
      <w:r w:rsidR="005B1C82" w:rsidRPr="00B378E6">
        <w:rPr>
          <w:noProof/>
          <w:sz w:val="21"/>
          <w:szCs w:val="21"/>
        </w:rPr>
        <w:t>)</w:t>
      </w:r>
      <w:r w:rsidR="009909C4" w:rsidRPr="00B378E6">
        <w:rPr>
          <w:sz w:val="21"/>
          <w:szCs w:val="21"/>
        </w:rPr>
        <w:fldChar w:fldCharType="end"/>
      </w:r>
      <w:r w:rsidR="00CB659E" w:rsidRPr="00B378E6">
        <w:rPr>
          <w:sz w:val="21"/>
          <w:szCs w:val="21"/>
        </w:rPr>
        <w:t xml:space="preserve">. There have also been examples of </w:t>
      </w:r>
      <w:r w:rsidR="00FC0999" w:rsidRPr="00B378E6">
        <w:rPr>
          <w:sz w:val="21"/>
          <w:szCs w:val="21"/>
        </w:rPr>
        <w:t xml:space="preserve">use in </w:t>
      </w:r>
      <w:r w:rsidR="00CB659E" w:rsidRPr="00B378E6">
        <w:rPr>
          <w:sz w:val="21"/>
          <w:szCs w:val="21"/>
        </w:rPr>
        <w:t xml:space="preserve">public </w:t>
      </w:r>
      <w:r w:rsidRPr="00B378E6">
        <w:rPr>
          <w:sz w:val="21"/>
          <w:szCs w:val="21"/>
        </w:rPr>
        <w:t xml:space="preserve">dashboards </w:t>
      </w:r>
      <w:del w:id="19" w:author="Revisions" w:date="2026-07-10T09:33:00Z" w16du:dateUtc="2026-07-10T13:33:00Z">
        <w:r w:rsidR="003A4EF4">
          <w:rPr>
            <w:sz w:val="21"/>
            <w:szCs w:val="21"/>
          </w:rPr>
          <w:fldChar w:fldCharType="begin"/>
        </w:r>
        <w:r w:rsidR="00710449">
          <w:rPr>
            <w:sz w:val="21"/>
            <w:szCs w:val="21"/>
          </w:rPr>
          <w:delInstrText xml:space="preserve"> ADDIN EN.CITE &lt;EndNote&gt;&lt;Cite&gt;&lt;Author&gt;Health and Human Services&lt;/Author&gt;&lt;RecNum&gt;290&lt;/RecNum&gt;&lt;DisplayText&gt;(12, 13)&lt;/DisplayText&gt;&lt;record&gt;&lt;rec-number&gt;290&lt;/rec-number&gt;&lt;foreign-keys&gt;&lt;key app="EN" db-id="vsz0txw2kasep0e0tt1xv00hftd2p0aw90ft" timestamp="1758321208" guid="c2064dc1-bc85-45ff-9ae7-0ec815fa2b05"&gt;290&lt;/key&gt;&lt;/foreign-keys&gt;&lt;ref-type name="Web Page"&gt;12&lt;/ref-type&gt;&lt;contributors&gt;&lt;authors&gt;&lt;author&gt;Health and Human Services,&lt;/author&gt;&lt;/authors&gt;&lt;/contributors&gt;&lt;titles&gt;&lt;title&gt;Michigan Senate District Dashboard&lt;/title&gt;&lt;/titles&gt;&lt;number&gt;September 2025&lt;/number&gt;&lt;dates&gt;&lt;/dates&gt;&lt;urls&gt;&lt;related-urls&gt;&lt;url&gt;https://www.michigan.gov/mdhhs/inside-mdhhs/statisticsreports/michigan-public-health-data-dashboards&lt;/url&gt;&lt;/related-urls&gt;&lt;/urls&gt;&lt;/record&gt;&lt;/Cite&gt;&lt;Cite&gt;&lt;Author&gt;Kentucky Center for Statistics&lt;/Author&gt;&lt;RecNum&gt;291&lt;/RecNum&gt;&lt;record&gt;&lt;rec-number&gt;291&lt;/rec-number&gt;&lt;foreign-keys&gt;&lt;key app="EN" db-id="vsz0txw2kasep0e0tt1xv00hftd2p0aw90ft" timestamp="1758321359" guid="bf1844c7-c2fb-40a3-b1e1-017e0d914e4c"&gt;291&lt;/key&gt;&lt;/foreign-keys&gt;&lt;ref-type name="Web Page"&gt;12&lt;/ref-type&gt;&lt;contributors&gt;&lt;authors&gt;&lt;author&gt;Kentucky Center for Statistics,&lt;/author&gt;&lt;/authors&gt;&lt;/contributors&gt;&lt;titles&gt;&lt;title&gt;Kentucky Legislative District Dashboard&lt;/title&gt;&lt;/titles&gt;&lt;volume&gt;2025&lt;/volume&gt;&lt;dates&gt;&lt;/dates&gt;&lt;urls&gt;&lt;related-urls&gt;&lt;url&gt;https://kystats.ky.gov/Latest/LD&lt;/url&gt;&lt;/related-urls&gt;&lt;/urls&gt;&lt;/record&gt;&lt;/Cite&gt;&lt;/EndNote&gt;</w:delInstrText>
        </w:r>
        <w:r w:rsidR="003A4EF4">
          <w:rPr>
            <w:sz w:val="21"/>
            <w:szCs w:val="21"/>
          </w:rPr>
          <w:fldChar w:fldCharType="separate"/>
        </w:r>
        <w:r w:rsidR="00710449">
          <w:rPr>
            <w:noProof/>
            <w:sz w:val="21"/>
            <w:szCs w:val="21"/>
          </w:rPr>
          <w:delText>(12, 13)</w:delText>
        </w:r>
        <w:r w:rsidR="003A4EF4">
          <w:rPr>
            <w:sz w:val="21"/>
            <w:szCs w:val="21"/>
          </w:rPr>
          <w:fldChar w:fldCharType="end"/>
        </w:r>
        <w:r w:rsidRPr="63AE63DD">
          <w:rPr>
            <w:sz w:val="21"/>
            <w:szCs w:val="21"/>
          </w:rPr>
          <w:delText>.</w:delText>
        </w:r>
      </w:del>
      <w:ins w:id="20" w:author="Revisions" w:date="2026-07-10T09:33:00Z" w16du:dateUtc="2026-07-10T13:33:00Z">
        <w:r w:rsidR="003A4EF4" w:rsidRPr="00B378E6">
          <w:rPr>
            <w:sz w:val="21"/>
            <w:szCs w:val="21"/>
          </w:rPr>
          <w:fldChar w:fldCharType="begin"/>
        </w:r>
        <w:r w:rsidR="005B1C82" w:rsidRPr="00B378E6">
          <w:rPr>
            <w:sz w:val="21"/>
            <w:szCs w:val="21"/>
          </w:rPr>
          <w:instrText xml:space="preserve"> ADDIN EN.CITE &lt;EndNote&gt;&lt;Cite&gt;&lt;Author&gt;Health and Human Services&lt;/Author&gt;&lt;RecNum&gt;156&lt;/RecNum&gt;&lt;DisplayText&gt;(17, 18)&lt;/DisplayText&gt;&lt;record&gt;&lt;rec-number&gt;156&lt;/rec-number&gt;&lt;foreign-keys&gt;&lt;key app="EN" db-id="5ax92wdr7adtz5etxvfxdfr0s5z2etvt2v0z" timestamp="1779722845" guid="c2064dc1-bc85-45ff-9ae7-0ec815fa2b05"&gt;156&lt;/key&gt;&lt;/foreign-keys&gt;&lt;ref-type name="Web Page"&gt;12&lt;/ref-type&gt;&lt;contributors&gt;&lt;authors&gt;&lt;author&gt;Health and Human Services,&lt;/author&gt;&lt;/authors&gt;&lt;/contributors&gt;&lt;titles&gt;&lt;title&gt;Michigan Senate District Dashboard&lt;/title&gt;&lt;/titles&gt;&lt;number&gt;September 2025&lt;/number&gt;&lt;dates&gt;&lt;/dates&gt;&lt;urls&gt;&lt;related-urls&gt;&lt;url&gt;https://www.michigan.gov/mdhhs/inside-mdhhs/statisticsreports/michigan-public-health-data-dashboards&lt;/url&gt;&lt;/related-urls&gt;&lt;/urls&gt;&lt;/record&gt;&lt;/Cite&gt;&lt;Cite&gt;&lt;Author&gt;Kentucky Center for Statistics&lt;/Author&gt;&lt;RecNum&gt;157&lt;/RecNum&gt;&lt;record&gt;&lt;rec-number&gt;157&lt;/rec-number&gt;&lt;foreign-keys&gt;&lt;key app="EN" db-id="5ax92wdr7adtz5etxvfxdfr0s5z2etvt2v0z" timestamp="1779722845" guid="bf1844c7-c2fb-40a3-b1e1-017e0d914e4c"&gt;157&lt;/key&gt;&lt;/foreign-keys&gt;&lt;ref-type name="Web Page"&gt;12&lt;/ref-type&gt;&lt;contributors&gt;&lt;authors&gt;&lt;author&gt;Kentucky Center for Statistics,&lt;/author&gt;&lt;/authors&gt;&lt;/contributors&gt;&lt;titles&gt;&lt;title&gt;Kentucky Legislative District Dashboard&lt;/title&gt;&lt;/titles&gt;&lt;volume&gt;2025&lt;/volume&gt;&lt;dates&gt;&lt;/dates&gt;&lt;urls&gt;&lt;related-urls&gt;&lt;url&gt;https://kystats.ky.gov/Latest/LD&lt;/url&gt;&lt;/related-urls&gt;&lt;/urls&gt;&lt;/record&gt;&lt;/Cite&gt;&lt;/EndNote&gt;</w:instrText>
        </w:r>
        <w:r w:rsidR="003A4EF4" w:rsidRPr="00B378E6">
          <w:rPr>
            <w:sz w:val="21"/>
            <w:szCs w:val="21"/>
          </w:rPr>
          <w:fldChar w:fldCharType="separate"/>
        </w:r>
        <w:r w:rsidR="005B1C82" w:rsidRPr="00B378E6">
          <w:rPr>
            <w:noProof/>
            <w:sz w:val="21"/>
            <w:szCs w:val="21"/>
          </w:rPr>
          <w:t>(17, 18)</w:t>
        </w:r>
        <w:r w:rsidR="003A4EF4" w:rsidRPr="00B378E6">
          <w:rPr>
            <w:sz w:val="21"/>
            <w:szCs w:val="21"/>
          </w:rPr>
          <w:fldChar w:fldCharType="end"/>
        </w:r>
        <w:r w:rsidRPr="00B378E6">
          <w:rPr>
            <w:sz w:val="21"/>
            <w:szCs w:val="21"/>
          </w:rPr>
          <w:t>.</w:t>
        </w:r>
      </w:ins>
      <w:r w:rsidRPr="00B378E6">
        <w:rPr>
          <w:sz w:val="21"/>
          <w:szCs w:val="21"/>
        </w:rPr>
        <w:t xml:space="preserve"> However, to our knowledge no studies </w:t>
      </w:r>
      <w:ins w:id="21" w:author="Revisions" w:date="2026-07-10T09:33:00Z" w16du:dateUtc="2026-07-10T13:33:00Z">
        <w:r w:rsidR="00D30A74" w:rsidRPr="00B378E6">
          <w:rPr>
            <w:sz w:val="21"/>
            <w:szCs w:val="21"/>
          </w:rPr>
          <w:t xml:space="preserve">in the US </w:t>
        </w:r>
      </w:ins>
      <w:r w:rsidRPr="00B378E6">
        <w:rPr>
          <w:sz w:val="21"/>
          <w:szCs w:val="21"/>
        </w:rPr>
        <w:t>have report</w:t>
      </w:r>
      <w:r w:rsidR="00910FD8" w:rsidRPr="00B378E6">
        <w:rPr>
          <w:sz w:val="21"/>
          <w:szCs w:val="21"/>
        </w:rPr>
        <w:t>ed</w:t>
      </w:r>
      <w:r w:rsidRPr="00B378E6">
        <w:rPr>
          <w:sz w:val="21"/>
          <w:szCs w:val="21"/>
        </w:rPr>
        <w:t xml:space="preserve"> health metrics using</w:t>
      </w:r>
      <w:r w:rsidR="00F47010" w:rsidRPr="00B378E6">
        <w:rPr>
          <w:sz w:val="21"/>
          <w:szCs w:val="21"/>
        </w:rPr>
        <w:t xml:space="preserve"> C</w:t>
      </w:r>
      <w:r w:rsidRPr="00B378E6">
        <w:rPr>
          <w:sz w:val="21"/>
          <w:szCs w:val="21"/>
        </w:rPr>
        <w:t xml:space="preserve">ity </w:t>
      </w:r>
      <w:r w:rsidR="00F47010" w:rsidRPr="00B378E6">
        <w:rPr>
          <w:sz w:val="21"/>
          <w:szCs w:val="21"/>
        </w:rPr>
        <w:t>C</w:t>
      </w:r>
      <w:r w:rsidRPr="00B378E6">
        <w:rPr>
          <w:sz w:val="21"/>
          <w:szCs w:val="21"/>
        </w:rPr>
        <w:t>ouncil district boundaries</w:t>
      </w:r>
      <w:del w:id="22" w:author="Revisions" w:date="2026-07-10T09:33:00Z" w16du:dateUtc="2026-07-10T13:33:00Z">
        <w:r w:rsidRPr="63AE63DD">
          <w:rPr>
            <w:sz w:val="21"/>
            <w:szCs w:val="21"/>
          </w:rPr>
          <w:delText>.</w:delText>
        </w:r>
      </w:del>
      <w:ins w:id="23" w:author="Revisions" w:date="2026-07-10T09:33:00Z" w16du:dateUtc="2026-07-10T13:33:00Z">
        <w:r w:rsidR="00362F2C" w:rsidRPr="00B378E6">
          <w:rPr>
            <w:sz w:val="21"/>
            <w:szCs w:val="21"/>
          </w:rPr>
          <w:t xml:space="preserve"> as</w:t>
        </w:r>
        <w:r w:rsidR="008F5CE9" w:rsidRPr="00B378E6">
          <w:rPr>
            <w:sz w:val="21"/>
            <w:szCs w:val="21"/>
          </w:rPr>
          <w:t xml:space="preserve"> it can be difficult to aggregate data to </w:t>
        </w:r>
        <w:r w:rsidR="00B257B9" w:rsidRPr="00B378E6">
          <w:rPr>
            <w:sz w:val="21"/>
            <w:szCs w:val="21"/>
          </w:rPr>
          <w:t>boundaries outside of those typically used in public health in the US (i.e. census tracts, counties, and zip codes)</w:t>
        </w:r>
        <w:r w:rsidRPr="00B378E6">
          <w:rPr>
            <w:sz w:val="21"/>
            <w:szCs w:val="21"/>
          </w:rPr>
          <w:t>.</w:t>
        </w:r>
      </w:ins>
      <w:r w:rsidRPr="00B378E6">
        <w:rPr>
          <w:sz w:val="21"/>
          <w:szCs w:val="21"/>
        </w:rPr>
        <w:t xml:space="preserve"> </w:t>
      </w:r>
      <w:r w:rsidR="003C0311" w:rsidRPr="00B378E6">
        <w:rPr>
          <w:sz w:val="21"/>
          <w:szCs w:val="21"/>
        </w:rPr>
        <w:t>T</w:t>
      </w:r>
      <w:r w:rsidRPr="00B378E6">
        <w:rPr>
          <w:sz w:val="21"/>
          <w:szCs w:val="21"/>
        </w:rPr>
        <w:t>he city, as compared to the county, state or federal level</w:t>
      </w:r>
      <w:r w:rsidR="00360877" w:rsidRPr="00B378E6">
        <w:rPr>
          <w:sz w:val="21"/>
          <w:szCs w:val="21"/>
        </w:rPr>
        <w:t>,</w:t>
      </w:r>
      <w:r w:rsidR="00766890" w:rsidRPr="00B378E6">
        <w:rPr>
          <w:sz w:val="21"/>
          <w:szCs w:val="21"/>
        </w:rPr>
        <w:t xml:space="preserve"> has</w:t>
      </w:r>
      <w:r w:rsidRPr="00B378E6">
        <w:rPr>
          <w:sz w:val="21"/>
          <w:szCs w:val="21"/>
        </w:rPr>
        <w:t xml:space="preserve"> distinct public health needs </w:t>
      </w:r>
      <w:r w:rsidR="007D1EB6" w:rsidRPr="00B378E6">
        <w:rPr>
          <w:sz w:val="21"/>
          <w:szCs w:val="21"/>
        </w:rPr>
        <w:t xml:space="preserve">and </w:t>
      </w:r>
      <w:r w:rsidRPr="00B378E6">
        <w:rPr>
          <w:sz w:val="21"/>
          <w:szCs w:val="21"/>
        </w:rPr>
        <w:t xml:space="preserve">unique resources </w:t>
      </w:r>
      <w:del w:id="24" w:author="Revisions" w:date="2026-07-10T09:33:00Z" w16du:dateUtc="2026-07-10T13:33:00Z">
        <w:r w:rsidR="00DB33F8">
          <w:rPr>
            <w:sz w:val="21"/>
            <w:szCs w:val="21"/>
          </w:rPr>
          <w:fldChar w:fldCharType="begin"/>
        </w:r>
        <w:r w:rsidR="00710449">
          <w:rPr>
            <w:sz w:val="21"/>
            <w:szCs w:val="21"/>
          </w:rPr>
          <w:delInstrText xml:space="preserve"> ADDIN EN.CITE &lt;EndNote&gt;&lt;Cite&gt;&lt;Author&gt;Galea&lt;/Author&gt;&lt;Year&gt;2005&lt;/Year&gt;&lt;RecNum&gt;600&lt;/RecNum&gt;&lt;DisplayText&gt;(14)&lt;/DisplayText&gt;&lt;record&gt;&lt;rec-number&gt;600&lt;/rec-number&gt;&lt;foreign-keys&gt;&lt;key app="EN" db-id="vsz0txw2kasep0e0tt1xv00hftd2p0aw90ft" timestamp="1764634834" guid="ab870d17-5b47-45b2-8b61-ede1a58600a7"&gt;600&lt;/key&gt;&lt;/foreign-keys&gt;&lt;ref-type name="Journal Article"&gt;17&lt;/ref-type&gt;&lt;contributors&gt;&lt;authors&gt;&lt;author&gt;Galea, Sandro&lt;/author&gt;&lt;author&gt;Vlahov, David&lt;/author&gt;&lt;/authors&gt;&lt;/contributors&gt;&lt;titles&gt;&lt;title&gt;URBAN HEALTH: Evidence, Challenges, and Directions&lt;/title&gt;&lt;secondary-title&gt;Annual Review of Public Health&lt;/secondary-title&gt;&lt;/titles&gt;&lt;periodical&gt;&lt;full-title&gt;Annual Review of Public Health&lt;/full-title&gt;&lt;/periodical&gt;&lt;pages&gt;341-365&lt;/pages&gt;&lt;volume&gt;26&lt;/volume&gt;&lt;number&gt;Volume 26, 2005&lt;/number&gt;&lt;keywords&gt;&lt;keyword&gt;social epidemiology&lt;/keyword&gt;&lt;keyword&gt;multilevel&lt;/keyword&gt;&lt;keyword&gt;cities&lt;/keyword&gt;&lt;keyword&gt;methods&lt;/keyword&gt;&lt;keyword&gt;mechanisms&lt;/keyword&gt;&lt;/keywords&gt;&lt;dates&gt;&lt;year&gt;2005&lt;/year&gt;&lt;/dates&gt;&lt;isbn&gt;1545-2093&lt;/isbn&gt;&lt;urls&gt;&lt;related-urls&gt;&lt;url&gt;https://www.annualreviews.org/content/journals/10.1146/annurev.publhealth.26.021304.144708&lt;/url&gt;&lt;/related-urls&gt;&lt;/urls&gt;&lt;electronic-resource-num&gt;https://doi.org/10.1146/annurev.publhealth.26.021304.144708&lt;/electronic-resource-num&gt;&lt;/record&gt;&lt;/Cite&gt;&lt;/EndNote&gt;</w:delInstrText>
        </w:r>
        <w:r w:rsidR="00DB33F8">
          <w:rPr>
            <w:sz w:val="21"/>
            <w:szCs w:val="21"/>
          </w:rPr>
          <w:fldChar w:fldCharType="separate"/>
        </w:r>
        <w:r w:rsidR="00710449">
          <w:rPr>
            <w:noProof/>
            <w:sz w:val="21"/>
            <w:szCs w:val="21"/>
          </w:rPr>
          <w:delText>(14)</w:delText>
        </w:r>
        <w:r w:rsidR="00DB33F8">
          <w:rPr>
            <w:sz w:val="21"/>
            <w:szCs w:val="21"/>
          </w:rPr>
          <w:fldChar w:fldCharType="end"/>
        </w:r>
        <w:r w:rsidRPr="63AE63DD">
          <w:rPr>
            <w:sz w:val="21"/>
            <w:szCs w:val="21"/>
          </w:rPr>
          <w:delText>.</w:delText>
        </w:r>
      </w:del>
      <w:ins w:id="25" w:author="Revisions" w:date="2026-07-10T09:33:00Z" w16du:dateUtc="2026-07-10T13:33:00Z">
        <w:r w:rsidR="00DB33F8" w:rsidRPr="00B378E6">
          <w:rPr>
            <w:sz w:val="21"/>
            <w:szCs w:val="21"/>
          </w:rPr>
          <w:fldChar w:fldCharType="begin"/>
        </w:r>
        <w:r w:rsidR="005B1C82" w:rsidRPr="00B378E6">
          <w:rPr>
            <w:sz w:val="21"/>
            <w:szCs w:val="21"/>
          </w:rPr>
          <w:instrText xml:space="preserve"> ADDIN EN.CITE &lt;EndNote&gt;&lt;Cite&gt;&lt;Author&gt;Galea&lt;/Author&gt;&lt;Year&gt;2005&lt;/Year&gt;&lt;RecNum&gt;592&lt;/RecNum&gt;&lt;DisplayText&gt;(19)&lt;/DisplayText&gt;&lt;record&gt;&lt;rec-number&gt;592&lt;/rec-number&gt;&lt;foreign-keys&gt;&lt;key app="EN" db-id="5ax92wdr7adtz5etxvfxdfr0s5z2etvt2v0z" timestamp="1779726244" guid="ab870d17-5b47-45b2-8b61-ede1a58600a7"&gt;592&lt;/key&gt;&lt;/foreign-keys&gt;&lt;ref-type name="Journal Article"&gt;17&lt;/ref-type&gt;&lt;contributors&gt;&lt;authors&gt;&lt;author&gt;Galea, Sandro&lt;/author&gt;&lt;author&gt;Vlahov, David&lt;/author&gt;&lt;/authors&gt;&lt;/contributors&gt;&lt;titles&gt;&lt;title&gt;URBAN HEALTH: Evidence, Challenges, and Directions&lt;/title&gt;&lt;secondary-title&gt;Annual Review of Public Health&lt;/secondary-title&gt;&lt;/titles&gt;&lt;periodical&gt;&lt;full-title&gt;Annual Review of Public Health&lt;/full-title&gt;&lt;/periodical&gt;&lt;pages&gt;341-365&lt;/pages&gt;&lt;volume&gt;26&lt;/volume&gt;&lt;number&gt;Volume 26, 2005&lt;/number&gt;&lt;keywords&gt;&lt;keyword&gt;social epidemiology&lt;/keyword&gt;&lt;keyword&gt;multilevel&lt;/keyword&gt;&lt;keyword&gt;cities&lt;/keyword&gt;&lt;keyword&gt;methods&lt;/keyword&gt;&lt;keyword&gt;mechanisms&lt;/keyword&gt;&lt;/keywords&gt;&lt;dates&gt;&lt;year&gt;2005&lt;/year&gt;&lt;/dates&gt;&lt;isbn&gt;1545-2093&lt;/isbn&gt;&lt;urls&gt;&lt;related-urls&gt;&lt;url&gt;https://www.annualreviews.org/content/journals/10.1146/annurev.publhealth.26.021304.144708&lt;/url&gt;&lt;/related-urls&gt;&lt;/urls&gt;&lt;electronic-resource-num&gt;https://doi.org/10.1146/annurev.publhealth.26.021304.144708&lt;/electronic-resource-num&gt;&lt;/record&gt;&lt;/Cite&gt;&lt;/EndNote&gt;</w:instrText>
        </w:r>
        <w:r w:rsidR="00DB33F8" w:rsidRPr="00B378E6">
          <w:rPr>
            <w:sz w:val="21"/>
            <w:szCs w:val="21"/>
          </w:rPr>
          <w:fldChar w:fldCharType="separate"/>
        </w:r>
        <w:r w:rsidR="005B1C82" w:rsidRPr="00B378E6">
          <w:rPr>
            <w:noProof/>
            <w:sz w:val="21"/>
            <w:szCs w:val="21"/>
          </w:rPr>
          <w:t>(19)</w:t>
        </w:r>
        <w:r w:rsidR="00DB33F8" w:rsidRPr="00B378E6">
          <w:rPr>
            <w:sz w:val="21"/>
            <w:szCs w:val="21"/>
          </w:rPr>
          <w:fldChar w:fldCharType="end"/>
        </w:r>
        <w:r w:rsidRPr="00B378E6">
          <w:rPr>
            <w:sz w:val="21"/>
            <w:szCs w:val="21"/>
          </w:rPr>
          <w:t>.</w:t>
        </w:r>
      </w:ins>
      <w:r w:rsidRPr="00B378E6">
        <w:rPr>
          <w:sz w:val="21"/>
          <w:szCs w:val="21"/>
        </w:rPr>
        <w:t xml:space="preserve"> City </w:t>
      </w:r>
      <w:r w:rsidR="00FA65BD" w:rsidRPr="00B378E6">
        <w:rPr>
          <w:sz w:val="21"/>
          <w:szCs w:val="21"/>
        </w:rPr>
        <w:t>C</w:t>
      </w:r>
      <w:r w:rsidRPr="00B378E6">
        <w:rPr>
          <w:sz w:val="21"/>
          <w:szCs w:val="21"/>
        </w:rPr>
        <w:t xml:space="preserve">ouncils have </w:t>
      </w:r>
      <w:r w:rsidR="52A650D4" w:rsidRPr="00B378E6">
        <w:rPr>
          <w:sz w:val="21"/>
          <w:szCs w:val="21"/>
        </w:rPr>
        <w:t>authority</w:t>
      </w:r>
      <w:r w:rsidRPr="00B378E6">
        <w:rPr>
          <w:sz w:val="21"/>
          <w:szCs w:val="21"/>
        </w:rPr>
        <w:t xml:space="preserve"> over policies and resources affecting the health of their constituents</w:t>
      </w:r>
      <w:r w:rsidR="4B366873" w:rsidRPr="00B378E6">
        <w:rPr>
          <w:sz w:val="21"/>
          <w:szCs w:val="21"/>
        </w:rPr>
        <w:t xml:space="preserve"> and cities as a whole,</w:t>
      </w:r>
      <w:r w:rsidRPr="00B378E6">
        <w:rPr>
          <w:sz w:val="21"/>
          <w:szCs w:val="21"/>
        </w:rPr>
        <w:t xml:space="preserve"> and </w:t>
      </w:r>
      <w:del w:id="26" w:author="Revisions" w:date="2026-07-10T09:33:00Z" w16du:dateUtc="2026-07-10T13:33:00Z">
        <w:r w:rsidRPr="63AE63DD">
          <w:rPr>
            <w:sz w:val="21"/>
            <w:szCs w:val="21"/>
          </w:rPr>
          <w:delText>the</w:delText>
        </w:r>
        <w:r w:rsidR="000275D4">
          <w:rPr>
            <w:sz w:val="21"/>
            <w:szCs w:val="21"/>
          </w:rPr>
          <w:delText>re</w:delText>
        </w:r>
        <w:r w:rsidRPr="63AE63DD">
          <w:rPr>
            <w:sz w:val="21"/>
            <w:szCs w:val="21"/>
          </w:rPr>
          <w:delText>for</w:delText>
        </w:r>
      </w:del>
      <w:ins w:id="27" w:author="Revisions" w:date="2026-07-10T09:33:00Z" w16du:dateUtc="2026-07-10T13:33:00Z">
        <w:r w:rsidRPr="00B378E6">
          <w:rPr>
            <w:sz w:val="21"/>
            <w:szCs w:val="21"/>
          </w:rPr>
          <w:t>the</w:t>
        </w:r>
        <w:r w:rsidR="000275D4" w:rsidRPr="00B378E6">
          <w:rPr>
            <w:sz w:val="21"/>
            <w:szCs w:val="21"/>
          </w:rPr>
          <w:t>re</w:t>
        </w:r>
        <w:r w:rsidRPr="00B378E6">
          <w:rPr>
            <w:sz w:val="21"/>
            <w:szCs w:val="21"/>
          </w:rPr>
          <w:t>for</w:t>
        </w:r>
        <w:r w:rsidR="00C61287">
          <w:rPr>
            <w:sz w:val="21"/>
            <w:szCs w:val="21"/>
          </w:rPr>
          <w:t>e</w:t>
        </w:r>
      </w:ins>
      <w:r w:rsidRPr="00B378E6">
        <w:rPr>
          <w:sz w:val="21"/>
          <w:szCs w:val="21"/>
        </w:rPr>
        <w:t xml:space="preserve"> </w:t>
      </w:r>
      <w:r w:rsidR="6BF68AA2" w:rsidRPr="00B378E6">
        <w:rPr>
          <w:sz w:val="21"/>
          <w:szCs w:val="21"/>
        </w:rPr>
        <w:t>investigating</w:t>
      </w:r>
      <w:r w:rsidR="1CD9661A" w:rsidRPr="00B378E6">
        <w:rPr>
          <w:sz w:val="21"/>
          <w:szCs w:val="21"/>
        </w:rPr>
        <w:t xml:space="preserve"> variation in health outcomes and determinants by  </w:t>
      </w:r>
      <w:r w:rsidRPr="00B378E6">
        <w:rPr>
          <w:sz w:val="21"/>
          <w:szCs w:val="21"/>
        </w:rPr>
        <w:t xml:space="preserve">council districts </w:t>
      </w:r>
      <w:r w:rsidR="0036671F" w:rsidRPr="00B378E6">
        <w:rPr>
          <w:sz w:val="21"/>
          <w:szCs w:val="21"/>
        </w:rPr>
        <w:t xml:space="preserve">and level of government </w:t>
      </w:r>
      <w:r w:rsidR="1F3E3CD9" w:rsidRPr="00B378E6">
        <w:rPr>
          <w:sz w:val="21"/>
          <w:szCs w:val="21"/>
        </w:rPr>
        <w:t>presents an opportunity to inform local policymaking</w:t>
      </w:r>
      <w:r w:rsidR="0036671F" w:rsidRPr="00B378E6">
        <w:rPr>
          <w:sz w:val="21"/>
          <w:szCs w:val="21"/>
        </w:rPr>
        <w:t xml:space="preserve"> </w:t>
      </w:r>
      <w:r w:rsidR="0036671F" w:rsidRPr="00B378E6">
        <w:rPr>
          <w:sz w:val="21"/>
          <w:szCs w:val="21"/>
        </w:rPr>
        <w:fldChar w:fldCharType="begin">
          <w:fldData xml:space="preserve">PEVuZE5vdGU+PENpdGU+PEF1dGhvcj5TY2huYWtlLU1haGw8L0F1dGhvcj48WWVhcj4yMDIyPC9Z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</w:fldData>
        </w:fldChar>
      </w:r>
      <w:r w:rsidR="005B1C82" w:rsidRPr="00B378E6">
        <w:rPr>
          <w:sz w:val="21"/>
          <w:szCs w:val="21"/>
        </w:rPr>
        <w:instrText xml:space="preserve"> ADDIN EN.CITE </w:instrText>
      </w:r>
      <w:r w:rsidR="005B1C82" w:rsidRPr="00B378E6">
        <w:rPr>
          <w:sz w:val="21"/>
          <w:szCs w:val="21"/>
        </w:rPr>
        <w:fldChar w:fldCharType="begin">
          <w:fldData xml:space="preserve">PEVuZE5vdGU+PENpdGU+PEF1dGhvcj5TY2huYWtlLU1haGw8L0F1dGhvcj48WWVhcj4yMDIyPC9Z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</w:fldData>
        </w:fldChar>
      </w:r>
      <w:r w:rsidR="005B1C82" w:rsidRPr="00B378E6">
        <w:rPr>
          <w:sz w:val="21"/>
          <w:szCs w:val="21"/>
        </w:rPr>
        <w:instrText xml:space="preserve"> ADDIN EN.CITE.DATA </w:instrText>
      </w:r>
      <w:r w:rsidR="005B1C82" w:rsidRPr="00B378E6">
        <w:rPr>
          <w:sz w:val="21"/>
          <w:szCs w:val="21"/>
        </w:rPr>
      </w:r>
      <w:r w:rsidR="005B1C82" w:rsidRPr="00B378E6">
        <w:rPr>
          <w:sz w:val="21"/>
          <w:szCs w:val="21"/>
        </w:rPr>
        <w:fldChar w:fldCharType="end"/>
      </w:r>
      <w:r w:rsidR="0036671F" w:rsidRPr="00B378E6">
        <w:rPr>
          <w:sz w:val="21"/>
          <w:szCs w:val="21"/>
        </w:rPr>
      </w:r>
      <w:r w:rsidR="0036671F" w:rsidRPr="00B378E6">
        <w:rPr>
          <w:sz w:val="21"/>
          <w:szCs w:val="21"/>
        </w:rPr>
        <w:fldChar w:fldCharType="separate"/>
      </w:r>
      <w:r w:rsidR="005B1C82" w:rsidRPr="00B378E6">
        <w:rPr>
          <w:noProof/>
          <w:sz w:val="21"/>
          <w:szCs w:val="21"/>
        </w:rPr>
        <w:t>(</w:t>
      </w:r>
      <w:del w:id="28" w:author="Revisions" w:date="2026-07-10T09:33:00Z" w16du:dateUtc="2026-07-10T13:33:00Z">
        <w:r w:rsidR="00710449">
          <w:rPr>
            <w:noProof/>
            <w:sz w:val="21"/>
            <w:szCs w:val="21"/>
          </w:rPr>
          <w:delText>15</w:delText>
        </w:r>
      </w:del>
      <w:ins w:id="29" w:author="Revisions" w:date="2026-07-10T09:33:00Z" w16du:dateUtc="2026-07-10T13:33:00Z">
        <w:r w:rsidR="005B1C82" w:rsidRPr="00B378E6">
          <w:rPr>
            <w:noProof/>
            <w:sz w:val="21"/>
            <w:szCs w:val="21"/>
          </w:rPr>
          <w:t>20</w:t>
        </w:r>
      </w:ins>
      <w:r w:rsidR="005B1C82" w:rsidRPr="00B378E6">
        <w:rPr>
          <w:noProof/>
          <w:sz w:val="21"/>
          <w:szCs w:val="21"/>
        </w:rPr>
        <w:t>)</w:t>
      </w:r>
      <w:r w:rsidR="0036671F" w:rsidRPr="00B378E6">
        <w:rPr>
          <w:sz w:val="21"/>
          <w:szCs w:val="21"/>
        </w:rPr>
        <w:fldChar w:fldCharType="end"/>
      </w:r>
      <w:r w:rsidR="0036671F" w:rsidRPr="00B378E6">
        <w:rPr>
          <w:sz w:val="21"/>
          <w:szCs w:val="21"/>
        </w:rPr>
        <w:t xml:space="preserve">. </w:t>
      </w:r>
      <w:r w:rsidR="00A5005B" w:rsidRPr="00B378E6">
        <w:rPr>
          <w:sz w:val="21"/>
          <w:szCs w:val="21"/>
        </w:rPr>
        <w:t>Here,</w:t>
      </w:r>
      <w:r w:rsidRPr="00B378E6">
        <w:rPr>
          <w:sz w:val="21"/>
          <w:szCs w:val="21"/>
        </w:rPr>
        <w:t xml:space="preserve"> we use Philadelphia as a case study to explore health outcomes by City Council </w:t>
      </w:r>
      <w:r w:rsidR="00DB77E6" w:rsidRPr="00B378E6">
        <w:rPr>
          <w:sz w:val="21"/>
          <w:szCs w:val="21"/>
        </w:rPr>
        <w:t>district</w:t>
      </w:r>
      <w:ins w:id="30" w:author="Revisions" w:date="2026-07-10T09:33:00Z" w16du:dateUtc="2026-07-10T13:33:00Z">
        <w:r w:rsidR="00675B79" w:rsidRPr="00B378E6">
          <w:rPr>
            <w:sz w:val="21"/>
            <w:szCs w:val="21"/>
          </w:rPr>
          <w:t xml:space="preserve"> and detail an approach that can be applied to other US cities</w:t>
        </w:r>
        <w:r w:rsidR="00DB77E6" w:rsidRPr="00B378E6">
          <w:rPr>
            <w:sz w:val="21"/>
            <w:szCs w:val="21"/>
          </w:rPr>
          <w:t xml:space="preserve">. </w:t>
        </w:r>
        <w:r w:rsidR="00FB5A10" w:rsidRPr="00B378E6">
          <w:rPr>
            <w:sz w:val="21"/>
            <w:szCs w:val="21"/>
          </w:rPr>
          <w:t>Like federal congressional districts, Philadelphia Council districts are re-drawn once every ten years following the release of the US Decennial Census</w:t>
        </w:r>
      </w:ins>
      <w:r w:rsidR="00FB5A10" w:rsidRPr="00B378E6">
        <w:rPr>
          <w:sz w:val="21"/>
          <w:szCs w:val="21"/>
        </w:rPr>
        <w:t xml:space="preserve">. </w:t>
      </w:r>
      <w:r w:rsidR="00DB77E6" w:rsidRPr="00B378E6">
        <w:rPr>
          <w:sz w:val="21"/>
          <w:szCs w:val="21"/>
        </w:rPr>
        <w:t xml:space="preserve">The Council </w:t>
      </w:r>
      <w:r w:rsidRPr="00B378E6">
        <w:rPr>
          <w:sz w:val="21"/>
          <w:szCs w:val="21"/>
        </w:rPr>
        <w:t>is comprised of 17 members</w:t>
      </w:r>
      <w:r w:rsidR="00A5005B" w:rsidRPr="00B378E6">
        <w:rPr>
          <w:sz w:val="21"/>
          <w:szCs w:val="21"/>
        </w:rPr>
        <w:t xml:space="preserve"> serving 4-year terms</w:t>
      </w:r>
      <w:r w:rsidRPr="00B378E6">
        <w:rPr>
          <w:sz w:val="21"/>
          <w:szCs w:val="21"/>
        </w:rPr>
        <w:t xml:space="preserve">: 10 who represent </w:t>
      </w:r>
      <w:r w:rsidR="00F94E79" w:rsidRPr="00B378E6">
        <w:rPr>
          <w:sz w:val="21"/>
          <w:szCs w:val="21"/>
        </w:rPr>
        <w:t xml:space="preserve">their own </w:t>
      </w:r>
      <w:r w:rsidRPr="00B378E6">
        <w:rPr>
          <w:sz w:val="21"/>
          <w:szCs w:val="21"/>
        </w:rPr>
        <w:t>district, and 7 at-large members</w:t>
      </w:r>
      <w:r w:rsidR="00A5005B" w:rsidRPr="00B378E6">
        <w:rPr>
          <w:sz w:val="21"/>
          <w:szCs w:val="21"/>
        </w:rPr>
        <w:t>.</w:t>
      </w:r>
    </w:p>
    <w:p w14:paraId="7BE72550" w14:textId="6F4B4A0F" w:rsidR="008433F9" w:rsidRPr="00B378E6" w:rsidRDefault="00B12D3B" w:rsidP="00B378E6">
      <w:pPr>
        <w:rPr>
          <w:ins w:id="31" w:author="Revisions" w:date="2026-07-10T09:33:00Z" w16du:dateUtc="2026-07-10T13:33:00Z"/>
          <w:sz w:val="21"/>
          <w:szCs w:val="21"/>
        </w:rPr>
      </w:pPr>
      <w:r w:rsidRPr="00B378E6">
        <w:rPr>
          <w:sz w:val="21"/>
          <w:szCs w:val="21"/>
        </w:rPr>
        <w:t xml:space="preserve">To both understand the health status and existing inequities in Philadelphia and to </w:t>
      </w:r>
      <w:r w:rsidR="0001213A" w:rsidRPr="00B378E6">
        <w:rPr>
          <w:sz w:val="21"/>
          <w:szCs w:val="21"/>
        </w:rPr>
        <w:t>aid</w:t>
      </w:r>
      <w:r w:rsidRPr="00B378E6">
        <w:rPr>
          <w:sz w:val="21"/>
          <w:szCs w:val="21"/>
        </w:rPr>
        <w:t xml:space="preserve"> </w:t>
      </w:r>
      <w:r w:rsidR="00B07C17" w:rsidRPr="00B378E6">
        <w:rPr>
          <w:sz w:val="21"/>
          <w:szCs w:val="21"/>
        </w:rPr>
        <w:t>C</w:t>
      </w:r>
      <w:r w:rsidRPr="00B378E6">
        <w:rPr>
          <w:sz w:val="21"/>
          <w:szCs w:val="21"/>
        </w:rPr>
        <w:t xml:space="preserve">ouncil members </w:t>
      </w:r>
      <w:r w:rsidR="0002782B" w:rsidRPr="00B378E6">
        <w:rPr>
          <w:sz w:val="21"/>
          <w:szCs w:val="21"/>
        </w:rPr>
        <w:t>and</w:t>
      </w:r>
      <w:r w:rsidRPr="00B378E6">
        <w:rPr>
          <w:sz w:val="21"/>
          <w:szCs w:val="21"/>
        </w:rPr>
        <w:t xml:space="preserve"> constituents, we created a dashboard that displays </w:t>
      </w:r>
      <w:ins w:id="32" w:author="Revisions" w:date="2026-07-10T09:33:00Z" w16du:dateUtc="2026-07-10T13:33:00Z">
        <w:r w:rsidR="000813B7" w:rsidRPr="00B378E6">
          <w:rPr>
            <w:sz w:val="21"/>
            <w:szCs w:val="21"/>
          </w:rPr>
          <w:t xml:space="preserve">28 </w:t>
        </w:r>
      </w:ins>
      <w:r w:rsidRPr="00B378E6">
        <w:rPr>
          <w:sz w:val="21"/>
          <w:szCs w:val="21"/>
        </w:rPr>
        <w:t>health and related metrics by district</w:t>
      </w:r>
      <w:r w:rsidR="00222328" w:rsidRPr="00B378E6">
        <w:rPr>
          <w:sz w:val="21"/>
          <w:szCs w:val="21"/>
        </w:rPr>
        <w:t xml:space="preserve"> (</w:t>
      </w:r>
      <w:hyperlink r:id="rId8">
        <w:r w:rsidR="00222328" w:rsidRPr="00B378E6">
          <w:rPr>
            <w:rStyle w:val="Hyperlink"/>
            <w:sz w:val="21"/>
            <w:szCs w:val="21"/>
          </w:rPr>
          <w:t>https://drexel-uhc.github.io/philadelphia-council-districts-and-health/?metric=hs_grad_pct</w:t>
        </w:r>
      </w:hyperlink>
      <w:del w:id="33" w:author="Revisions" w:date="2026-07-10T09:33:00Z" w16du:dateUtc="2026-07-10T13:33:00Z">
        <w:r w:rsidR="00222328">
          <w:delText>)</w:delText>
        </w:r>
        <w:r w:rsidRPr="67E03662">
          <w:rPr>
            <w:sz w:val="21"/>
            <w:szCs w:val="21"/>
          </w:rPr>
          <w:delText xml:space="preserve">. In this </w:delText>
        </w:r>
        <w:r w:rsidR="1E9E8453" w:rsidRPr="67E03662">
          <w:rPr>
            <w:sz w:val="21"/>
            <w:szCs w:val="21"/>
          </w:rPr>
          <w:delText>article</w:delText>
        </w:r>
        <w:r w:rsidRPr="67E03662">
          <w:rPr>
            <w:sz w:val="21"/>
            <w:szCs w:val="21"/>
          </w:rPr>
          <w:delText>, we present two health metrics</w:delText>
        </w:r>
        <w:r w:rsidR="006428A3" w:rsidRPr="67E03662">
          <w:rPr>
            <w:sz w:val="21"/>
            <w:szCs w:val="21"/>
          </w:rPr>
          <w:delText xml:space="preserve"> from the dashboard</w:delText>
        </w:r>
        <w:r w:rsidRPr="67E03662">
          <w:rPr>
            <w:sz w:val="21"/>
            <w:szCs w:val="21"/>
          </w:rPr>
          <w:delText>, tree canopy coverage and health insurance</w:delText>
        </w:r>
        <w:r w:rsidR="00222328" w:rsidRPr="67E03662">
          <w:rPr>
            <w:sz w:val="21"/>
            <w:szCs w:val="21"/>
          </w:rPr>
          <w:delText xml:space="preserve"> coverage</w:delText>
        </w:r>
        <w:r w:rsidRPr="67E03662">
          <w:rPr>
            <w:sz w:val="21"/>
            <w:szCs w:val="21"/>
          </w:rPr>
          <w:delText xml:space="preserve">, and assess their magnitude and distribution across the city. </w:delText>
        </w:r>
        <w:r w:rsidR="00424C2D" w:rsidRPr="67E03662">
          <w:rPr>
            <w:sz w:val="21"/>
            <w:szCs w:val="21"/>
          </w:rPr>
          <w:delText xml:space="preserve">We </w:delText>
        </w:r>
        <w:r w:rsidR="00F74FD7" w:rsidRPr="67E03662">
          <w:rPr>
            <w:sz w:val="21"/>
            <w:szCs w:val="21"/>
          </w:rPr>
          <w:delText xml:space="preserve">aim to present descriptive data for </w:delText>
        </w:r>
        <w:r w:rsidR="004D75DC" w:rsidRPr="67E03662">
          <w:rPr>
            <w:sz w:val="21"/>
            <w:szCs w:val="21"/>
          </w:rPr>
          <w:delText xml:space="preserve">Philadelphia as well as </w:delText>
        </w:r>
        <w:r w:rsidR="00F74FD7" w:rsidRPr="67E03662">
          <w:rPr>
            <w:sz w:val="21"/>
            <w:szCs w:val="21"/>
          </w:rPr>
          <w:delText>demonstrate the process</w:delText>
        </w:r>
        <w:r w:rsidR="004D75DC" w:rsidRPr="67E03662">
          <w:rPr>
            <w:sz w:val="21"/>
            <w:szCs w:val="21"/>
          </w:rPr>
          <w:delText xml:space="preserve">, </w:delText>
        </w:r>
        <w:r w:rsidR="00F74FD7" w:rsidRPr="67E03662">
          <w:rPr>
            <w:sz w:val="21"/>
            <w:szCs w:val="21"/>
          </w:rPr>
          <w:delText>feasibilit</w:delText>
        </w:r>
        <w:r w:rsidR="004D75DC" w:rsidRPr="67E03662">
          <w:rPr>
            <w:sz w:val="21"/>
            <w:szCs w:val="21"/>
          </w:rPr>
          <w:delText>y, and utility</w:delText>
        </w:r>
        <w:r w:rsidR="00F74FD7" w:rsidRPr="67E03662">
          <w:rPr>
            <w:sz w:val="21"/>
            <w:szCs w:val="21"/>
          </w:rPr>
          <w:delText xml:space="preserve"> of </w:delText>
        </w:r>
        <w:r w:rsidR="004D75DC" w:rsidRPr="67E03662">
          <w:rPr>
            <w:sz w:val="21"/>
            <w:szCs w:val="21"/>
          </w:rPr>
          <w:delText xml:space="preserve">conducting an analysis using </w:delText>
        </w:r>
        <w:r w:rsidR="00694541" w:rsidRPr="67E03662">
          <w:rPr>
            <w:sz w:val="21"/>
            <w:szCs w:val="21"/>
          </w:rPr>
          <w:delText>C</w:delText>
        </w:r>
        <w:r w:rsidR="004D75DC" w:rsidRPr="67E03662">
          <w:rPr>
            <w:sz w:val="21"/>
            <w:szCs w:val="21"/>
          </w:rPr>
          <w:delText xml:space="preserve">ity </w:delText>
        </w:r>
        <w:r w:rsidR="00694541" w:rsidRPr="67E03662">
          <w:rPr>
            <w:sz w:val="21"/>
            <w:szCs w:val="21"/>
          </w:rPr>
          <w:delText>C</w:delText>
        </w:r>
        <w:r w:rsidR="004D75DC" w:rsidRPr="67E03662">
          <w:rPr>
            <w:sz w:val="21"/>
            <w:szCs w:val="21"/>
          </w:rPr>
          <w:delText>ouncil district</w:delText>
        </w:r>
        <w:r w:rsidR="77D039A7" w:rsidRPr="67E03662">
          <w:rPr>
            <w:sz w:val="21"/>
            <w:szCs w:val="21"/>
          </w:rPr>
          <w:delText>s</w:delText>
        </w:r>
        <w:r w:rsidR="00FF1F46" w:rsidRPr="67E03662">
          <w:rPr>
            <w:sz w:val="21"/>
            <w:szCs w:val="21"/>
          </w:rPr>
          <w:delText>.</w:delText>
        </w:r>
      </w:del>
      <w:ins w:id="34" w:author="Revisions" w:date="2026-07-10T09:33:00Z" w16du:dateUtc="2026-07-10T13:33:00Z">
        <w:r w:rsidR="00222328" w:rsidRPr="00B378E6">
          <w:t>)</w:t>
        </w:r>
        <w:r w:rsidRPr="00B378E6">
          <w:rPr>
            <w:sz w:val="21"/>
            <w:szCs w:val="21"/>
          </w:rPr>
          <w:t xml:space="preserve">. In this </w:t>
        </w:r>
        <w:r w:rsidR="1E9E8453" w:rsidRPr="00B378E6">
          <w:rPr>
            <w:sz w:val="21"/>
            <w:szCs w:val="21"/>
          </w:rPr>
          <w:t>article</w:t>
        </w:r>
        <w:r w:rsidRPr="00B378E6">
          <w:rPr>
            <w:sz w:val="21"/>
            <w:szCs w:val="21"/>
          </w:rPr>
          <w:t xml:space="preserve">, we present two </w:t>
        </w:r>
        <w:r w:rsidR="00DA588A" w:rsidRPr="00B378E6">
          <w:rPr>
            <w:sz w:val="21"/>
            <w:szCs w:val="21"/>
          </w:rPr>
          <w:t xml:space="preserve">example </w:t>
        </w:r>
        <w:r w:rsidRPr="00B378E6">
          <w:rPr>
            <w:sz w:val="21"/>
            <w:szCs w:val="21"/>
          </w:rPr>
          <w:t>health metrics</w:t>
        </w:r>
        <w:r w:rsidR="006428A3" w:rsidRPr="00B378E6">
          <w:rPr>
            <w:sz w:val="21"/>
            <w:szCs w:val="21"/>
          </w:rPr>
          <w:t xml:space="preserve"> from the dashboard</w:t>
        </w:r>
        <w:r w:rsidRPr="00B378E6">
          <w:rPr>
            <w:sz w:val="21"/>
            <w:szCs w:val="21"/>
          </w:rPr>
          <w:t>, tree canopy coverage and health insurance</w:t>
        </w:r>
        <w:r w:rsidR="00222328" w:rsidRPr="00B378E6">
          <w:rPr>
            <w:sz w:val="21"/>
            <w:szCs w:val="21"/>
          </w:rPr>
          <w:t xml:space="preserve"> coverage</w:t>
        </w:r>
        <w:r w:rsidRPr="00B378E6">
          <w:rPr>
            <w:sz w:val="21"/>
            <w:szCs w:val="21"/>
          </w:rPr>
          <w:t xml:space="preserve">, and assess their magnitude and distribution across the city. </w:t>
        </w:r>
        <w:r w:rsidR="00032D0A" w:rsidRPr="00B378E6">
          <w:rPr>
            <w:sz w:val="21"/>
            <w:szCs w:val="21"/>
          </w:rPr>
          <w:t>T</w:t>
        </w:r>
        <w:r w:rsidR="00076D10" w:rsidRPr="00B378E6">
          <w:rPr>
            <w:sz w:val="21"/>
            <w:szCs w:val="21"/>
          </w:rPr>
          <w:t xml:space="preserve">hese metrics </w:t>
        </w:r>
        <w:r w:rsidR="00D5525F" w:rsidRPr="00B378E6">
          <w:rPr>
            <w:sz w:val="21"/>
            <w:szCs w:val="21"/>
          </w:rPr>
          <w:t xml:space="preserve">were selected because they </w:t>
        </w:r>
        <w:r w:rsidR="00076D10" w:rsidRPr="00B378E6">
          <w:rPr>
            <w:sz w:val="21"/>
            <w:szCs w:val="21"/>
          </w:rPr>
          <w:t xml:space="preserve">are timely and relevant public health metrics that show variation in distributions across City Council Districts and warrant different types of public health responses. </w:t>
        </w:r>
        <w:r w:rsidR="00931863" w:rsidRPr="00B378E6">
          <w:rPr>
            <w:sz w:val="21"/>
            <w:szCs w:val="21"/>
          </w:rPr>
          <w:t xml:space="preserve">They are also associated with improved health outcomes, for example, greater tree canopy coverage is associated with lower odds of gun violence </w:t>
        </w:r>
        <w:r w:rsidR="00931863" w:rsidRPr="00B378E6">
          <w:rPr>
            <w:sz w:val="21"/>
            <w:szCs w:val="21"/>
          </w:rPr>
          <w:fldChar w:fldCharType="begin"/>
        </w:r>
        <w:r w:rsidR="00931863" w:rsidRPr="00B378E6">
          <w:rPr>
            <w:sz w:val="21"/>
            <w:szCs w:val="21"/>
          </w:rPr>
          <w:instrText xml:space="preserve"> ADDIN EN.CITE &lt;EndNote&gt;&lt;Cite&gt;&lt;Author&gt;Kondo&lt;/Author&gt;&lt;Year&gt;2017&lt;/Year&gt;&lt;RecNum&gt;356&lt;/RecNum&gt;&lt;DisplayText&gt;(21)&lt;/DisplayText&gt;&lt;record&gt;&lt;rec-number&gt;356&lt;/rec-number&gt;&lt;foreign-keys&gt;&lt;key app="EN" db-id="5ax92wdr7adtz5etxvfxdfr0s5z2etvt2v0z" timestamp="1779724832" guid="0bf4de50-b258-474e-a3f0-d130d4d4b3ad"&gt;356&lt;/key&gt;&lt;/foreign-keys&gt;&lt;ref-type name="Journal Article"&gt;17&lt;/ref-type&gt;&lt;contributors&gt;&lt;authors&gt;&lt;author&gt;Kondo, M. C.&lt;/author&gt;&lt;author&gt;South, E. C.&lt;/author&gt;&lt;author&gt;Branas, C. C.&lt;/author&gt;&lt;author&gt;Richmond, T. S.&lt;/author&gt;&lt;author&gt;Wiebe, D. J.&lt;/author&gt;&lt;/authors&gt;&lt;/contributors&gt;&lt;titles&gt;&lt;title&gt;The Association Between Urban Tree Cover and Gun Assault: A Case-Control and Case-Crossover Study&lt;/title&gt;&lt;secondary-title&gt;Am J Epidemiol&lt;/secondary-title&gt;&lt;/titles&gt;&lt;periodical&gt;&lt;full-title&gt;Am J Epidemiol&lt;/full-title&gt;&lt;/periodical&gt;&lt;pages&gt;289-296&lt;/pages&gt;&lt;volume&gt;186&lt;/volume&gt;&lt;number&gt;3&lt;/number&gt;&lt;keywords&gt;&lt;keyword&gt;Adolescent&lt;/keyword&gt;&lt;keyword&gt;Case-Control Studies&lt;/keyword&gt;&lt;keyword&gt;Child&lt;/keyword&gt;&lt;keyword&gt;Cross-Over Studies&lt;/keyword&gt;&lt;keyword&gt;Firearms/statistics &amp;amp; numerical data&lt;/keyword&gt;&lt;keyword&gt;Humans&lt;/keyword&gt;&lt;keyword&gt;Male&lt;/keyword&gt;&lt;keyword&gt;Philadelphia/epidemiology&lt;/keyword&gt;&lt;keyword&gt;Risk Factors&lt;/keyword&gt;&lt;keyword&gt;*Trees&lt;/keyword&gt;&lt;keyword&gt;Urban Population/*statistics &amp;amp; numerical data&lt;/keyword&gt;&lt;keyword&gt;Wounds, Gunshot/*epidemiology/etiology&lt;/keyword&gt;&lt;keyword&gt;Young Adult&lt;/keyword&gt;&lt;keyword&gt;firearm violence&lt;/keyword&gt;&lt;keyword&gt;green space exposure&lt;/keyword&gt;&lt;keyword&gt;gun assault&lt;/keyword&gt;&lt;keyword&gt;urban tree canopy&lt;/keyword&gt;&lt;/keywords&gt;&lt;dates&gt;&lt;year&gt;2017&lt;/year&gt;&lt;pub-dates&gt;&lt;date&gt;Aug 1&lt;/date&gt;&lt;/pub-dates&gt;&lt;/dates&gt;&lt;isbn&gt;1476-6256 (Electronic)&amp;#xD;0002-9262 (Print)&amp;#xD;0002-9262 (Linking)&lt;/isbn&gt;&lt;accession-num&gt;28481962&lt;/accession-num&gt;&lt;urls&gt;&lt;related-urls&gt;&lt;url&gt;https://www.ncbi.nlm.nih.gov/pubmed/28481962&lt;/url&gt;&lt;/related-urls&gt;&lt;/urls&gt;&lt;custom2&gt;PMC5860224&lt;/custom2&gt;&lt;electronic-resource-num&gt;10.1093/aje/kwx096&lt;/electronic-resource-num&gt;&lt;remote-database-name&gt;Medline&lt;/remote-database-name&gt;&lt;remote-database-provider&gt;NLM&lt;/remote-database-provider&gt;&lt;/record&gt;&lt;/Cite&gt;&lt;/EndNote&gt;</w:instrText>
        </w:r>
        <w:r w:rsidR="00931863" w:rsidRPr="00B378E6">
          <w:rPr>
            <w:sz w:val="21"/>
            <w:szCs w:val="21"/>
          </w:rPr>
          <w:fldChar w:fldCharType="separate"/>
        </w:r>
        <w:r w:rsidR="00931863" w:rsidRPr="00B378E6">
          <w:rPr>
            <w:sz w:val="21"/>
            <w:szCs w:val="21"/>
          </w:rPr>
          <w:t>(21)</w:t>
        </w:r>
        <w:r w:rsidR="00931863" w:rsidRPr="00B378E6">
          <w:rPr>
            <w:sz w:val="21"/>
            <w:szCs w:val="21"/>
          </w:rPr>
          <w:fldChar w:fldCharType="end"/>
        </w:r>
        <w:r w:rsidR="00B432F9" w:rsidRPr="00B378E6">
          <w:rPr>
            <w:sz w:val="21"/>
            <w:szCs w:val="21"/>
          </w:rPr>
          <w:t xml:space="preserve"> and l</w:t>
        </w:r>
        <w:r w:rsidR="00931863" w:rsidRPr="00B378E6">
          <w:rPr>
            <w:sz w:val="21"/>
            <w:szCs w:val="21"/>
          </w:rPr>
          <w:t xml:space="preserve">ower premature mortality </w:t>
        </w:r>
        <w:r w:rsidR="00931863" w:rsidRPr="00B378E6">
          <w:rPr>
            <w:sz w:val="21"/>
            <w:szCs w:val="21"/>
          </w:rPr>
          <w:fldChar w:fldCharType="begin">
            <w:fldData xml:space="preserve">PEVuZE5vdGU+PENpdGU+PEF1dGhvcj5Lb25kbzwvQXV0aG9yPjxZZWFyPjIwMjA8L1llYXI+PFJl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</w:fldData>
          </w:fldChar>
        </w:r>
        <w:r w:rsidR="00931863" w:rsidRPr="00B378E6">
          <w:rPr>
            <w:sz w:val="21"/>
            <w:szCs w:val="21"/>
          </w:rPr>
          <w:instrText xml:space="preserve"> ADDIN EN.CITE </w:instrText>
        </w:r>
        <w:r w:rsidR="00931863" w:rsidRPr="00B378E6">
          <w:rPr>
            <w:sz w:val="21"/>
            <w:szCs w:val="21"/>
          </w:rPr>
          <w:fldChar w:fldCharType="begin">
            <w:fldData xml:space="preserve">PEVuZE5vdGU+PENpdGU+PEF1dGhvcj5Lb25kbzwvQXV0aG9yPjxZZWFyPjIwMjA8L1llYXI+PFJl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</w:fldData>
          </w:fldChar>
        </w:r>
        <w:r w:rsidR="00931863" w:rsidRPr="00B378E6">
          <w:rPr>
            <w:sz w:val="21"/>
            <w:szCs w:val="21"/>
          </w:rPr>
          <w:instrText xml:space="preserve"> ADDIN EN.CITE.DATA </w:instrText>
        </w:r>
        <w:r w:rsidR="00931863" w:rsidRPr="00B378E6">
          <w:rPr>
            <w:sz w:val="21"/>
            <w:szCs w:val="21"/>
          </w:rPr>
        </w:r>
        <w:r w:rsidR="00931863" w:rsidRPr="00B378E6">
          <w:rPr>
            <w:sz w:val="21"/>
            <w:szCs w:val="21"/>
          </w:rPr>
          <w:fldChar w:fldCharType="end"/>
        </w:r>
        <w:r w:rsidR="00931863" w:rsidRPr="00B378E6">
          <w:rPr>
            <w:sz w:val="21"/>
            <w:szCs w:val="21"/>
          </w:rPr>
        </w:r>
        <w:r w:rsidR="00931863" w:rsidRPr="00B378E6">
          <w:rPr>
            <w:sz w:val="21"/>
            <w:szCs w:val="21"/>
          </w:rPr>
          <w:fldChar w:fldCharType="separate"/>
        </w:r>
        <w:r w:rsidR="00931863" w:rsidRPr="00B378E6">
          <w:rPr>
            <w:sz w:val="21"/>
            <w:szCs w:val="21"/>
          </w:rPr>
          <w:t>(22)</w:t>
        </w:r>
        <w:r w:rsidR="00931863" w:rsidRPr="00B378E6">
          <w:rPr>
            <w:sz w:val="21"/>
            <w:szCs w:val="21"/>
          </w:rPr>
          <w:fldChar w:fldCharType="end"/>
        </w:r>
        <w:r w:rsidR="00931863" w:rsidRPr="00B378E6">
          <w:rPr>
            <w:sz w:val="21"/>
            <w:szCs w:val="21"/>
          </w:rPr>
          <w:t xml:space="preserve"> and health insurance has been shown to reduce mortality </w:t>
        </w:r>
        <w:r w:rsidR="00931863" w:rsidRPr="00B378E6">
          <w:rPr>
            <w:sz w:val="21"/>
            <w:szCs w:val="21"/>
          </w:rPr>
          <w:fldChar w:fldCharType="begin"/>
        </w:r>
        <w:r w:rsidR="00B432F9" w:rsidRPr="00B378E6">
          <w:rPr>
            <w:sz w:val="21"/>
            <w:szCs w:val="21"/>
          </w:rPr>
          <w:instrText xml:space="preserve"> ADDIN EN.CITE &lt;EndNote&gt;&lt;Cite&gt;&lt;Author&gt;Levy&lt;/Author&gt;&lt;Year&gt;2025&lt;/Year&gt;&lt;RecNum&gt;708&lt;/RecNum&gt;&lt;DisplayText&gt;(23)&lt;/DisplayText&gt;&lt;record&gt;&lt;rec-number&gt;708&lt;/rec-number&gt;&lt;foreign-keys&gt;&lt;key app="EN" db-id="5ax92wdr7adtz5etxvfxdfr0s5z2etvt2v0z" timestamp="1783384502"&gt;708&lt;/key&gt;&lt;/foreign-keys&gt;&lt;ref-type name="Journal Article"&gt;17&lt;/ref-type&gt;&lt;contributors&gt;&lt;authors&gt;&lt;author&gt;Levy, H.&lt;/author&gt;&lt;author&gt;Buchmueller, T. C.&lt;/author&gt;&lt;/authors&gt;&lt;/contributors&gt;&lt;auth-address&gt;Institute for Social Research, University of Michigan, Ann Arbor, Michigan, USA; email: hlevy@umich.edu.&amp;#xD;Ross School of Business, University of Michigan, Ann Arbor, Michigan, USA.&lt;/auth-address&gt;&lt;titles&gt;&lt;title&gt;The Impact of Health Insurance on Mortality&lt;/title&gt;&lt;secondary-title&gt;Annu Rev Public Health&lt;/secondary-title&gt;&lt;/titles&gt;&lt;periodical&gt;&lt;full-title&gt;Annu Rev Public Health&lt;/full-title&gt;&lt;/periodical&gt;&lt;pages&gt;541-550&lt;/pages&gt;&lt;volume&gt;46&lt;/volume&gt;&lt;number&gt;1&lt;/number&gt;&lt;edition&gt;20250110&lt;/edition&gt;&lt;keywords&gt;&lt;keyword&gt;Humans&lt;/keyword&gt;&lt;keyword&gt;*Insurance, Health/statistics &amp;amp; numerical data&lt;/keyword&gt;&lt;keyword&gt;*Mortality/trends&lt;/keyword&gt;&lt;keyword&gt;Child&lt;/keyword&gt;&lt;keyword&gt;Adult&lt;/keyword&gt;&lt;keyword&gt;*Insurance Coverage/statistics &amp;amp; numerical data&lt;/keyword&gt;&lt;keyword&gt;Middle Aged&lt;/keyword&gt;&lt;keyword&gt;United States/epidemiology&lt;/keyword&gt;&lt;keyword&gt;Aged&lt;/keyword&gt;&lt;keyword&gt;Child, Preschool&lt;/keyword&gt;&lt;keyword&gt;Adolescent&lt;/keyword&gt;&lt;keyword&gt;Medicaid&lt;/keyword&gt;&lt;keyword&gt;Medicare&lt;/keyword&gt;&lt;keyword&gt;health insurance&lt;/keyword&gt;&lt;keyword&gt;mortality&lt;/keyword&gt;&lt;keyword&gt;uninsured&lt;/keyword&gt;&lt;/keywords&gt;&lt;dates&gt;&lt;year&gt;2025&lt;/year&gt;&lt;pub-dates&gt;&lt;date&gt;Apr&lt;/date&gt;&lt;/pub-dates&gt;&lt;/dates&gt;&lt;isbn&gt;1545-2093 (Electronic)&amp;#xD;0163-7525 (Linking)&lt;/isbn&gt;&lt;accession-num&gt;39792985&lt;/accession-num&gt;&lt;urls&gt;&lt;related-urls&gt;&lt;url&gt;https://www.ncbi.nlm.nih.gov/pubmed/39792985&lt;/url&gt;&lt;/related-urls&gt;&lt;/urls&gt;&lt;electronic-resource-num&gt;10.1146/annurev-publhealth-061022-042335&lt;/electronic-resource-num&gt;&lt;remote-database-name&gt;Medline&lt;/remote-database-name&gt;&lt;remote-database-provider&gt;NLM&lt;/remote-database-provider&gt;&lt;/record&gt;&lt;/Cite&gt;&lt;/EndNote&gt;</w:instrText>
        </w:r>
        <w:r w:rsidR="00931863" w:rsidRPr="00B378E6">
          <w:rPr>
            <w:sz w:val="21"/>
            <w:szCs w:val="21"/>
          </w:rPr>
          <w:fldChar w:fldCharType="separate"/>
        </w:r>
        <w:r w:rsidR="00B432F9" w:rsidRPr="00B378E6">
          <w:rPr>
            <w:noProof/>
            <w:sz w:val="21"/>
            <w:szCs w:val="21"/>
          </w:rPr>
          <w:t>(23)</w:t>
        </w:r>
        <w:r w:rsidR="00931863" w:rsidRPr="00B378E6">
          <w:rPr>
            <w:sz w:val="21"/>
            <w:szCs w:val="21"/>
          </w:rPr>
          <w:fldChar w:fldCharType="end"/>
        </w:r>
        <w:r w:rsidR="00931863" w:rsidRPr="00B378E6">
          <w:rPr>
            <w:sz w:val="21"/>
            <w:szCs w:val="21"/>
          </w:rPr>
          <w:t>.</w:t>
        </w:r>
      </w:ins>
    </w:p>
    <w:p w14:paraId="4089444C" w14:textId="77777777" w:rsidR="00717D7F" w:rsidRPr="00B378E6" w:rsidRDefault="00424C2D" w:rsidP="00B378E6">
      <w:pPr>
        <w:rPr>
          <w:moveFrom w:id="35" w:author="Revisions" w:date="2026-07-10T09:33:00Z" w16du:dateUtc="2026-07-10T13:33:00Z"/>
          <w:sz w:val="21"/>
          <w:szCs w:val="21"/>
        </w:rPr>
      </w:pPr>
      <w:ins w:id="36" w:author="Revisions" w:date="2026-07-10T09:33:00Z" w16du:dateUtc="2026-07-10T13:33:00Z">
        <w:r w:rsidRPr="00B378E6">
          <w:rPr>
            <w:sz w:val="21"/>
            <w:szCs w:val="21"/>
          </w:rPr>
          <w:t xml:space="preserve">We </w:t>
        </w:r>
        <w:r w:rsidR="00EB278C" w:rsidRPr="00B378E6">
          <w:rPr>
            <w:sz w:val="21"/>
            <w:szCs w:val="21"/>
          </w:rPr>
          <w:t>use these two examples to</w:t>
        </w:r>
        <w:r w:rsidR="00F74FD7" w:rsidRPr="00B378E6">
          <w:rPr>
            <w:sz w:val="21"/>
            <w:szCs w:val="21"/>
          </w:rPr>
          <w:t xml:space="preserve"> present descriptive data for </w:t>
        </w:r>
        <w:r w:rsidR="004D75DC" w:rsidRPr="00B378E6">
          <w:rPr>
            <w:sz w:val="21"/>
            <w:szCs w:val="21"/>
          </w:rPr>
          <w:t xml:space="preserve">Philadelphia </w:t>
        </w:r>
        <w:r w:rsidR="00DA4126" w:rsidRPr="00B378E6">
          <w:rPr>
            <w:sz w:val="21"/>
            <w:szCs w:val="21"/>
          </w:rPr>
          <w:t>and answer the research question</w:t>
        </w:r>
        <w:r w:rsidR="00336125" w:rsidRPr="00B378E6">
          <w:rPr>
            <w:sz w:val="21"/>
            <w:szCs w:val="21"/>
          </w:rPr>
          <w:t xml:space="preserve">s </w:t>
        </w:r>
        <w:r w:rsidR="00DA4126" w:rsidRPr="00B378E6">
          <w:rPr>
            <w:sz w:val="21"/>
            <w:szCs w:val="21"/>
          </w:rPr>
          <w:t xml:space="preserve">of: </w:t>
        </w:r>
        <w:r w:rsidR="00336125" w:rsidRPr="00B378E6">
          <w:rPr>
            <w:sz w:val="21"/>
            <w:szCs w:val="21"/>
          </w:rPr>
          <w:t xml:space="preserve">How </w:t>
        </w:r>
        <w:r w:rsidR="00B94549" w:rsidRPr="00B378E6">
          <w:rPr>
            <w:sz w:val="21"/>
            <w:szCs w:val="21"/>
          </w:rPr>
          <w:t xml:space="preserve">are </w:t>
        </w:r>
        <w:r w:rsidR="00336125" w:rsidRPr="00B378E6">
          <w:rPr>
            <w:sz w:val="21"/>
            <w:szCs w:val="21"/>
          </w:rPr>
          <w:t xml:space="preserve">the </w:t>
        </w:r>
        <w:proofErr w:type="spellStart"/>
        <w:r w:rsidR="00B94549" w:rsidRPr="00B378E6">
          <w:rPr>
            <w:sz w:val="21"/>
            <w:szCs w:val="21"/>
          </w:rPr>
          <w:t>publilc</w:t>
        </w:r>
        <w:proofErr w:type="spellEnd"/>
        <w:r w:rsidR="00B94549" w:rsidRPr="00B378E6">
          <w:rPr>
            <w:sz w:val="21"/>
            <w:szCs w:val="21"/>
          </w:rPr>
          <w:t xml:space="preserve"> health</w:t>
        </w:r>
        <w:r w:rsidR="00336125" w:rsidRPr="00B378E6">
          <w:rPr>
            <w:sz w:val="21"/>
            <w:szCs w:val="21"/>
          </w:rPr>
          <w:t xml:space="preserve"> metrics of tree canopy coverage and health insurance </w:t>
        </w:r>
        <w:r w:rsidR="00042A1B" w:rsidRPr="00B378E6">
          <w:rPr>
            <w:sz w:val="21"/>
            <w:szCs w:val="21"/>
          </w:rPr>
          <w:t xml:space="preserve">coverage </w:t>
        </w:r>
        <w:r w:rsidR="00336125" w:rsidRPr="00B378E6">
          <w:rPr>
            <w:sz w:val="21"/>
            <w:szCs w:val="21"/>
          </w:rPr>
          <w:t xml:space="preserve">distributed across </w:t>
        </w:r>
        <w:r w:rsidR="00B94549" w:rsidRPr="00B378E6">
          <w:rPr>
            <w:sz w:val="21"/>
            <w:szCs w:val="21"/>
          </w:rPr>
          <w:t>Philadelphia</w:t>
        </w:r>
        <w:r w:rsidR="00336125" w:rsidRPr="00B378E6">
          <w:rPr>
            <w:sz w:val="21"/>
            <w:szCs w:val="21"/>
          </w:rPr>
          <w:t xml:space="preserve"> city council districts</w:t>
        </w:r>
        <w:r w:rsidR="00B94549" w:rsidRPr="00B378E6">
          <w:rPr>
            <w:sz w:val="21"/>
            <w:szCs w:val="21"/>
          </w:rPr>
          <w:t xml:space="preserve">? </w:t>
        </w:r>
        <w:r w:rsidR="00336125" w:rsidRPr="00B378E6">
          <w:rPr>
            <w:sz w:val="21"/>
            <w:szCs w:val="21"/>
          </w:rPr>
          <w:t xml:space="preserve"> </w:t>
        </w:r>
        <w:r w:rsidR="00C3009F" w:rsidRPr="00B378E6">
          <w:rPr>
            <w:sz w:val="21"/>
            <w:szCs w:val="21"/>
          </w:rPr>
          <w:t xml:space="preserve">We hypothesize that </w:t>
        </w:r>
        <w:r w:rsidR="0055595A" w:rsidRPr="00B378E6">
          <w:rPr>
            <w:sz w:val="21"/>
            <w:szCs w:val="21"/>
          </w:rPr>
          <w:t>t</w:t>
        </w:r>
        <w:r w:rsidR="00C3009F" w:rsidRPr="00B378E6">
          <w:rPr>
            <w:sz w:val="21"/>
            <w:szCs w:val="21"/>
          </w:rPr>
          <w:t>here will be geospatial inequities in magnitude and with-district variation of both metrics across council districts.</w:t>
        </w:r>
        <w:r w:rsidR="00336125" w:rsidRPr="00B378E6">
          <w:rPr>
            <w:sz w:val="21"/>
            <w:szCs w:val="21"/>
          </w:rPr>
          <w:t xml:space="preserve"> </w:t>
        </w:r>
        <w:r w:rsidR="00DA4126" w:rsidRPr="00B378E6">
          <w:rPr>
            <w:sz w:val="21"/>
            <w:szCs w:val="21"/>
          </w:rPr>
          <w:t xml:space="preserve"> </w:t>
        </w:r>
        <w:r w:rsidR="00C3009F" w:rsidRPr="00B378E6">
          <w:rPr>
            <w:sz w:val="21"/>
            <w:szCs w:val="21"/>
          </w:rPr>
          <w:t xml:space="preserve">We also </w:t>
        </w:r>
        <w:r w:rsidR="00AC6F4A" w:rsidRPr="00B378E6">
          <w:rPr>
            <w:sz w:val="21"/>
            <w:szCs w:val="21"/>
          </w:rPr>
          <w:t>use this study to demonstrate the</w:t>
        </w:r>
        <w:r w:rsidR="00F74FD7" w:rsidRPr="00B378E6">
          <w:rPr>
            <w:sz w:val="21"/>
            <w:szCs w:val="21"/>
          </w:rPr>
          <w:t xml:space="preserve"> process</w:t>
        </w:r>
        <w:r w:rsidR="004D75DC" w:rsidRPr="00B378E6">
          <w:rPr>
            <w:sz w:val="21"/>
            <w:szCs w:val="21"/>
          </w:rPr>
          <w:t xml:space="preserve">, </w:t>
        </w:r>
        <w:r w:rsidR="00F74FD7" w:rsidRPr="00B378E6">
          <w:rPr>
            <w:sz w:val="21"/>
            <w:szCs w:val="21"/>
          </w:rPr>
          <w:t>feasibilit</w:t>
        </w:r>
        <w:r w:rsidR="004D75DC" w:rsidRPr="00B378E6">
          <w:rPr>
            <w:sz w:val="21"/>
            <w:szCs w:val="21"/>
          </w:rPr>
          <w:t>y, and utility</w:t>
        </w:r>
        <w:r w:rsidR="00F74FD7" w:rsidRPr="00B378E6">
          <w:rPr>
            <w:sz w:val="21"/>
            <w:szCs w:val="21"/>
          </w:rPr>
          <w:t xml:space="preserve"> of </w:t>
        </w:r>
        <w:r w:rsidR="004D75DC" w:rsidRPr="00B378E6">
          <w:rPr>
            <w:sz w:val="21"/>
            <w:szCs w:val="21"/>
          </w:rPr>
          <w:t xml:space="preserve">conducting an analysis using </w:t>
        </w:r>
      </w:ins>
      <w:moveFromRangeStart w:id="37" w:author="Revisions" w:date="2026-07-10T09:33:00Z" w:name="move234568399"/>
      <w:moveFrom w:id="38" w:author="Revisions" w:date="2026-07-10T09:33:00Z" w16du:dateUtc="2026-07-10T13:33:00Z">
        <w:r w:rsidR="004D75DC" w:rsidRPr="00B378E6">
          <w:rPr>
            <w:sz w:val="21"/>
            <w:szCs w:val="21"/>
          </w:rPr>
          <w:t xml:space="preserve"> </w:t>
        </w:r>
      </w:moveFrom>
    </w:p>
    <w:p w14:paraId="6D0DFB90" w14:textId="77777777" w:rsidR="00996429" w:rsidRPr="00B378E6" w:rsidRDefault="00996429" w:rsidP="00B378E6">
      <w:pPr>
        <w:rPr>
          <w:moveFrom w:id="39" w:author="Revisions" w:date="2026-07-10T09:33:00Z" w16du:dateUtc="2026-07-10T13:33:00Z"/>
          <w:b/>
          <w:bCs/>
          <w:sz w:val="21"/>
          <w:szCs w:val="21"/>
        </w:rPr>
      </w:pPr>
      <w:moveFrom w:id="40" w:author="Revisions" w:date="2026-07-10T09:33:00Z" w16du:dateUtc="2026-07-10T13:33:00Z">
        <w:r w:rsidRPr="00B378E6">
          <w:rPr>
            <w:b/>
            <w:bCs/>
            <w:sz w:val="21"/>
            <w:szCs w:val="21"/>
          </w:rPr>
          <w:t>Methods</w:t>
        </w:r>
      </w:moveFrom>
    </w:p>
    <w:moveFromRangeEnd w:id="37"/>
    <w:p w14:paraId="4E168350" w14:textId="2B7E3526" w:rsidR="00717D7F" w:rsidRPr="00B378E6" w:rsidRDefault="008B5B3A" w:rsidP="00B378E6">
      <w:pPr>
        <w:rPr>
          <w:moveTo w:id="41" w:author="Revisions" w:date="2026-07-10T09:33:00Z" w16du:dateUtc="2026-07-10T13:33:00Z"/>
          <w:sz w:val="21"/>
          <w:szCs w:val="21"/>
        </w:rPr>
      </w:pPr>
      <w:del w:id="42" w:author="Revisions" w:date="2026-07-10T09:33:00Z" w16du:dateUtc="2026-07-10T13:33:00Z">
        <w:r w:rsidRPr="67E03662">
          <w:rPr>
            <w:sz w:val="21"/>
            <w:szCs w:val="21"/>
          </w:rPr>
          <w:delText xml:space="preserve">Like federal congressional districts, </w:delText>
        </w:r>
        <w:r w:rsidR="00AC610F" w:rsidRPr="67E03662">
          <w:rPr>
            <w:sz w:val="21"/>
            <w:szCs w:val="21"/>
          </w:rPr>
          <w:delText>Philadelphia</w:delText>
        </w:r>
        <w:r w:rsidR="0025386C" w:rsidRPr="67E03662">
          <w:rPr>
            <w:sz w:val="21"/>
            <w:szCs w:val="21"/>
          </w:rPr>
          <w:delText xml:space="preserve"> </w:delText>
        </w:r>
      </w:del>
      <w:r w:rsidR="00694541" w:rsidRPr="00B378E6">
        <w:rPr>
          <w:sz w:val="21"/>
          <w:szCs w:val="21"/>
        </w:rPr>
        <w:t>C</w:t>
      </w:r>
      <w:r w:rsidR="004D75DC" w:rsidRPr="00B378E6">
        <w:rPr>
          <w:sz w:val="21"/>
          <w:szCs w:val="21"/>
        </w:rPr>
        <w:t>ouncil district</w:t>
      </w:r>
      <w:r w:rsidR="77D039A7" w:rsidRPr="00B378E6">
        <w:rPr>
          <w:sz w:val="21"/>
          <w:szCs w:val="21"/>
        </w:rPr>
        <w:t>s</w:t>
      </w:r>
      <w:ins w:id="43" w:author="Revisions" w:date="2026-07-10T09:33:00Z" w16du:dateUtc="2026-07-10T13:33:00Z">
        <w:r w:rsidR="00FF1F46" w:rsidRPr="00B378E6">
          <w:rPr>
            <w:sz w:val="21"/>
            <w:szCs w:val="21"/>
          </w:rPr>
          <w:t>.</w:t>
        </w:r>
      </w:ins>
      <w:moveToRangeStart w:id="44" w:author="Revisions" w:date="2026-07-10T09:33:00Z" w:name="move234568399"/>
      <w:moveTo w:id="45" w:author="Revisions" w:date="2026-07-10T09:33:00Z" w16du:dateUtc="2026-07-10T13:33:00Z">
        <w:r w:rsidR="004D75DC" w:rsidRPr="00B378E6">
          <w:rPr>
            <w:sz w:val="21"/>
            <w:szCs w:val="21"/>
          </w:rPr>
          <w:t xml:space="preserve"> </w:t>
        </w:r>
      </w:moveTo>
    </w:p>
    <w:p w14:paraId="07A7753F" w14:textId="5D7F1C72" w:rsidR="00996429" w:rsidRPr="00B378E6" w:rsidRDefault="00996429" w:rsidP="00B378E6">
      <w:pPr>
        <w:rPr>
          <w:moveTo w:id="46" w:author="Revisions" w:date="2026-07-10T09:33:00Z" w16du:dateUtc="2026-07-10T13:33:00Z"/>
          <w:b/>
          <w:bCs/>
          <w:sz w:val="21"/>
          <w:szCs w:val="21"/>
        </w:rPr>
      </w:pPr>
      <w:moveTo w:id="47" w:author="Revisions" w:date="2026-07-10T09:33:00Z" w16du:dateUtc="2026-07-10T13:33:00Z">
        <w:r w:rsidRPr="00B378E6">
          <w:rPr>
            <w:b/>
            <w:bCs/>
            <w:sz w:val="21"/>
            <w:szCs w:val="21"/>
          </w:rPr>
          <w:lastRenderedPageBreak/>
          <w:t>Methods</w:t>
        </w:r>
      </w:moveTo>
    </w:p>
    <w:moveToRangeEnd w:id="44"/>
    <w:p w14:paraId="2A4CB0A2" w14:textId="77777777" w:rsidR="00852309" w:rsidRPr="00B378E6" w:rsidRDefault="0025386C" w:rsidP="00B378E6">
      <w:pPr>
        <w:rPr>
          <w:ins w:id="48" w:author="Revisions" w:date="2026-07-10T09:33:00Z" w16du:dateUtc="2026-07-10T13:33:00Z"/>
          <w:i/>
          <w:iCs/>
          <w:sz w:val="21"/>
          <w:szCs w:val="21"/>
        </w:rPr>
      </w:pPr>
      <w:del w:id="49" w:author="Revisions" w:date="2026-07-10T09:33:00Z" w16du:dateUtc="2026-07-10T13:33:00Z">
        <w:r w:rsidRPr="67E03662">
          <w:rPr>
            <w:sz w:val="21"/>
            <w:szCs w:val="21"/>
          </w:rPr>
          <w:delText xml:space="preserve"> are re-drawn once </w:delText>
        </w:r>
        <w:r w:rsidR="1740289B" w:rsidRPr="67E03662">
          <w:rPr>
            <w:sz w:val="21"/>
            <w:szCs w:val="21"/>
          </w:rPr>
          <w:delText>every</w:delText>
        </w:r>
        <w:r w:rsidRPr="67E03662">
          <w:rPr>
            <w:sz w:val="21"/>
            <w:szCs w:val="21"/>
          </w:rPr>
          <w:delText xml:space="preserve"> ten years following the release of the</w:delText>
        </w:r>
        <w:r w:rsidR="00AC610F" w:rsidRPr="67E03662">
          <w:rPr>
            <w:sz w:val="21"/>
            <w:szCs w:val="21"/>
          </w:rPr>
          <w:delText xml:space="preserve"> US</w:delText>
        </w:r>
        <w:r w:rsidRPr="67E03662">
          <w:rPr>
            <w:sz w:val="21"/>
            <w:szCs w:val="21"/>
          </w:rPr>
          <w:delText xml:space="preserve"> </w:delText>
        </w:r>
        <w:r w:rsidR="00A06741" w:rsidRPr="67E03662">
          <w:rPr>
            <w:sz w:val="21"/>
            <w:szCs w:val="21"/>
          </w:rPr>
          <w:delText>D</w:delText>
        </w:r>
        <w:r w:rsidRPr="67E03662">
          <w:rPr>
            <w:sz w:val="21"/>
            <w:szCs w:val="21"/>
          </w:rPr>
          <w:delText xml:space="preserve">ecennial </w:delText>
        </w:r>
        <w:r w:rsidR="00A06741" w:rsidRPr="67E03662">
          <w:rPr>
            <w:sz w:val="21"/>
            <w:szCs w:val="21"/>
          </w:rPr>
          <w:delText>C</w:delText>
        </w:r>
        <w:r w:rsidRPr="67E03662">
          <w:rPr>
            <w:sz w:val="21"/>
            <w:szCs w:val="21"/>
          </w:rPr>
          <w:delText xml:space="preserve">ensus. </w:delText>
        </w:r>
        <w:r w:rsidR="009D307A" w:rsidRPr="67E03662">
          <w:rPr>
            <w:sz w:val="21"/>
            <w:szCs w:val="21"/>
          </w:rPr>
          <w:delText xml:space="preserve">After the release of the 2020 US census data, </w:delText>
        </w:r>
      </w:del>
      <w:r w:rsidR="00852309" w:rsidRPr="00B378E6">
        <w:rPr>
          <w:i/>
          <w:sz w:val="21"/>
          <w:rPrChange w:id="50" w:author="Revisions" w:date="2026-07-10T09:33:00Z" w16du:dateUtc="2026-07-10T13:33:00Z">
            <w:rPr>
              <w:sz w:val="21"/>
            </w:rPr>
          </w:rPrChange>
        </w:rPr>
        <w:t xml:space="preserve">City Council </w:t>
      </w:r>
      <w:ins w:id="51" w:author="Revisions" w:date="2026-07-10T09:33:00Z" w16du:dateUtc="2026-07-10T13:33:00Z">
        <w:r w:rsidR="00852309" w:rsidRPr="00B378E6">
          <w:rPr>
            <w:i/>
            <w:iCs/>
            <w:sz w:val="21"/>
            <w:szCs w:val="21"/>
          </w:rPr>
          <w:t xml:space="preserve">Districts </w:t>
        </w:r>
      </w:ins>
    </w:p>
    <w:p w14:paraId="648A1D57" w14:textId="77777777" w:rsidR="00D760EE" w:rsidRPr="00B378E6" w:rsidRDefault="00B163F5" w:rsidP="00B378E6">
      <w:pPr>
        <w:rPr>
          <w:sz w:val="21"/>
          <w:szCs w:val="21"/>
        </w:rPr>
      </w:pPr>
      <w:ins w:id="52" w:author="Revisions" w:date="2026-07-10T09:33:00Z" w16du:dateUtc="2026-07-10T13:33:00Z">
        <w:r w:rsidRPr="00B378E6">
          <w:rPr>
            <w:sz w:val="21"/>
            <w:szCs w:val="21"/>
          </w:rPr>
          <w:t xml:space="preserve">There are ten </w:t>
        </w:r>
        <w:r w:rsidR="00E661FB" w:rsidRPr="00B378E6">
          <w:rPr>
            <w:sz w:val="21"/>
            <w:szCs w:val="21"/>
          </w:rPr>
          <w:t xml:space="preserve">Philadelphia City </w:t>
        </w:r>
        <w:r w:rsidRPr="00B378E6">
          <w:rPr>
            <w:sz w:val="21"/>
            <w:szCs w:val="21"/>
          </w:rPr>
          <w:t xml:space="preserve">Council districts, each of which has a population of approximately 160,000 people and elects one Council representative. </w:t>
        </w:r>
        <w:r w:rsidR="00482282" w:rsidRPr="00B378E6">
          <w:rPr>
            <w:sz w:val="21"/>
            <w:szCs w:val="21"/>
          </w:rPr>
          <w:t>T</w:t>
        </w:r>
        <w:r w:rsidR="00DB25F8" w:rsidRPr="00B378E6">
          <w:rPr>
            <w:sz w:val="21"/>
            <w:szCs w:val="21"/>
          </w:rPr>
          <w:t xml:space="preserve">he </w:t>
        </w:r>
        <w:r w:rsidR="003C6291" w:rsidRPr="00B378E6">
          <w:rPr>
            <w:sz w:val="21"/>
            <w:szCs w:val="21"/>
          </w:rPr>
          <w:t xml:space="preserve">Council </w:t>
        </w:r>
        <w:r w:rsidRPr="00B378E6">
          <w:rPr>
            <w:sz w:val="21"/>
            <w:szCs w:val="21"/>
          </w:rPr>
          <w:t xml:space="preserve">drew and </w:t>
        </w:r>
      </w:ins>
      <w:r w:rsidR="003C6291" w:rsidRPr="00B378E6">
        <w:rPr>
          <w:sz w:val="21"/>
          <w:szCs w:val="21"/>
        </w:rPr>
        <w:t xml:space="preserve">approved </w:t>
      </w:r>
      <w:r w:rsidR="009D307A" w:rsidRPr="00B378E6">
        <w:rPr>
          <w:sz w:val="21"/>
          <w:szCs w:val="21"/>
        </w:rPr>
        <w:t xml:space="preserve">the </w:t>
      </w:r>
      <w:del w:id="53" w:author="Revisions" w:date="2026-07-10T09:33:00Z" w16du:dateUtc="2026-07-10T13:33:00Z">
        <w:r w:rsidR="009D307A" w:rsidRPr="67E03662">
          <w:rPr>
            <w:sz w:val="21"/>
            <w:szCs w:val="21"/>
          </w:rPr>
          <w:delText>final</w:delText>
        </w:r>
      </w:del>
      <w:ins w:id="54" w:author="Revisions" w:date="2026-07-10T09:33:00Z" w16du:dateUtc="2026-07-10T13:33:00Z">
        <w:r w:rsidR="00482282" w:rsidRPr="00B378E6">
          <w:rPr>
            <w:sz w:val="21"/>
            <w:szCs w:val="21"/>
          </w:rPr>
          <w:t>current</w:t>
        </w:r>
      </w:ins>
      <w:r w:rsidR="009D307A" w:rsidRPr="00B378E6">
        <w:rPr>
          <w:sz w:val="21"/>
          <w:szCs w:val="21"/>
        </w:rPr>
        <w:t xml:space="preserve"> </w:t>
      </w:r>
      <w:r w:rsidR="003C6291" w:rsidRPr="00B378E6">
        <w:rPr>
          <w:sz w:val="21"/>
          <w:szCs w:val="21"/>
        </w:rPr>
        <w:t xml:space="preserve">district </w:t>
      </w:r>
      <w:r w:rsidR="009D307A" w:rsidRPr="00B378E6">
        <w:rPr>
          <w:sz w:val="21"/>
          <w:szCs w:val="21"/>
        </w:rPr>
        <w:t xml:space="preserve">map </w:t>
      </w:r>
      <w:del w:id="55" w:author="Revisions" w:date="2026-07-10T09:33:00Z" w16du:dateUtc="2026-07-10T13:33:00Z">
        <w:r w:rsidR="0032137B" w:rsidRPr="67E03662">
          <w:rPr>
            <w:sz w:val="21"/>
            <w:szCs w:val="21"/>
          </w:rPr>
          <w:delText>on February 10</w:delText>
        </w:r>
        <w:r w:rsidR="00EE7C0A" w:rsidRPr="67E03662">
          <w:rPr>
            <w:sz w:val="21"/>
            <w:szCs w:val="21"/>
          </w:rPr>
          <w:delText>,</w:delText>
        </w:r>
      </w:del>
      <w:ins w:id="56" w:author="Revisions" w:date="2026-07-10T09:33:00Z" w16du:dateUtc="2026-07-10T13:33:00Z">
        <w:r w:rsidR="00482282" w:rsidRPr="00B378E6">
          <w:rPr>
            <w:sz w:val="21"/>
            <w:szCs w:val="21"/>
          </w:rPr>
          <w:t>in</w:t>
        </w:r>
      </w:ins>
      <w:r w:rsidR="00482282" w:rsidRPr="00B378E6">
        <w:rPr>
          <w:sz w:val="21"/>
          <w:szCs w:val="21"/>
        </w:rPr>
        <w:t xml:space="preserve"> </w:t>
      </w:r>
      <w:r w:rsidR="00EE7C0A" w:rsidRPr="00B378E6">
        <w:rPr>
          <w:sz w:val="21"/>
          <w:szCs w:val="21"/>
        </w:rPr>
        <w:t>2023</w:t>
      </w:r>
      <w:del w:id="57" w:author="Revisions" w:date="2026-07-10T09:33:00Z" w16du:dateUtc="2026-07-10T13:33:00Z">
        <w:r w:rsidR="0032137B" w:rsidRPr="67E03662">
          <w:rPr>
            <w:sz w:val="21"/>
            <w:szCs w:val="21"/>
          </w:rPr>
          <w:delText>. Barring</w:delText>
        </w:r>
      </w:del>
      <w:ins w:id="58" w:author="Revisions" w:date="2026-07-10T09:33:00Z" w16du:dateUtc="2026-07-10T13:33:00Z">
        <w:r w:rsidR="00482282" w:rsidRPr="00B378E6">
          <w:rPr>
            <w:sz w:val="21"/>
            <w:szCs w:val="21"/>
          </w:rPr>
          <w:t>, and, b</w:t>
        </w:r>
        <w:r w:rsidR="0032137B" w:rsidRPr="00B378E6">
          <w:rPr>
            <w:sz w:val="21"/>
            <w:szCs w:val="21"/>
          </w:rPr>
          <w:t>arring</w:t>
        </w:r>
      </w:ins>
      <w:r w:rsidR="0032137B" w:rsidRPr="00B378E6">
        <w:rPr>
          <w:sz w:val="21"/>
          <w:szCs w:val="21"/>
        </w:rPr>
        <w:t xml:space="preserve"> any litigation, </w:t>
      </w:r>
      <w:del w:id="59" w:author="Revisions" w:date="2026-07-10T09:33:00Z" w16du:dateUtc="2026-07-10T13:33:00Z">
        <w:r w:rsidR="00AC610F" w:rsidRPr="67E03662">
          <w:rPr>
            <w:sz w:val="21"/>
            <w:szCs w:val="21"/>
          </w:rPr>
          <w:delText>Council</w:delText>
        </w:r>
        <w:r w:rsidR="003C6291" w:rsidRPr="67E03662">
          <w:rPr>
            <w:sz w:val="21"/>
            <w:szCs w:val="21"/>
          </w:rPr>
          <w:delText xml:space="preserve"> </w:delText>
        </w:r>
      </w:del>
      <w:r w:rsidR="003C6291" w:rsidRPr="00B378E6">
        <w:rPr>
          <w:sz w:val="21"/>
          <w:szCs w:val="21"/>
        </w:rPr>
        <w:t>will use this map for</w:t>
      </w:r>
      <w:r w:rsidR="00AC610F" w:rsidRPr="00B378E6">
        <w:rPr>
          <w:sz w:val="21"/>
          <w:szCs w:val="21"/>
        </w:rPr>
        <w:t xml:space="preserve"> elections through 2031. We used </w:t>
      </w:r>
      <w:r w:rsidR="00092974" w:rsidRPr="00B378E6">
        <w:rPr>
          <w:sz w:val="21"/>
          <w:szCs w:val="21"/>
        </w:rPr>
        <w:t>these</w:t>
      </w:r>
      <w:r w:rsidR="00AC610F" w:rsidRPr="00B378E6">
        <w:rPr>
          <w:sz w:val="21"/>
          <w:szCs w:val="21"/>
        </w:rPr>
        <w:t xml:space="preserve"> </w:t>
      </w:r>
      <w:del w:id="60" w:author="Revisions" w:date="2026-07-10T09:33:00Z" w16du:dateUtc="2026-07-10T13:33:00Z">
        <w:r w:rsidR="00AC610F" w:rsidRPr="67E03662">
          <w:rPr>
            <w:sz w:val="21"/>
            <w:szCs w:val="21"/>
          </w:rPr>
          <w:delText xml:space="preserve">2023 </w:delText>
        </w:r>
      </w:del>
      <w:r w:rsidR="00AC610F" w:rsidRPr="00B378E6">
        <w:rPr>
          <w:sz w:val="21"/>
          <w:szCs w:val="21"/>
        </w:rPr>
        <w:t xml:space="preserve">boundaries </w:t>
      </w:r>
      <w:r w:rsidR="00D21B5E" w:rsidRPr="00B378E6">
        <w:rPr>
          <w:sz w:val="21"/>
          <w:szCs w:val="21"/>
        </w:rPr>
        <w:t>for</w:t>
      </w:r>
      <w:r w:rsidR="00AC610F" w:rsidRPr="00B378E6">
        <w:rPr>
          <w:sz w:val="21"/>
          <w:szCs w:val="21"/>
        </w:rPr>
        <w:t xml:space="preserve"> </w:t>
      </w:r>
      <w:r w:rsidR="00B319DA" w:rsidRPr="00B378E6">
        <w:rPr>
          <w:sz w:val="21"/>
          <w:szCs w:val="21"/>
        </w:rPr>
        <w:t xml:space="preserve">the Dashboard and </w:t>
      </w:r>
      <w:r w:rsidR="00AC610F" w:rsidRPr="00B378E6">
        <w:rPr>
          <w:sz w:val="21"/>
          <w:szCs w:val="21"/>
        </w:rPr>
        <w:t xml:space="preserve">this </w:t>
      </w:r>
      <w:r w:rsidR="00D21B5E" w:rsidRPr="00B378E6">
        <w:rPr>
          <w:sz w:val="21"/>
          <w:szCs w:val="21"/>
        </w:rPr>
        <w:t>analysis</w:t>
      </w:r>
      <w:r w:rsidR="00AC610F" w:rsidRPr="00B378E6">
        <w:rPr>
          <w:sz w:val="21"/>
          <w:szCs w:val="21"/>
        </w:rPr>
        <w:t xml:space="preserve">. </w:t>
      </w:r>
    </w:p>
    <w:p w14:paraId="2A269E01" w14:textId="3F5EEC68" w:rsidR="00493516" w:rsidRDefault="001E21E7" w:rsidP="63AE63DD">
      <w:pPr>
        <w:rPr>
          <w:del w:id="61" w:author="Revisions" w:date="2026-07-10T09:33:00Z" w16du:dateUtc="2026-07-10T13:33:00Z"/>
          <w:sz w:val="21"/>
          <w:szCs w:val="21"/>
        </w:rPr>
      </w:pPr>
      <w:del w:id="62" w:author="Revisions" w:date="2026-07-10T09:33:00Z" w16du:dateUtc="2026-07-10T13:33:00Z">
        <w:r w:rsidRPr="67E03662">
          <w:rPr>
            <w:sz w:val="21"/>
            <w:szCs w:val="21"/>
          </w:rPr>
          <w:delText>In</w:delText>
        </w:r>
        <w:r w:rsidR="008E694D" w:rsidRPr="67E03662">
          <w:rPr>
            <w:sz w:val="21"/>
            <w:szCs w:val="21"/>
          </w:rPr>
          <w:delText xml:space="preserve"> this </w:delText>
        </w:r>
        <w:r w:rsidR="4CE04077" w:rsidRPr="67E03662">
          <w:rPr>
            <w:sz w:val="21"/>
            <w:szCs w:val="21"/>
          </w:rPr>
          <w:delText>article</w:delText>
        </w:r>
        <w:r w:rsidR="00B319DA" w:rsidRPr="67E03662">
          <w:rPr>
            <w:sz w:val="21"/>
            <w:szCs w:val="21"/>
          </w:rPr>
          <w:delText>,</w:delText>
        </w:r>
        <w:r w:rsidR="008E694D" w:rsidRPr="67E03662">
          <w:rPr>
            <w:sz w:val="21"/>
            <w:szCs w:val="21"/>
          </w:rPr>
          <w:delText xml:space="preserve"> we describe two out of</w:delText>
        </w:r>
        <w:r w:rsidR="00EF7D24" w:rsidRPr="67E03662">
          <w:rPr>
            <w:sz w:val="21"/>
            <w:szCs w:val="21"/>
          </w:rPr>
          <w:delText xml:space="preserve"> the</w:delText>
        </w:r>
        <w:r w:rsidR="008E694D" w:rsidRPr="67E03662">
          <w:rPr>
            <w:sz w:val="21"/>
            <w:szCs w:val="21"/>
          </w:rPr>
          <w:delText xml:space="preserve"> </w:delText>
        </w:r>
        <w:r w:rsidR="00FD2661" w:rsidRPr="67E03662">
          <w:rPr>
            <w:sz w:val="21"/>
            <w:szCs w:val="21"/>
          </w:rPr>
          <w:delText>28</w:delText>
        </w:r>
        <w:r w:rsidR="008E694D" w:rsidRPr="67E03662">
          <w:rPr>
            <w:sz w:val="21"/>
            <w:szCs w:val="21"/>
          </w:rPr>
          <w:delText xml:space="preserve"> metrics that are displayed on the Dashboard: the percentage of residents lacking </w:delText>
        </w:r>
        <w:r w:rsidR="00B12D3B" w:rsidRPr="67E03662">
          <w:rPr>
            <w:sz w:val="21"/>
            <w:szCs w:val="21"/>
          </w:rPr>
          <w:delText>health</w:delText>
        </w:r>
        <w:r w:rsidR="008E694D" w:rsidRPr="67E03662">
          <w:rPr>
            <w:sz w:val="21"/>
            <w:szCs w:val="21"/>
          </w:rPr>
          <w:delText xml:space="preserve"> insurance and the percentage tree canopy cover</w:delText>
        </w:r>
        <w:r w:rsidR="00BF44D7" w:rsidRPr="67E03662">
          <w:rPr>
            <w:sz w:val="21"/>
            <w:szCs w:val="21"/>
          </w:rPr>
          <w:delText>age</w:delText>
        </w:r>
        <w:r w:rsidR="008E694D" w:rsidRPr="67E03662">
          <w:rPr>
            <w:sz w:val="21"/>
            <w:szCs w:val="21"/>
          </w:rPr>
          <w:delText xml:space="preserve">. </w:delText>
        </w:r>
        <w:r w:rsidR="402E1E0E" w:rsidRPr="67E03662">
          <w:rPr>
            <w:sz w:val="21"/>
            <w:szCs w:val="21"/>
          </w:rPr>
          <w:delText xml:space="preserve"> We focus on these metrics because</w:delText>
        </w:r>
        <w:r w:rsidR="00B319DA" w:rsidRPr="67E03662">
          <w:rPr>
            <w:sz w:val="21"/>
            <w:szCs w:val="21"/>
          </w:rPr>
          <w:delText xml:space="preserve"> they are timely and relevant public health metrics</w:delText>
        </w:r>
        <w:r w:rsidR="00B5448F" w:rsidRPr="67E03662">
          <w:rPr>
            <w:sz w:val="21"/>
            <w:szCs w:val="21"/>
          </w:rPr>
          <w:delText xml:space="preserve"> that </w:delText>
        </w:r>
        <w:r w:rsidR="7428EBD6" w:rsidRPr="67E03662">
          <w:rPr>
            <w:sz w:val="21"/>
            <w:szCs w:val="21"/>
          </w:rPr>
          <w:delText>show variation in</w:delText>
        </w:r>
        <w:r w:rsidR="00B5448F" w:rsidRPr="67E03662">
          <w:rPr>
            <w:sz w:val="21"/>
            <w:szCs w:val="21"/>
          </w:rPr>
          <w:delText xml:space="preserve"> </w:delText>
        </w:r>
        <w:r w:rsidR="00194FB0" w:rsidRPr="67E03662">
          <w:rPr>
            <w:sz w:val="21"/>
            <w:szCs w:val="21"/>
          </w:rPr>
          <w:delText>distributions</w:delText>
        </w:r>
        <w:r w:rsidR="00B5448F" w:rsidRPr="67E03662">
          <w:rPr>
            <w:sz w:val="21"/>
            <w:szCs w:val="21"/>
          </w:rPr>
          <w:delText xml:space="preserve"> across City Council Districts</w:delText>
        </w:r>
        <w:r w:rsidR="00AF61CC" w:rsidRPr="67E03662">
          <w:rPr>
            <w:sz w:val="21"/>
            <w:szCs w:val="21"/>
          </w:rPr>
          <w:delText xml:space="preserve"> and</w:delText>
        </w:r>
        <w:r w:rsidR="00BE2104" w:rsidRPr="67E03662">
          <w:rPr>
            <w:sz w:val="21"/>
            <w:szCs w:val="21"/>
          </w:rPr>
          <w:delText xml:space="preserve"> warrant different types of public health response</w:delText>
        </w:r>
        <w:r w:rsidR="00AF61CC" w:rsidRPr="67E03662">
          <w:rPr>
            <w:sz w:val="21"/>
            <w:szCs w:val="21"/>
          </w:rPr>
          <w:delText xml:space="preserve">s. </w:delText>
        </w:r>
      </w:del>
    </w:p>
    <w:p w14:paraId="403B4E31" w14:textId="77777777" w:rsidR="00404931" w:rsidRPr="00B378E6" w:rsidRDefault="00316A9E" w:rsidP="00B378E6">
      <w:pPr>
        <w:rPr>
          <w:ins w:id="63" w:author="Revisions" w:date="2026-07-10T09:33:00Z" w16du:dateUtc="2026-07-10T13:33:00Z"/>
          <w:i/>
          <w:iCs/>
          <w:sz w:val="21"/>
          <w:szCs w:val="21"/>
        </w:rPr>
      </w:pPr>
      <w:del w:id="64" w:author="Revisions" w:date="2026-07-10T09:33:00Z" w16du:dateUtc="2026-07-10T13:33:00Z">
        <w:r w:rsidRPr="67E03662">
          <w:rPr>
            <w:sz w:val="21"/>
            <w:szCs w:val="21"/>
          </w:rPr>
          <w:delText>We obtained population and insurance d</w:delText>
        </w:r>
        <w:r w:rsidR="00890A39" w:rsidRPr="67E03662">
          <w:rPr>
            <w:sz w:val="21"/>
            <w:szCs w:val="21"/>
          </w:rPr>
          <w:delText xml:space="preserve">ata for Philadelphia </w:delText>
        </w:r>
        <w:r w:rsidR="00BF44D7" w:rsidRPr="67E03662">
          <w:rPr>
            <w:sz w:val="21"/>
            <w:szCs w:val="21"/>
          </w:rPr>
          <w:delText>C</w:delText>
        </w:r>
        <w:r w:rsidR="00890A39" w:rsidRPr="67E03662">
          <w:rPr>
            <w:sz w:val="21"/>
            <w:szCs w:val="21"/>
          </w:rPr>
          <w:delText xml:space="preserve">ouncil districts from the </w:delText>
        </w:r>
        <w:r w:rsidR="09AF6DA6" w:rsidRPr="67E03662">
          <w:rPr>
            <w:sz w:val="21"/>
            <w:szCs w:val="21"/>
          </w:rPr>
          <w:delText xml:space="preserve">2018-2022 </w:delText>
        </w:r>
        <w:r w:rsidR="00890A39" w:rsidRPr="67E03662">
          <w:rPr>
            <w:sz w:val="21"/>
            <w:szCs w:val="21"/>
          </w:rPr>
          <w:delText>American Community Survey</w:delText>
        </w:r>
        <w:r w:rsidR="00AF08CA" w:rsidRPr="67E03662">
          <w:rPr>
            <w:sz w:val="21"/>
            <w:szCs w:val="21"/>
          </w:rPr>
          <w:delText xml:space="preserve"> (ACS)</w:delText>
        </w:r>
        <w:r w:rsidR="00890A39" w:rsidRPr="67E03662">
          <w:rPr>
            <w:sz w:val="21"/>
            <w:szCs w:val="21"/>
          </w:rPr>
          <w:delText xml:space="preserve"> 5-year estimates. </w:delText>
        </w:r>
      </w:del>
      <w:ins w:id="65" w:author="Revisions" w:date="2026-07-10T09:33:00Z" w16du:dateUtc="2026-07-10T13:33:00Z">
        <w:r w:rsidR="008F4BE6" w:rsidRPr="00B378E6">
          <w:rPr>
            <w:i/>
            <w:iCs/>
            <w:sz w:val="21"/>
            <w:szCs w:val="21"/>
          </w:rPr>
          <w:t>Data Aggregation</w:t>
        </w:r>
        <w:r w:rsidR="00132493" w:rsidRPr="00B378E6">
          <w:rPr>
            <w:i/>
            <w:iCs/>
            <w:sz w:val="21"/>
            <w:szCs w:val="21"/>
          </w:rPr>
          <w:t xml:space="preserve"> </w:t>
        </w:r>
      </w:ins>
    </w:p>
    <w:p w14:paraId="070A7F42" w14:textId="1F90D07A" w:rsidR="00C37C01" w:rsidRPr="00B378E6" w:rsidRDefault="00C37C01" w:rsidP="00B378E6">
      <w:pPr>
        <w:rPr>
          <w:sz w:val="21"/>
          <w:szCs w:val="21"/>
        </w:rPr>
      </w:pPr>
      <w:r w:rsidRPr="00B378E6">
        <w:rPr>
          <w:sz w:val="21"/>
          <w:szCs w:val="21"/>
        </w:rPr>
        <w:t xml:space="preserve">Calculating metrics by council district is challenging because health data are not commonly provided by </w:t>
      </w:r>
      <w:r w:rsidR="4AB04D45" w:rsidRPr="00B378E6">
        <w:rPr>
          <w:sz w:val="21"/>
          <w:szCs w:val="21"/>
        </w:rPr>
        <w:t xml:space="preserve">council </w:t>
      </w:r>
      <w:r w:rsidRPr="00B378E6">
        <w:rPr>
          <w:sz w:val="21"/>
          <w:szCs w:val="21"/>
        </w:rPr>
        <w:t>unit</w:t>
      </w:r>
      <w:r w:rsidR="0ACCDE45" w:rsidRPr="00B378E6">
        <w:rPr>
          <w:sz w:val="21"/>
          <w:szCs w:val="21"/>
        </w:rPr>
        <w:t>s</w:t>
      </w:r>
      <w:r w:rsidR="003C792C" w:rsidRPr="00B378E6">
        <w:rPr>
          <w:sz w:val="21"/>
          <w:szCs w:val="21"/>
        </w:rPr>
        <w:t xml:space="preserve"> or in </w:t>
      </w:r>
      <w:r w:rsidR="00B73DC3" w:rsidRPr="00B378E6">
        <w:rPr>
          <w:sz w:val="21"/>
          <w:szCs w:val="21"/>
        </w:rPr>
        <w:t>subunits</w:t>
      </w:r>
      <w:r w:rsidR="003C792C" w:rsidRPr="00B378E6">
        <w:rPr>
          <w:sz w:val="21"/>
          <w:szCs w:val="21"/>
        </w:rPr>
        <w:t xml:space="preserve"> that nest neatly within council districts</w:t>
      </w:r>
      <w:r w:rsidRPr="00B378E6">
        <w:rPr>
          <w:sz w:val="21"/>
          <w:szCs w:val="21"/>
        </w:rPr>
        <w:t xml:space="preserve">. </w:t>
      </w:r>
      <w:r w:rsidR="00494A63" w:rsidRPr="00B378E6">
        <w:rPr>
          <w:rFonts w:ascii="Aptos" w:eastAsia="Aptos" w:hAnsi="Aptos" w:cs="Aptos"/>
          <w:sz w:val="21"/>
          <w:szCs w:val="21"/>
        </w:rPr>
        <w:t>W</w:t>
      </w:r>
      <w:r w:rsidR="00494A63" w:rsidRPr="00B378E6">
        <w:rPr>
          <w:sz w:val="21"/>
          <w:szCs w:val="21"/>
        </w:rPr>
        <w:t>e used a multi-step process</w:t>
      </w:r>
      <w:r w:rsidR="00494A63" w:rsidRPr="00B378E6">
        <w:rPr>
          <w:rFonts w:ascii="Aptos" w:eastAsia="Aptos" w:hAnsi="Aptos" w:cs="Aptos"/>
          <w:sz w:val="21"/>
          <w:szCs w:val="21"/>
        </w:rPr>
        <w:t xml:space="preserve"> t</w:t>
      </w:r>
      <w:r w:rsidR="13265088" w:rsidRPr="00B378E6">
        <w:rPr>
          <w:rFonts w:ascii="Aptos" w:eastAsia="Aptos" w:hAnsi="Aptos" w:cs="Aptos"/>
          <w:sz w:val="21"/>
          <w:szCs w:val="21"/>
        </w:rPr>
        <w:t xml:space="preserve">o generate district-level </w:t>
      </w:r>
      <w:del w:id="66" w:author="Revisions" w:date="2026-07-10T09:33:00Z" w16du:dateUtc="2026-07-10T13:33:00Z">
        <w:r w:rsidR="13265088" w:rsidRPr="67E03662">
          <w:rPr>
            <w:rFonts w:ascii="Aptos" w:eastAsia="Aptos" w:hAnsi="Aptos" w:cs="Aptos"/>
            <w:sz w:val="21"/>
            <w:szCs w:val="21"/>
          </w:rPr>
          <w:delText xml:space="preserve">ACS </w:delText>
        </w:r>
      </w:del>
      <w:r w:rsidR="13265088" w:rsidRPr="00B378E6">
        <w:rPr>
          <w:rFonts w:ascii="Aptos" w:eastAsia="Aptos" w:hAnsi="Aptos" w:cs="Aptos"/>
          <w:sz w:val="21"/>
          <w:szCs w:val="21"/>
        </w:rPr>
        <w:t>estimates</w:t>
      </w:r>
      <w:r w:rsidRPr="00B378E6">
        <w:rPr>
          <w:sz w:val="21"/>
          <w:szCs w:val="21"/>
        </w:rPr>
        <w:t>.</w:t>
      </w:r>
      <w:r w:rsidR="00151C97" w:rsidRPr="00B378E6">
        <w:rPr>
          <w:sz w:val="21"/>
          <w:szCs w:val="21"/>
        </w:rPr>
        <w:t xml:space="preserve"> First,</w:t>
      </w:r>
      <w:r w:rsidRPr="00B378E6">
        <w:rPr>
          <w:sz w:val="21"/>
          <w:szCs w:val="21"/>
        </w:rPr>
        <w:t xml:space="preserve"> </w:t>
      </w:r>
      <w:r w:rsidR="00231D14" w:rsidRPr="00B378E6">
        <w:rPr>
          <w:sz w:val="21"/>
          <w:szCs w:val="21"/>
        </w:rPr>
        <w:t xml:space="preserve">we obtained </w:t>
      </w:r>
      <w:del w:id="67" w:author="Revisions" w:date="2026-07-10T09:33:00Z" w16du:dateUtc="2026-07-10T13:33:00Z">
        <w:r w:rsidRPr="67E03662">
          <w:rPr>
            <w:sz w:val="21"/>
            <w:szCs w:val="21"/>
          </w:rPr>
          <w:delText>ACS</w:delText>
        </w:r>
      </w:del>
      <w:ins w:id="68" w:author="Revisions" w:date="2026-07-10T09:33:00Z" w16du:dateUtc="2026-07-10T13:33:00Z">
        <w:r w:rsidR="00AC4FF3" w:rsidRPr="00B378E6">
          <w:rPr>
            <w:sz w:val="21"/>
            <w:szCs w:val="21"/>
          </w:rPr>
          <w:t>health</w:t>
        </w:r>
      </w:ins>
      <w:r w:rsidR="00AC4FF3" w:rsidRPr="00B378E6">
        <w:rPr>
          <w:sz w:val="21"/>
          <w:szCs w:val="21"/>
        </w:rPr>
        <w:t xml:space="preserve"> </w:t>
      </w:r>
      <w:r w:rsidRPr="00B378E6">
        <w:rPr>
          <w:sz w:val="21"/>
          <w:szCs w:val="21"/>
        </w:rPr>
        <w:t>data by census tract, the smalle</w:t>
      </w:r>
      <w:r w:rsidR="00B12D3B" w:rsidRPr="00B378E6">
        <w:rPr>
          <w:sz w:val="21"/>
          <w:szCs w:val="21"/>
        </w:rPr>
        <w:t>st</w:t>
      </w:r>
      <w:r w:rsidRPr="00B378E6">
        <w:rPr>
          <w:sz w:val="21"/>
          <w:szCs w:val="21"/>
        </w:rPr>
        <w:t xml:space="preserve"> geographic unit available for </w:t>
      </w:r>
      <w:ins w:id="69" w:author="Revisions" w:date="2026-07-10T09:33:00Z" w16du:dateUtc="2026-07-10T13:33:00Z">
        <w:r w:rsidR="00FB56CC" w:rsidRPr="00B378E6">
          <w:rPr>
            <w:sz w:val="21"/>
            <w:szCs w:val="21"/>
          </w:rPr>
          <w:t xml:space="preserve">many </w:t>
        </w:r>
        <w:r w:rsidR="3D4B7C7E" w:rsidRPr="00B378E6">
          <w:rPr>
            <w:sz w:val="21"/>
            <w:szCs w:val="21"/>
          </w:rPr>
          <w:t>health metrics</w:t>
        </w:r>
        <w:r w:rsidR="00FB56CC" w:rsidRPr="00B378E6">
          <w:rPr>
            <w:sz w:val="21"/>
            <w:szCs w:val="21"/>
          </w:rPr>
          <w:t xml:space="preserve"> and specifically for </w:t>
        </w:r>
      </w:ins>
      <w:r w:rsidR="00FB56CC" w:rsidRPr="00B378E6">
        <w:rPr>
          <w:sz w:val="21"/>
          <w:szCs w:val="21"/>
        </w:rPr>
        <w:t xml:space="preserve">the </w:t>
      </w:r>
      <w:ins w:id="70" w:author="Revisions" w:date="2026-07-10T09:33:00Z" w16du:dateUtc="2026-07-10T13:33:00Z">
        <w:r w:rsidR="00FB56CC" w:rsidRPr="00B378E6">
          <w:rPr>
            <w:sz w:val="21"/>
            <w:szCs w:val="21"/>
          </w:rPr>
          <w:t xml:space="preserve">Census </w:t>
        </w:r>
      </w:ins>
      <w:r w:rsidR="00FB56CC" w:rsidRPr="00B378E6">
        <w:rPr>
          <w:sz w:val="21"/>
          <w:szCs w:val="21"/>
        </w:rPr>
        <w:t>health insurance variable</w:t>
      </w:r>
      <w:del w:id="71" w:author="Revisions" w:date="2026-07-10T09:33:00Z" w16du:dateUtc="2026-07-10T13:33:00Z">
        <w:r w:rsidR="3D4B7C7E" w:rsidRPr="67E03662">
          <w:rPr>
            <w:sz w:val="21"/>
            <w:szCs w:val="21"/>
          </w:rPr>
          <w:delText xml:space="preserve"> and many of the additional health metrics</w:delText>
        </w:r>
        <w:r w:rsidRPr="67E03662">
          <w:rPr>
            <w:sz w:val="21"/>
            <w:szCs w:val="21"/>
          </w:rPr>
          <w:delText>.</w:delText>
        </w:r>
      </w:del>
      <w:ins w:id="72" w:author="Revisions" w:date="2026-07-10T09:33:00Z" w16du:dateUtc="2026-07-10T13:33:00Z">
        <w:r w:rsidRPr="00B378E6">
          <w:rPr>
            <w:sz w:val="21"/>
            <w:szCs w:val="21"/>
          </w:rPr>
          <w:t>.</w:t>
        </w:r>
      </w:ins>
      <w:r w:rsidRPr="00B378E6">
        <w:rPr>
          <w:sz w:val="21"/>
          <w:szCs w:val="21"/>
        </w:rPr>
        <w:t xml:space="preserve"> </w:t>
      </w:r>
      <w:r w:rsidR="003D31DD" w:rsidRPr="00B378E6">
        <w:rPr>
          <w:sz w:val="21"/>
          <w:szCs w:val="21"/>
        </w:rPr>
        <w:t>Then,</w:t>
      </w:r>
      <w:r w:rsidR="002D061A" w:rsidRPr="00B378E6">
        <w:rPr>
          <w:sz w:val="21"/>
          <w:szCs w:val="21"/>
        </w:rPr>
        <w:t xml:space="preserve"> </w:t>
      </w:r>
      <w:del w:id="73" w:author="Revisions" w:date="2026-07-10T09:33:00Z" w16du:dateUtc="2026-07-10T13:33:00Z">
        <w:r w:rsidRPr="67E03662">
          <w:rPr>
            <w:sz w:val="21"/>
            <w:szCs w:val="21"/>
          </w:rPr>
          <w:delText xml:space="preserve">because </w:delText>
        </w:r>
      </w:del>
      <w:ins w:id="74" w:author="Revisions" w:date="2026-07-10T09:33:00Z" w16du:dateUtc="2026-07-10T13:33:00Z">
        <w:r w:rsidR="00EA3EA0" w:rsidRPr="00B378E6">
          <w:rPr>
            <w:sz w:val="21"/>
            <w:szCs w:val="21"/>
          </w:rPr>
          <w:t>we obtained population data</w:t>
        </w:r>
        <w:r w:rsidR="003B2AA1" w:rsidRPr="00B378E6">
          <w:rPr>
            <w:sz w:val="21"/>
            <w:szCs w:val="21"/>
          </w:rPr>
          <w:t xml:space="preserve"> by census block</w:t>
        </w:r>
        <w:r w:rsidR="00FB56CC" w:rsidRPr="00B378E6">
          <w:rPr>
            <w:sz w:val="21"/>
            <w:szCs w:val="21"/>
          </w:rPr>
          <w:t>, as census blocks nest in both city council districts and census tracts</w:t>
        </w:r>
        <w:r w:rsidR="003B2AA1" w:rsidRPr="00B378E6">
          <w:rPr>
            <w:sz w:val="21"/>
            <w:szCs w:val="21"/>
          </w:rPr>
          <w:t xml:space="preserve"> (</w:t>
        </w:r>
      </w:ins>
      <w:r w:rsidRPr="00B378E6">
        <w:rPr>
          <w:sz w:val="21"/>
          <w:szCs w:val="21"/>
        </w:rPr>
        <w:t>census tracts do not nest perfectly into council districts</w:t>
      </w:r>
      <w:del w:id="75" w:author="Revisions" w:date="2026-07-10T09:33:00Z" w16du:dateUtc="2026-07-10T13:33:00Z">
        <w:r w:rsidRPr="67E03662">
          <w:rPr>
            <w:sz w:val="21"/>
            <w:szCs w:val="21"/>
          </w:rPr>
          <w:delText xml:space="preserve">, </w:delText>
        </w:r>
        <w:r w:rsidR="00231D14" w:rsidRPr="67E03662">
          <w:rPr>
            <w:sz w:val="21"/>
            <w:szCs w:val="21"/>
          </w:rPr>
          <w:delText>we</w:delText>
        </w:r>
        <w:r w:rsidRPr="67E03662">
          <w:rPr>
            <w:sz w:val="21"/>
            <w:szCs w:val="21"/>
          </w:rPr>
          <w:delText xml:space="preserve"> weighted </w:delText>
        </w:r>
        <w:r w:rsidR="7A177F4C" w:rsidRPr="67E03662">
          <w:rPr>
            <w:sz w:val="21"/>
            <w:szCs w:val="21"/>
          </w:rPr>
          <w:delText>tracts</w:delText>
        </w:r>
        <w:r w:rsidR="00231D14" w:rsidRPr="67E03662">
          <w:rPr>
            <w:sz w:val="21"/>
            <w:szCs w:val="21"/>
          </w:rPr>
          <w:delText xml:space="preserve"> </w:delText>
        </w:r>
        <w:r w:rsidRPr="67E03662">
          <w:rPr>
            <w:sz w:val="21"/>
            <w:szCs w:val="21"/>
          </w:rPr>
          <w:delText>by census block population and</w:delText>
        </w:r>
        <w:r w:rsidR="003D31DD" w:rsidRPr="67E03662">
          <w:rPr>
            <w:sz w:val="21"/>
            <w:szCs w:val="21"/>
          </w:rPr>
          <w:delText xml:space="preserve"> </w:delText>
        </w:r>
      </w:del>
      <w:ins w:id="76" w:author="Revisions" w:date="2026-07-10T09:33:00Z" w16du:dateUtc="2026-07-10T13:33:00Z">
        <w:r w:rsidR="003B2AA1" w:rsidRPr="00B378E6">
          <w:rPr>
            <w:sz w:val="21"/>
            <w:szCs w:val="21"/>
          </w:rPr>
          <w:t xml:space="preserve">). </w:t>
        </w:r>
        <w:r w:rsidR="002C408A" w:rsidRPr="00B378E6">
          <w:rPr>
            <w:sz w:val="21"/>
            <w:szCs w:val="21"/>
          </w:rPr>
          <w:t>We used the census block population</w:t>
        </w:r>
        <w:r w:rsidR="00762B19" w:rsidRPr="00B378E6">
          <w:rPr>
            <w:sz w:val="21"/>
            <w:szCs w:val="21"/>
          </w:rPr>
          <w:t xml:space="preserve"> (or area in the case of tree canopy coverage)</w:t>
        </w:r>
        <w:r w:rsidR="002C408A" w:rsidRPr="00B378E6">
          <w:rPr>
            <w:sz w:val="21"/>
            <w:szCs w:val="21"/>
          </w:rPr>
          <w:t xml:space="preserve"> </w:t>
        </w:r>
        <w:r w:rsidR="000A2909" w:rsidRPr="00B378E6">
          <w:rPr>
            <w:sz w:val="21"/>
            <w:szCs w:val="21"/>
          </w:rPr>
          <w:t xml:space="preserve">to determine the proportion of the census tract </w:t>
        </w:r>
        <w:r w:rsidR="0032497C" w:rsidRPr="00B378E6">
          <w:rPr>
            <w:sz w:val="21"/>
            <w:szCs w:val="21"/>
          </w:rPr>
          <w:t>that should be allocated to each district</w:t>
        </w:r>
        <w:r w:rsidR="003E6AA2" w:rsidRPr="00B378E6">
          <w:rPr>
            <w:sz w:val="21"/>
            <w:szCs w:val="21"/>
          </w:rPr>
          <w:t>.</w:t>
        </w:r>
        <w:r w:rsidRPr="00B378E6">
          <w:rPr>
            <w:sz w:val="21"/>
            <w:szCs w:val="21"/>
          </w:rPr>
          <w:t xml:space="preserve"> </w:t>
        </w:r>
        <w:r w:rsidR="00DA51A0" w:rsidRPr="00B378E6">
          <w:rPr>
            <w:sz w:val="21"/>
            <w:szCs w:val="21"/>
          </w:rPr>
          <w:t>A</w:t>
        </w:r>
        <w:r w:rsidRPr="00B378E6">
          <w:rPr>
            <w:sz w:val="21"/>
            <w:szCs w:val="21"/>
          </w:rPr>
          <w:t>nd</w:t>
        </w:r>
        <w:r w:rsidR="003D31DD" w:rsidRPr="00B378E6">
          <w:rPr>
            <w:sz w:val="21"/>
            <w:szCs w:val="21"/>
          </w:rPr>
          <w:t xml:space="preserve"> </w:t>
        </w:r>
      </w:ins>
      <w:r w:rsidR="003D31DD" w:rsidRPr="00B378E6">
        <w:rPr>
          <w:sz w:val="21"/>
          <w:szCs w:val="21"/>
        </w:rPr>
        <w:t xml:space="preserve">lastly, </w:t>
      </w:r>
      <w:r w:rsidR="00B73DC3" w:rsidRPr="00B378E6">
        <w:rPr>
          <w:sz w:val="21"/>
          <w:szCs w:val="21"/>
        </w:rPr>
        <w:t>we</w:t>
      </w:r>
      <w:r w:rsidR="003D31DD" w:rsidRPr="00B378E6">
        <w:rPr>
          <w:sz w:val="21"/>
          <w:szCs w:val="21"/>
        </w:rPr>
        <w:t xml:space="preserve"> </w:t>
      </w:r>
      <w:r w:rsidRPr="00B378E6">
        <w:rPr>
          <w:sz w:val="21"/>
          <w:szCs w:val="21"/>
        </w:rPr>
        <w:t xml:space="preserve">aggregated </w:t>
      </w:r>
      <w:r w:rsidR="29824FCC" w:rsidRPr="00B378E6">
        <w:rPr>
          <w:sz w:val="21"/>
          <w:szCs w:val="21"/>
        </w:rPr>
        <w:t xml:space="preserve">the </w:t>
      </w:r>
      <w:ins w:id="77" w:author="Revisions" w:date="2026-07-10T09:33:00Z" w16du:dateUtc="2026-07-10T13:33:00Z">
        <w:r w:rsidR="0032497C" w:rsidRPr="00B378E6">
          <w:rPr>
            <w:sz w:val="21"/>
            <w:szCs w:val="21"/>
          </w:rPr>
          <w:t xml:space="preserve">population-weighted </w:t>
        </w:r>
      </w:ins>
      <w:r w:rsidR="29824FCC" w:rsidRPr="00B378E6">
        <w:rPr>
          <w:sz w:val="21"/>
          <w:szCs w:val="21"/>
        </w:rPr>
        <w:t>census tracts</w:t>
      </w:r>
      <w:r w:rsidR="00B73DC3" w:rsidRPr="00B378E6">
        <w:rPr>
          <w:sz w:val="21"/>
          <w:szCs w:val="21"/>
        </w:rPr>
        <w:t xml:space="preserve"> </w:t>
      </w:r>
      <w:r w:rsidRPr="00B378E6">
        <w:rPr>
          <w:sz w:val="21"/>
          <w:szCs w:val="21"/>
        </w:rPr>
        <w:t>to the district</w:t>
      </w:r>
      <w:del w:id="78" w:author="Revisions" w:date="2026-07-10T09:33:00Z" w16du:dateUtc="2026-07-10T13:33:00Z">
        <w:r w:rsidRPr="67E03662">
          <w:rPr>
            <w:sz w:val="21"/>
            <w:szCs w:val="21"/>
          </w:rPr>
          <w:delText xml:space="preserve"> level</w:delText>
        </w:r>
      </w:del>
      <w:r w:rsidRPr="00B378E6">
        <w:rPr>
          <w:sz w:val="21"/>
          <w:szCs w:val="21"/>
        </w:rPr>
        <w:t xml:space="preserve">. </w:t>
      </w:r>
      <w:r w:rsidR="00890A39" w:rsidRPr="00B378E6">
        <w:rPr>
          <w:sz w:val="21"/>
          <w:szCs w:val="21"/>
        </w:rPr>
        <w:t xml:space="preserve">This </w:t>
      </w:r>
      <w:r w:rsidR="0375B0E7" w:rsidRPr="00B378E6">
        <w:rPr>
          <w:sz w:val="21"/>
          <w:szCs w:val="21"/>
        </w:rPr>
        <w:t>geospatial aggregation</w:t>
      </w:r>
      <w:r w:rsidR="00890A39" w:rsidRPr="00B378E6">
        <w:rPr>
          <w:sz w:val="21"/>
          <w:szCs w:val="21"/>
        </w:rPr>
        <w:t xml:space="preserve"> method that has been used and described elsewhere</w:t>
      </w:r>
      <w:r w:rsidR="00A07753" w:rsidRPr="00B378E6">
        <w:rPr>
          <w:sz w:val="21"/>
          <w:szCs w:val="21"/>
        </w:rPr>
        <w:t xml:space="preserve"> </w:t>
      </w:r>
      <w:r w:rsidR="00316A9E" w:rsidRPr="00B378E6">
        <w:rPr>
          <w:sz w:val="21"/>
          <w:szCs w:val="21"/>
        </w:rPr>
        <w:fldChar w:fldCharType="begin">
          <w:fldData xml:space="preserve">PEVuZE5vdGU+PENpdGU+PEF1dGhvcj5TY2huYWtlLU1haGw8L0F1dGhvcj48WWVhcj4yMDI0PC9Z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</w:fldData>
        </w:fldChar>
      </w:r>
      <w:r w:rsidR="00B432F9" w:rsidRPr="00B378E6">
        <w:rPr>
          <w:sz w:val="21"/>
          <w:szCs w:val="21"/>
        </w:rPr>
        <w:instrText xml:space="preserve"> ADDIN EN.CITE </w:instrText>
      </w:r>
      <w:r w:rsidR="00B432F9" w:rsidRPr="00B378E6">
        <w:rPr>
          <w:sz w:val="21"/>
          <w:szCs w:val="21"/>
        </w:rPr>
        <w:fldChar w:fldCharType="begin">
          <w:fldData xml:space="preserve">PEVuZE5vdGU+PENpdGU+PEF1dGhvcj5TY2huYWtlLU1haGw8L0F1dGhvcj48WWVhcj4yMDI0PC9Z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</w:fldData>
        </w:fldChar>
      </w:r>
      <w:r w:rsidR="00B432F9" w:rsidRPr="00B378E6">
        <w:rPr>
          <w:sz w:val="21"/>
          <w:szCs w:val="21"/>
        </w:rPr>
        <w:instrText xml:space="preserve"> ADDIN EN.CITE.DATA </w:instrText>
      </w:r>
      <w:r w:rsidR="00B432F9" w:rsidRPr="00B378E6">
        <w:rPr>
          <w:sz w:val="21"/>
          <w:szCs w:val="21"/>
        </w:rPr>
      </w:r>
      <w:r w:rsidR="00B432F9" w:rsidRPr="00B378E6">
        <w:rPr>
          <w:sz w:val="21"/>
          <w:szCs w:val="21"/>
        </w:rPr>
        <w:fldChar w:fldCharType="end"/>
      </w:r>
      <w:r w:rsidR="00316A9E" w:rsidRPr="00B378E6">
        <w:rPr>
          <w:sz w:val="21"/>
          <w:szCs w:val="21"/>
        </w:rPr>
      </w:r>
      <w:r w:rsidR="00316A9E" w:rsidRPr="00B378E6">
        <w:rPr>
          <w:sz w:val="21"/>
          <w:szCs w:val="21"/>
        </w:rPr>
        <w:fldChar w:fldCharType="separate"/>
      </w:r>
      <w:r w:rsidR="00B432F9" w:rsidRPr="00B378E6">
        <w:rPr>
          <w:noProof/>
          <w:sz w:val="21"/>
          <w:szCs w:val="21"/>
        </w:rPr>
        <w:t>(</w:t>
      </w:r>
      <w:del w:id="79" w:author="Revisions" w:date="2026-07-10T09:33:00Z" w16du:dateUtc="2026-07-10T13:33:00Z">
        <w:r w:rsidR="00A32E16">
          <w:rPr>
            <w:noProof/>
            <w:sz w:val="21"/>
            <w:szCs w:val="21"/>
          </w:rPr>
          <w:delText>8, 16</w:delText>
        </w:r>
      </w:del>
      <w:ins w:id="80" w:author="Revisions" w:date="2026-07-10T09:33:00Z" w16du:dateUtc="2026-07-10T13:33:00Z">
        <w:r w:rsidR="00B432F9" w:rsidRPr="00B378E6">
          <w:rPr>
            <w:noProof/>
            <w:sz w:val="21"/>
            <w:szCs w:val="21"/>
          </w:rPr>
          <w:t>10, 24</w:t>
        </w:r>
      </w:ins>
      <w:r w:rsidR="00B432F9" w:rsidRPr="00B378E6">
        <w:rPr>
          <w:noProof/>
          <w:sz w:val="21"/>
          <w:szCs w:val="21"/>
        </w:rPr>
        <w:t>)</w:t>
      </w:r>
      <w:r w:rsidR="00316A9E" w:rsidRPr="00B378E6">
        <w:rPr>
          <w:sz w:val="21"/>
          <w:szCs w:val="21"/>
        </w:rPr>
        <w:fldChar w:fldCharType="end"/>
      </w:r>
      <w:r w:rsidR="00A07753" w:rsidRPr="00B378E6">
        <w:rPr>
          <w:sz w:val="21"/>
          <w:szCs w:val="21"/>
        </w:rPr>
        <w:t>.</w:t>
      </w:r>
      <w:ins w:id="81" w:author="Revisions" w:date="2026-07-10T09:33:00Z" w16du:dateUtc="2026-07-10T13:33:00Z">
        <w:r w:rsidR="00D87491" w:rsidRPr="00B378E6">
          <w:rPr>
            <w:sz w:val="21"/>
            <w:szCs w:val="21"/>
          </w:rPr>
          <w:t xml:space="preserve"> </w:t>
        </w:r>
      </w:ins>
    </w:p>
    <w:p w14:paraId="65F812CE" w14:textId="2A29236F" w:rsidR="00852309" w:rsidRPr="00B378E6" w:rsidRDefault="00852309" w:rsidP="00B378E6">
      <w:pPr>
        <w:rPr>
          <w:ins w:id="82" w:author="Revisions" w:date="2026-07-10T09:33:00Z" w16du:dateUtc="2026-07-10T13:33:00Z"/>
          <w:i/>
          <w:iCs/>
          <w:sz w:val="21"/>
          <w:szCs w:val="21"/>
        </w:rPr>
      </w:pPr>
      <w:ins w:id="83" w:author="Revisions" w:date="2026-07-10T09:33:00Z" w16du:dateUtc="2026-07-10T13:33:00Z">
        <w:r w:rsidRPr="00B378E6">
          <w:rPr>
            <w:i/>
            <w:iCs/>
            <w:sz w:val="21"/>
            <w:szCs w:val="21"/>
          </w:rPr>
          <w:t>Health</w:t>
        </w:r>
        <w:r w:rsidR="00762B19" w:rsidRPr="00B378E6">
          <w:rPr>
            <w:i/>
            <w:iCs/>
            <w:sz w:val="21"/>
            <w:szCs w:val="21"/>
          </w:rPr>
          <w:t>-related</w:t>
        </w:r>
        <w:r w:rsidRPr="00B378E6">
          <w:rPr>
            <w:i/>
            <w:iCs/>
            <w:sz w:val="21"/>
            <w:szCs w:val="21"/>
          </w:rPr>
          <w:t xml:space="preserve"> </w:t>
        </w:r>
        <w:r w:rsidR="00762B19" w:rsidRPr="00B378E6">
          <w:rPr>
            <w:i/>
            <w:iCs/>
            <w:sz w:val="21"/>
            <w:szCs w:val="21"/>
          </w:rPr>
          <w:t>d</w:t>
        </w:r>
        <w:r w:rsidRPr="00B378E6">
          <w:rPr>
            <w:i/>
            <w:iCs/>
            <w:sz w:val="21"/>
            <w:szCs w:val="21"/>
          </w:rPr>
          <w:t>ata</w:t>
        </w:r>
        <w:r w:rsidR="007C48A2" w:rsidRPr="00B378E6">
          <w:rPr>
            <w:i/>
            <w:iCs/>
            <w:sz w:val="21"/>
            <w:szCs w:val="21"/>
          </w:rPr>
          <w:t xml:space="preserve"> sources</w:t>
        </w:r>
      </w:ins>
    </w:p>
    <w:p w14:paraId="78409A74" w14:textId="4B248300" w:rsidR="00BE798C" w:rsidRPr="00B378E6" w:rsidRDefault="003D31DD" w:rsidP="00B378E6">
      <w:pPr>
        <w:rPr>
          <w:sz w:val="21"/>
          <w:szCs w:val="21"/>
        </w:rPr>
      </w:pPr>
      <w:r w:rsidRPr="00B378E6">
        <w:rPr>
          <w:sz w:val="21"/>
          <w:szCs w:val="21"/>
        </w:rPr>
        <w:t>We obtained d</w:t>
      </w:r>
      <w:r w:rsidR="00C37C01" w:rsidRPr="00B378E6">
        <w:rPr>
          <w:sz w:val="21"/>
          <w:szCs w:val="21"/>
        </w:rPr>
        <w:t xml:space="preserve">ata on </w:t>
      </w:r>
      <w:ins w:id="84" w:author="Revisions" w:date="2026-07-10T09:33:00Z" w16du:dateUtc="2026-07-10T13:33:00Z">
        <w:r w:rsidR="00D760EE" w:rsidRPr="00B378E6">
          <w:rPr>
            <w:sz w:val="21"/>
            <w:szCs w:val="21"/>
          </w:rPr>
          <w:t xml:space="preserve">the percentage </w:t>
        </w:r>
      </w:ins>
      <w:r w:rsidR="00D760EE" w:rsidRPr="00B378E6">
        <w:rPr>
          <w:sz w:val="21"/>
          <w:szCs w:val="21"/>
        </w:rPr>
        <w:t xml:space="preserve">tree canopy coverage </w:t>
      </w:r>
      <w:r w:rsidR="00C37C01" w:rsidRPr="00B378E6">
        <w:rPr>
          <w:sz w:val="21"/>
          <w:szCs w:val="21"/>
        </w:rPr>
        <w:t>from the Urban Health Collaborative at Drexel University at the census tract level for 20</w:t>
      </w:r>
      <w:r w:rsidR="00C628F1" w:rsidRPr="00B378E6">
        <w:rPr>
          <w:sz w:val="21"/>
          <w:szCs w:val="21"/>
        </w:rPr>
        <w:t>19</w:t>
      </w:r>
      <w:r w:rsidR="00A92DD1" w:rsidRPr="00B378E6">
        <w:rPr>
          <w:sz w:val="21"/>
          <w:szCs w:val="21"/>
        </w:rPr>
        <w:t xml:space="preserve"> </w:t>
      </w:r>
      <w:del w:id="85" w:author="Revisions" w:date="2026-07-10T09:33:00Z" w16du:dateUtc="2026-07-10T13:33:00Z">
        <w:r w:rsidR="001C78FB">
          <w:rPr>
            <w:sz w:val="21"/>
            <w:szCs w:val="21"/>
          </w:rPr>
          <w:fldChar w:fldCharType="begin"/>
        </w:r>
        <w:r w:rsidR="00A32E16">
          <w:rPr>
            <w:sz w:val="21"/>
            <w:szCs w:val="21"/>
          </w:rPr>
          <w:delInstrText xml:space="preserve"> ADDIN EN.CITE &lt;EndNote&gt;&lt;Cite&gt;&lt;Author&gt;Collaborative&lt;/Author&gt;&lt;Year&gt;2019&lt;/Year&gt;&lt;RecNum&gt;597&lt;/RecNum&gt;&lt;DisplayText&gt;(17)&lt;/DisplayText&gt;&lt;record&gt;&lt;rec-number&gt;597&lt;/rec-number&gt;&lt;foreign-keys&gt;&lt;key app="EN" db-id="vsz0txw2kasep0e0tt1xv00hftd2p0aw90ft" timestamp="1764633089" guid="3bab0c63-6caf-437a-8876-bbc27400a8c6"&gt;597&lt;/key&gt;&lt;/foreign-keys&gt;&lt;ref-type name="Dataset"&gt;59&lt;/ref-type&gt;&lt;contributors&gt;&lt;authors&gt;&lt;author&gt;Drexel University Urban Health Collaborative&lt;/author&gt;&lt;/authors&gt;&lt;/contributors&gt;&lt;titles&gt;&lt;title&gt;Average percent tree canopy National Land Cover Dataset (NLCD) Contiguous US&lt;/title&gt;&lt;/titles&gt;&lt;dates&gt;&lt;year&gt;2019&lt;/year&gt;&lt;/dates&gt;&lt;urls&gt;&lt;related-urls&gt;&lt;url&gt;https://data.uhcdata.org/&lt;/url&gt;&lt;/related-urls&gt;&lt;/urls&gt;&lt;/record&gt;&lt;/Cite&gt;&lt;/EndNote&gt;</w:delInstrText>
        </w:r>
        <w:r w:rsidR="001C78FB">
          <w:rPr>
            <w:sz w:val="21"/>
            <w:szCs w:val="21"/>
          </w:rPr>
          <w:fldChar w:fldCharType="separate"/>
        </w:r>
        <w:r w:rsidR="00A32E16">
          <w:rPr>
            <w:noProof/>
            <w:sz w:val="21"/>
            <w:szCs w:val="21"/>
          </w:rPr>
          <w:delText>(17)</w:delText>
        </w:r>
        <w:r w:rsidR="001C78FB">
          <w:rPr>
            <w:sz w:val="21"/>
            <w:szCs w:val="21"/>
          </w:rPr>
          <w:fldChar w:fldCharType="end"/>
        </w:r>
        <w:r w:rsidR="00C37C01" w:rsidRPr="00C628F1">
          <w:rPr>
            <w:sz w:val="21"/>
            <w:szCs w:val="21"/>
          </w:rPr>
          <w:delText>.</w:delText>
        </w:r>
      </w:del>
      <w:ins w:id="86" w:author="Revisions" w:date="2026-07-10T09:33:00Z" w16du:dateUtc="2026-07-10T13:33:00Z">
        <w:r w:rsidR="001C78FB" w:rsidRPr="00B378E6">
          <w:rPr>
            <w:sz w:val="21"/>
            <w:szCs w:val="21"/>
          </w:rPr>
          <w:fldChar w:fldCharType="begin"/>
        </w:r>
        <w:r w:rsidR="00B432F9" w:rsidRPr="00B378E6">
          <w:rPr>
            <w:sz w:val="21"/>
            <w:szCs w:val="21"/>
          </w:rPr>
          <w:instrText xml:space="preserve"> ADDIN EN.CITE &lt;EndNote&gt;&lt;Cite&gt;&lt;Author&gt;Collaborative&lt;/Author&gt;&lt;Year&gt;2019&lt;/Year&gt;&lt;RecNum&gt;589&lt;/RecNum&gt;&lt;DisplayText&gt;(25)&lt;/DisplayText&gt;&lt;record&gt;&lt;rec-number&gt;589&lt;/rec-number&gt;&lt;foreign-keys&gt;&lt;key app="EN" db-id="5ax92wdr7adtz5etxvfxdfr0s5z2etvt2v0z" timestamp="1779726244" guid="3bab0c63-6caf-437a-8876-bbc27400a8c6"&gt;589&lt;/key&gt;&lt;/foreign-keys&gt;&lt;ref-type name="Dataset"&gt;59&lt;/ref-type&gt;&lt;contributors&gt;&lt;authors&gt;&lt;author&gt;Drexel University Urban Health Collaborative&lt;/author&gt;&lt;/authors&gt;&lt;/contributors&gt;&lt;titles&gt;&lt;title&gt;Average percent tree canopy National Land Cover Dataset (NLCD) Contiguous US&lt;/title&gt;&lt;/titles&gt;&lt;dates&gt;&lt;year&gt;2019&lt;/year&gt;&lt;/dates&gt;&lt;urls&gt;&lt;related-urls&gt;&lt;url&gt;https://data.uhcdata.org/&lt;/url&gt;&lt;/related-urls&gt;&lt;/urls&gt;&lt;/record&gt;&lt;/Cite&gt;&lt;/EndNote&gt;</w:instrText>
        </w:r>
        <w:r w:rsidR="001C78FB" w:rsidRPr="00B378E6">
          <w:rPr>
            <w:sz w:val="21"/>
            <w:szCs w:val="21"/>
          </w:rPr>
          <w:fldChar w:fldCharType="separate"/>
        </w:r>
        <w:r w:rsidR="00B432F9" w:rsidRPr="00B378E6">
          <w:rPr>
            <w:noProof/>
            <w:sz w:val="21"/>
            <w:szCs w:val="21"/>
          </w:rPr>
          <w:t>(25)</w:t>
        </w:r>
        <w:r w:rsidR="001C78FB" w:rsidRPr="00B378E6">
          <w:rPr>
            <w:sz w:val="21"/>
            <w:szCs w:val="21"/>
          </w:rPr>
          <w:fldChar w:fldCharType="end"/>
        </w:r>
        <w:r w:rsidR="00C37C01" w:rsidRPr="00B378E6">
          <w:rPr>
            <w:sz w:val="21"/>
            <w:szCs w:val="21"/>
          </w:rPr>
          <w:t>.</w:t>
        </w:r>
      </w:ins>
      <w:r w:rsidR="00C37C01" w:rsidRPr="00B378E6">
        <w:rPr>
          <w:sz w:val="21"/>
          <w:szCs w:val="21"/>
        </w:rPr>
        <w:t xml:space="preserve"> </w:t>
      </w:r>
      <w:r w:rsidRPr="00B378E6">
        <w:rPr>
          <w:sz w:val="21"/>
          <w:szCs w:val="21"/>
        </w:rPr>
        <w:t xml:space="preserve">We used the </w:t>
      </w:r>
      <w:r w:rsidR="00C37C01" w:rsidRPr="00B378E6">
        <w:rPr>
          <w:sz w:val="21"/>
          <w:szCs w:val="21"/>
        </w:rPr>
        <w:t xml:space="preserve">aggregation process described above to </w:t>
      </w:r>
      <w:del w:id="87" w:author="Revisions" w:date="2026-07-10T09:33:00Z" w16du:dateUtc="2026-07-10T13:33:00Z">
        <w:r w:rsidR="00C37C01" w:rsidRPr="1E8B3A04">
          <w:rPr>
            <w:sz w:val="21"/>
            <w:szCs w:val="21"/>
          </w:rPr>
          <w:delText xml:space="preserve">estimate tree coverage at the </w:delText>
        </w:r>
      </w:del>
      <w:r w:rsidR="00C37C01" w:rsidRPr="00B378E6">
        <w:rPr>
          <w:sz w:val="21"/>
          <w:szCs w:val="21"/>
        </w:rPr>
        <w:t xml:space="preserve">district </w:t>
      </w:r>
      <w:r w:rsidR="00A64546" w:rsidRPr="00B378E6">
        <w:rPr>
          <w:sz w:val="21"/>
          <w:szCs w:val="21"/>
        </w:rPr>
        <w:t>level</w:t>
      </w:r>
      <w:del w:id="88" w:author="Revisions" w:date="2026-07-10T09:33:00Z" w16du:dateUtc="2026-07-10T13:33:00Z">
        <w:r w:rsidR="00A64546" w:rsidRPr="1E8B3A04">
          <w:rPr>
            <w:sz w:val="21"/>
            <w:szCs w:val="21"/>
          </w:rPr>
          <w:delText>;</w:delText>
        </w:r>
        <w:r w:rsidR="00C37C01" w:rsidRPr="1E8B3A04">
          <w:rPr>
            <w:sz w:val="21"/>
            <w:szCs w:val="21"/>
          </w:rPr>
          <w:delText xml:space="preserve"> however</w:delText>
        </w:r>
        <w:r w:rsidR="00A64546" w:rsidRPr="1E8B3A04">
          <w:rPr>
            <w:sz w:val="21"/>
            <w:szCs w:val="21"/>
          </w:rPr>
          <w:delText>,</w:delText>
        </w:r>
        <w:r w:rsidR="00C37C01" w:rsidRPr="1E8B3A04">
          <w:rPr>
            <w:sz w:val="21"/>
            <w:szCs w:val="21"/>
          </w:rPr>
          <w:delText xml:space="preserve"> </w:delText>
        </w:r>
        <w:r w:rsidRPr="1E8B3A04">
          <w:rPr>
            <w:sz w:val="21"/>
            <w:szCs w:val="21"/>
          </w:rPr>
          <w:delText xml:space="preserve">we </w:delText>
        </w:r>
      </w:del>
      <w:ins w:id="89" w:author="Revisions" w:date="2026-07-10T09:33:00Z" w16du:dateUtc="2026-07-10T13:33:00Z">
        <w:r w:rsidR="00F95BB8" w:rsidRPr="00B378E6">
          <w:rPr>
            <w:sz w:val="21"/>
            <w:szCs w:val="21"/>
          </w:rPr>
          <w:t xml:space="preserve"> rates. W</w:t>
        </w:r>
        <w:r w:rsidRPr="00B378E6">
          <w:rPr>
            <w:sz w:val="21"/>
            <w:szCs w:val="21"/>
          </w:rPr>
          <w:t xml:space="preserve">e </w:t>
        </w:r>
      </w:ins>
      <w:r w:rsidRPr="00B378E6">
        <w:rPr>
          <w:sz w:val="21"/>
          <w:szCs w:val="21"/>
        </w:rPr>
        <w:t xml:space="preserve">weighted </w:t>
      </w:r>
      <w:ins w:id="90" w:author="Revisions" w:date="2026-07-10T09:33:00Z" w16du:dateUtc="2026-07-10T13:33:00Z">
        <w:r w:rsidR="00F95BB8" w:rsidRPr="00B378E6">
          <w:rPr>
            <w:sz w:val="21"/>
            <w:szCs w:val="21"/>
          </w:rPr>
          <w:t xml:space="preserve">census </w:t>
        </w:r>
      </w:ins>
      <w:r w:rsidRPr="00B378E6">
        <w:rPr>
          <w:sz w:val="21"/>
          <w:szCs w:val="21"/>
        </w:rPr>
        <w:t xml:space="preserve">tract data by </w:t>
      </w:r>
      <w:r w:rsidR="00C37C01" w:rsidRPr="00B378E6">
        <w:rPr>
          <w:sz w:val="21"/>
          <w:szCs w:val="21"/>
        </w:rPr>
        <w:t xml:space="preserve">census block </w:t>
      </w:r>
      <w:r w:rsidR="001F6B98" w:rsidRPr="00B378E6">
        <w:rPr>
          <w:sz w:val="21"/>
          <w:szCs w:val="21"/>
        </w:rPr>
        <w:t xml:space="preserve">area </w:t>
      </w:r>
      <w:del w:id="91" w:author="Revisions" w:date="2026-07-10T09:33:00Z" w16du:dateUtc="2026-07-10T13:33:00Z">
        <w:r w:rsidR="00C37C01" w:rsidRPr="1E8B3A04">
          <w:rPr>
            <w:sz w:val="21"/>
            <w:szCs w:val="21"/>
          </w:rPr>
          <w:delText xml:space="preserve">instead of </w:delText>
        </w:r>
      </w:del>
      <w:ins w:id="92" w:author="Revisions" w:date="2026-07-10T09:33:00Z" w16du:dateUtc="2026-07-10T13:33:00Z">
        <w:r w:rsidR="000724FA" w:rsidRPr="00B378E6">
          <w:rPr>
            <w:sz w:val="21"/>
            <w:szCs w:val="21"/>
          </w:rPr>
          <w:t>for</w:t>
        </w:r>
        <w:r w:rsidR="00DB57E7" w:rsidRPr="00B378E6">
          <w:rPr>
            <w:sz w:val="21"/>
            <w:szCs w:val="21"/>
          </w:rPr>
          <w:t xml:space="preserve"> tree canopy</w:t>
        </w:r>
        <w:r w:rsidR="000724FA" w:rsidRPr="00B378E6">
          <w:rPr>
            <w:sz w:val="21"/>
            <w:szCs w:val="21"/>
          </w:rPr>
          <w:t xml:space="preserve"> coverage</w:t>
        </w:r>
        <w:r w:rsidR="00DB57E7" w:rsidRPr="00B378E6">
          <w:rPr>
            <w:sz w:val="21"/>
            <w:szCs w:val="21"/>
          </w:rPr>
          <w:t xml:space="preserve"> </w:t>
        </w:r>
        <w:r w:rsidR="00F95BB8" w:rsidRPr="00B378E6">
          <w:rPr>
            <w:sz w:val="21"/>
            <w:szCs w:val="21"/>
          </w:rPr>
          <w:t xml:space="preserve">(an </w:t>
        </w:r>
        <w:r w:rsidR="00DB57E7" w:rsidRPr="00B378E6">
          <w:rPr>
            <w:sz w:val="21"/>
            <w:szCs w:val="21"/>
          </w:rPr>
          <w:t>area-based measure</w:t>
        </w:r>
        <w:r w:rsidR="00F95BB8" w:rsidRPr="00B378E6">
          <w:rPr>
            <w:sz w:val="21"/>
            <w:szCs w:val="21"/>
          </w:rPr>
          <w:t xml:space="preserve">) </w:t>
        </w:r>
        <w:r w:rsidR="00C47A6C" w:rsidRPr="00B378E6">
          <w:rPr>
            <w:sz w:val="21"/>
            <w:szCs w:val="21"/>
          </w:rPr>
          <w:t xml:space="preserve">and </w:t>
        </w:r>
        <w:r w:rsidR="000724FA" w:rsidRPr="00B378E6">
          <w:rPr>
            <w:sz w:val="21"/>
            <w:szCs w:val="21"/>
          </w:rPr>
          <w:t xml:space="preserve">by census block </w:t>
        </w:r>
      </w:ins>
      <w:r w:rsidR="000724FA" w:rsidRPr="00B378E6">
        <w:rPr>
          <w:sz w:val="21"/>
          <w:szCs w:val="21"/>
        </w:rPr>
        <w:t>population</w:t>
      </w:r>
      <w:del w:id="93" w:author="Revisions" w:date="2026-07-10T09:33:00Z" w16du:dateUtc="2026-07-10T13:33:00Z">
        <w:r w:rsidR="00C37C01" w:rsidRPr="1E8B3A04">
          <w:rPr>
            <w:sz w:val="21"/>
            <w:szCs w:val="21"/>
          </w:rPr>
          <w:delText xml:space="preserve">. </w:delText>
        </w:r>
      </w:del>
      <w:ins w:id="94" w:author="Revisions" w:date="2026-07-10T09:33:00Z" w16du:dateUtc="2026-07-10T13:33:00Z">
        <w:r w:rsidR="000724FA" w:rsidRPr="00B378E6">
          <w:rPr>
            <w:sz w:val="21"/>
            <w:szCs w:val="21"/>
          </w:rPr>
          <w:t xml:space="preserve"> for health insurance coverage </w:t>
        </w:r>
        <w:r w:rsidR="00F95BB8" w:rsidRPr="00B378E6">
          <w:rPr>
            <w:sz w:val="21"/>
            <w:szCs w:val="21"/>
          </w:rPr>
          <w:t>(</w:t>
        </w:r>
        <w:r w:rsidR="00F41AA4" w:rsidRPr="00B378E6">
          <w:rPr>
            <w:sz w:val="21"/>
            <w:szCs w:val="21"/>
          </w:rPr>
          <w:t xml:space="preserve">a </w:t>
        </w:r>
        <w:r w:rsidR="00F95BB8" w:rsidRPr="00B378E6">
          <w:rPr>
            <w:sz w:val="21"/>
            <w:szCs w:val="21"/>
          </w:rPr>
          <w:t>person</w:t>
        </w:r>
        <w:r w:rsidR="00C47A6C" w:rsidRPr="00B378E6">
          <w:rPr>
            <w:sz w:val="21"/>
            <w:szCs w:val="21"/>
          </w:rPr>
          <w:t>-based measure</w:t>
        </w:r>
        <w:r w:rsidR="00F95BB8" w:rsidRPr="00B378E6">
          <w:rPr>
            <w:sz w:val="21"/>
            <w:szCs w:val="21"/>
          </w:rPr>
          <w:t>)</w:t>
        </w:r>
        <w:r w:rsidR="00F41AA4" w:rsidRPr="00B378E6">
          <w:rPr>
            <w:sz w:val="21"/>
            <w:szCs w:val="21"/>
          </w:rPr>
          <w:t xml:space="preserve">. </w:t>
        </w:r>
        <w:r w:rsidR="00397AFF" w:rsidRPr="00B378E6">
          <w:rPr>
            <w:sz w:val="21"/>
            <w:szCs w:val="21"/>
          </w:rPr>
          <w:t>Additionally</w:t>
        </w:r>
        <w:r w:rsidR="00DB57E7" w:rsidRPr="00B378E6">
          <w:rPr>
            <w:sz w:val="21"/>
            <w:szCs w:val="21"/>
          </w:rPr>
          <w:t xml:space="preserve">, </w:t>
        </w:r>
        <w:r w:rsidR="00397AFF" w:rsidRPr="00B378E6">
          <w:rPr>
            <w:sz w:val="21"/>
            <w:szCs w:val="21"/>
          </w:rPr>
          <w:t xml:space="preserve">census tracts with </w:t>
        </w:r>
        <w:r w:rsidR="00DB57E7" w:rsidRPr="00B378E6">
          <w:rPr>
            <w:sz w:val="21"/>
            <w:szCs w:val="21"/>
          </w:rPr>
          <w:t xml:space="preserve">parks were included in the </w:t>
        </w:r>
        <w:r w:rsidR="00397AFF" w:rsidRPr="00B378E6">
          <w:rPr>
            <w:sz w:val="21"/>
            <w:szCs w:val="21"/>
          </w:rPr>
          <w:t>analysis.</w:t>
        </w:r>
        <w:r w:rsidR="00C37C01" w:rsidRPr="00B378E6">
          <w:rPr>
            <w:sz w:val="21"/>
            <w:szCs w:val="21"/>
          </w:rPr>
          <w:t xml:space="preserve"> </w:t>
        </w:r>
        <w:r w:rsidR="00F96D8B" w:rsidRPr="00B378E6">
          <w:rPr>
            <w:sz w:val="21"/>
            <w:szCs w:val="21"/>
          </w:rPr>
          <w:t xml:space="preserve">For the </w:t>
        </w:r>
        <w:r w:rsidR="00404931" w:rsidRPr="00B378E6">
          <w:rPr>
            <w:sz w:val="21"/>
            <w:szCs w:val="21"/>
          </w:rPr>
          <w:t>h</w:t>
        </w:r>
        <w:r w:rsidR="00F96D8B" w:rsidRPr="00B378E6">
          <w:rPr>
            <w:sz w:val="21"/>
            <w:szCs w:val="21"/>
          </w:rPr>
          <w:t>ealth insurance indicator, we used 2018-2022 American Community Survey (ACS) 5-year estimates</w:t>
        </w:r>
        <w:r w:rsidR="00404931" w:rsidRPr="00B378E6">
          <w:rPr>
            <w:sz w:val="21"/>
            <w:szCs w:val="21"/>
          </w:rPr>
          <w:t xml:space="preserve"> </w:t>
        </w:r>
        <w:r w:rsidR="00D760EE" w:rsidRPr="00B378E6">
          <w:rPr>
            <w:sz w:val="21"/>
            <w:szCs w:val="21"/>
          </w:rPr>
          <w:t xml:space="preserve">of percentage of residents lacking health insurance </w:t>
        </w:r>
        <w:r w:rsidR="00404931" w:rsidRPr="00B378E6">
          <w:rPr>
            <w:sz w:val="21"/>
            <w:szCs w:val="21"/>
          </w:rPr>
          <w:t>at the census tract level.</w:t>
        </w:r>
        <w:r w:rsidR="006C397D" w:rsidRPr="00B378E6">
          <w:rPr>
            <w:sz w:val="21"/>
            <w:szCs w:val="21"/>
          </w:rPr>
          <w:t xml:space="preserve"> Because of data availability</w:t>
        </w:r>
        <w:r w:rsidR="0031516E" w:rsidRPr="00B378E6">
          <w:rPr>
            <w:sz w:val="21"/>
            <w:szCs w:val="21"/>
          </w:rPr>
          <w:t xml:space="preserve"> restrictions, </w:t>
        </w:r>
        <w:r w:rsidR="006C397D" w:rsidRPr="00B378E6">
          <w:rPr>
            <w:sz w:val="21"/>
            <w:szCs w:val="21"/>
          </w:rPr>
          <w:t>we use different years for the two metrics; we caution against direct comparison given this limitation</w:t>
        </w:r>
        <w:r w:rsidR="0031516E" w:rsidRPr="00B378E6">
          <w:rPr>
            <w:sz w:val="21"/>
            <w:szCs w:val="21"/>
          </w:rPr>
          <w:t>.</w:t>
        </w:r>
      </w:ins>
    </w:p>
    <w:p w14:paraId="0E72ADCB" w14:textId="0BD151ED" w:rsidR="00D177AF" w:rsidRPr="00B378E6" w:rsidRDefault="00D177AF" w:rsidP="00B378E6">
      <w:pPr>
        <w:rPr>
          <w:ins w:id="95" w:author="Revisions" w:date="2026-07-10T09:33:00Z" w16du:dateUtc="2026-07-10T13:33:00Z"/>
          <w:sz w:val="21"/>
          <w:szCs w:val="21"/>
        </w:rPr>
      </w:pPr>
      <w:ins w:id="96" w:author="Revisions" w:date="2026-07-10T09:33:00Z" w16du:dateUtc="2026-07-10T13:33:00Z">
        <w:r w:rsidRPr="00B378E6">
          <w:rPr>
            <w:sz w:val="21"/>
            <w:szCs w:val="21"/>
          </w:rPr>
          <w:t xml:space="preserve">While we focus on two metrics, the dashboard includes additional data </w:t>
        </w:r>
        <w:r w:rsidR="00CB5D14" w:rsidRPr="00B378E6">
          <w:rPr>
            <w:sz w:val="21"/>
            <w:szCs w:val="21"/>
          </w:rPr>
          <w:t>on the</w:t>
        </w:r>
        <w:r w:rsidRPr="00B378E6">
          <w:rPr>
            <w:sz w:val="21"/>
            <w:szCs w:val="21"/>
          </w:rPr>
          <w:t xml:space="preserve"> following metrics: </w:t>
        </w:r>
        <w:r w:rsidR="00CB5D14" w:rsidRPr="00B378E6">
          <w:rPr>
            <w:sz w:val="21"/>
            <w:szCs w:val="21"/>
          </w:rPr>
          <w:t>Home ownership, race and ethnicity, poverty, gun violence, income, age, housing quality, heat vulnerability, car crashes, education attainment, and business licenses.</w:t>
        </w:r>
      </w:ins>
    </w:p>
    <w:p w14:paraId="46B77961" w14:textId="77777777" w:rsidR="00D177AF" w:rsidRPr="00B378E6" w:rsidRDefault="00D177AF" w:rsidP="00B378E6">
      <w:pPr>
        <w:rPr>
          <w:ins w:id="97" w:author="Revisions" w:date="2026-07-10T09:33:00Z" w16du:dateUtc="2026-07-10T13:33:00Z"/>
          <w:sz w:val="21"/>
          <w:szCs w:val="21"/>
        </w:rPr>
      </w:pPr>
    </w:p>
    <w:p w14:paraId="09FD1C66" w14:textId="7F7C1581" w:rsidR="00404931" w:rsidRPr="00B378E6" w:rsidRDefault="00404931" w:rsidP="00B378E6">
      <w:pPr>
        <w:rPr>
          <w:ins w:id="98" w:author="Revisions" w:date="2026-07-10T09:33:00Z" w16du:dateUtc="2026-07-10T13:33:00Z"/>
          <w:i/>
          <w:iCs/>
          <w:sz w:val="21"/>
          <w:szCs w:val="21"/>
        </w:rPr>
      </w:pPr>
      <w:ins w:id="99" w:author="Revisions" w:date="2026-07-10T09:33:00Z" w16du:dateUtc="2026-07-10T13:33:00Z">
        <w:r w:rsidRPr="00B378E6">
          <w:rPr>
            <w:i/>
            <w:iCs/>
            <w:sz w:val="21"/>
            <w:szCs w:val="21"/>
          </w:rPr>
          <w:t>Metrics</w:t>
        </w:r>
      </w:ins>
    </w:p>
    <w:p w14:paraId="663F225A" w14:textId="343FB0C0" w:rsidR="00EA3EA0" w:rsidRPr="00B378E6" w:rsidRDefault="003D31DD" w:rsidP="00B378E6">
      <w:pPr>
        <w:rPr>
          <w:sz w:val="21"/>
          <w:szCs w:val="21"/>
        </w:rPr>
      </w:pPr>
      <w:r w:rsidRPr="00B378E6">
        <w:rPr>
          <w:sz w:val="21"/>
          <w:szCs w:val="21"/>
        </w:rPr>
        <w:t>We report</w:t>
      </w:r>
      <w:r w:rsidR="00DC371D" w:rsidRPr="00B378E6">
        <w:rPr>
          <w:sz w:val="21"/>
          <w:szCs w:val="21"/>
        </w:rPr>
        <w:t>ed</w:t>
      </w:r>
      <w:r w:rsidR="00A64546" w:rsidRPr="00B378E6">
        <w:rPr>
          <w:sz w:val="21"/>
          <w:szCs w:val="21"/>
        </w:rPr>
        <w:t xml:space="preserve"> t</w:t>
      </w:r>
      <w:r w:rsidR="005D62BC" w:rsidRPr="00B378E6">
        <w:rPr>
          <w:sz w:val="21"/>
          <w:szCs w:val="21"/>
        </w:rPr>
        <w:t xml:space="preserve">he estimates of the percentage of residents lacking health insurance </w:t>
      </w:r>
      <w:r w:rsidR="00C37C01" w:rsidRPr="00B378E6">
        <w:rPr>
          <w:sz w:val="21"/>
          <w:szCs w:val="21"/>
        </w:rPr>
        <w:t xml:space="preserve">and percentage tree canopy coverage </w:t>
      </w:r>
      <w:r w:rsidR="005D62BC" w:rsidRPr="00B378E6">
        <w:rPr>
          <w:sz w:val="21"/>
          <w:szCs w:val="21"/>
        </w:rPr>
        <w:t xml:space="preserve">for each district. Then, </w:t>
      </w:r>
      <w:r w:rsidR="00C37C01" w:rsidRPr="00B378E6">
        <w:rPr>
          <w:sz w:val="21"/>
          <w:szCs w:val="21"/>
        </w:rPr>
        <w:t>to</w:t>
      </w:r>
      <w:r w:rsidR="005D62BC" w:rsidRPr="00B378E6">
        <w:rPr>
          <w:sz w:val="21"/>
          <w:szCs w:val="21"/>
        </w:rPr>
        <w:t xml:space="preserve"> understand the degree of heterogeneity both between and within districts, we calculate</w:t>
      </w:r>
      <w:r w:rsidR="00DC371D" w:rsidRPr="00B378E6">
        <w:rPr>
          <w:sz w:val="21"/>
          <w:szCs w:val="21"/>
        </w:rPr>
        <w:t>d</w:t>
      </w:r>
      <w:r w:rsidR="005D62BC" w:rsidRPr="00B378E6">
        <w:rPr>
          <w:sz w:val="21"/>
          <w:szCs w:val="21"/>
        </w:rPr>
        <w:t xml:space="preserve"> and report</w:t>
      </w:r>
      <w:r w:rsidR="00DC371D" w:rsidRPr="00B378E6">
        <w:rPr>
          <w:sz w:val="21"/>
          <w:szCs w:val="21"/>
        </w:rPr>
        <w:t>ed</w:t>
      </w:r>
      <w:r w:rsidR="005D62BC" w:rsidRPr="00B378E6">
        <w:rPr>
          <w:sz w:val="21"/>
          <w:szCs w:val="21"/>
        </w:rPr>
        <w:t xml:space="preserve"> the standard deviation of the census tract values within each district and the city-wide </w:t>
      </w:r>
      <w:r w:rsidR="00C37C01" w:rsidRPr="00B378E6">
        <w:rPr>
          <w:sz w:val="21"/>
          <w:szCs w:val="21"/>
        </w:rPr>
        <w:t>value</w:t>
      </w:r>
      <w:r w:rsidR="005D62BC" w:rsidRPr="00B378E6">
        <w:rPr>
          <w:sz w:val="21"/>
          <w:szCs w:val="21"/>
        </w:rPr>
        <w:t xml:space="preserve"> for the standard deviation between district level values. We also provide</w:t>
      </w:r>
      <w:r w:rsidR="00DC371D" w:rsidRPr="00B378E6">
        <w:rPr>
          <w:sz w:val="21"/>
          <w:szCs w:val="21"/>
        </w:rPr>
        <w:t>d</w:t>
      </w:r>
      <w:r w:rsidR="005D62BC" w:rsidRPr="00B378E6">
        <w:rPr>
          <w:sz w:val="21"/>
          <w:szCs w:val="21"/>
        </w:rPr>
        <w:t xml:space="preserve"> maps of the district and census tract values</w:t>
      </w:r>
      <w:r w:rsidR="61A8C588" w:rsidRPr="00B378E6">
        <w:rPr>
          <w:sz w:val="21"/>
          <w:szCs w:val="21"/>
        </w:rPr>
        <w:t>, to show within district variation,</w:t>
      </w:r>
      <w:r w:rsidR="005D62BC" w:rsidRPr="00B378E6">
        <w:rPr>
          <w:sz w:val="21"/>
          <w:szCs w:val="21"/>
        </w:rPr>
        <w:t xml:space="preserve"> of the percentage of residents lacking health insurance. </w:t>
      </w:r>
      <w:ins w:id="100" w:author="Revisions" w:date="2026-07-10T09:33:00Z" w16du:dateUtc="2026-07-10T13:33:00Z">
        <w:r w:rsidR="00EA3EA0" w:rsidRPr="00B378E6">
          <w:rPr>
            <w:sz w:val="21"/>
            <w:szCs w:val="21"/>
          </w:rPr>
          <w:t xml:space="preserve">    </w:t>
        </w:r>
      </w:ins>
    </w:p>
    <w:p w14:paraId="6A4EFE11" w14:textId="2514DA4E" w:rsidR="00700519" w:rsidRPr="00B378E6" w:rsidRDefault="00700519" w:rsidP="00B378E6">
      <w:pPr>
        <w:rPr>
          <w:sz w:val="21"/>
          <w:szCs w:val="21"/>
        </w:rPr>
      </w:pPr>
      <w:r w:rsidRPr="00B378E6">
        <w:rPr>
          <w:sz w:val="21"/>
          <w:szCs w:val="21"/>
        </w:rPr>
        <w:lastRenderedPageBreak/>
        <w:t xml:space="preserve">The dashboard was created using </w:t>
      </w:r>
      <w:r w:rsidR="001C06BB" w:rsidRPr="00B378E6">
        <w:rPr>
          <w:sz w:val="21"/>
          <w:szCs w:val="21"/>
        </w:rPr>
        <w:t>shiny package in R version 4.0.1</w:t>
      </w:r>
      <w:r w:rsidR="0065578A" w:rsidRPr="00B378E6">
        <w:rPr>
          <w:sz w:val="21"/>
          <w:szCs w:val="21"/>
        </w:rPr>
        <w:t>.</w:t>
      </w:r>
    </w:p>
    <w:p w14:paraId="0CFA467E" w14:textId="113824A1" w:rsidR="00996429" w:rsidRPr="00B378E6" w:rsidRDefault="00996429" w:rsidP="00B378E6">
      <w:pPr>
        <w:rPr>
          <w:b/>
          <w:bCs/>
          <w:sz w:val="21"/>
          <w:szCs w:val="21"/>
        </w:rPr>
      </w:pPr>
      <w:r w:rsidRPr="00B378E6">
        <w:rPr>
          <w:b/>
          <w:bCs/>
          <w:sz w:val="21"/>
          <w:szCs w:val="21"/>
        </w:rPr>
        <w:t>Results</w:t>
      </w:r>
    </w:p>
    <w:p w14:paraId="14DBA23E" w14:textId="3CED4D13" w:rsidR="00C37C01" w:rsidRPr="00B378E6" w:rsidRDefault="00202463" w:rsidP="00B378E6">
      <w:pPr>
        <w:rPr>
          <w:sz w:val="21"/>
          <w:szCs w:val="21"/>
        </w:rPr>
      </w:pPr>
      <w:del w:id="101" w:author="Revisions" w:date="2026-07-10T09:33:00Z" w16du:dateUtc="2026-07-10T13:33:00Z">
        <w:r w:rsidRPr="67E03662">
          <w:rPr>
            <w:sz w:val="21"/>
            <w:szCs w:val="21"/>
          </w:rPr>
          <w:delText xml:space="preserve">There are ten </w:delText>
        </w:r>
        <w:r w:rsidR="008440C5" w:rsidRPr="67E03662">
          <w:rPr>
            <w:sz w:val="21"/>
            <w:szCs w:val="21"/>
          </w:rPr>
          <w:delText>C</w:delText>
        </w:r>
        <w:r w:rsidRPr="67E03662">
          <w:rPr>
            <w:sz w:val="21"/>
            <w:szCs w:val="21"/>
          </w:rPr>
          <w:delText>ouncil districts in</w:delText>
        </w:r>
      </w:del>
      <w:ins w:id="102" w:author="Revisions" w:date="2026-07-10T09:33:00Z" w16du:dateUtc="2026-07-10T13:33:00Z">
        <w:r w:rsidR="00012691" w:rsidRPr="00B378E6">
          <w:rPr>
            <w:sz w:val="21"/>
            <w:szCs w:val="21"/>
          </w:rPr>
          <w:t>We evaluated</w:t>
        </w:r>
        <w:r w:rsidR="003843E6" w:rsidRPr="00B378E6">
          <w:rPr>
            <w:sz w:val="21"/>
            <w:szCs w:val="21"/>
          </w:rPr>
          <w:t xml:space="preserve"> magnitude and distribution of both </w:t>
        </w:r>
        <w:r w:rsidR="00347A11" w:rsidRPr="00B378E6">
          <w:rPr>
            <w:sz w:val="21"/>
            <w:szCs w:val="21"/>
          </w:rPr>
          <w:t xml:space="preserve">health insurance status and tree canopy </w:t>
        </w:r>
        <w:r w:rsidR="009B33D8" w:rsidRPr="00B378E6">
          <w:rPr>
            <w:sz w:val="21"/>
            <w:szCs w:val="21"/>
          </w:rPr>
          <w:t>coverage</w:t>
        </w:r>
        <w:r w:rsidR="00347A11" w:rsidRPr="00B378E6">
          <w:rPr>
            <w:sz w:val="21"/>
            <w:szCs w:val="21"/>
          </w:rPr>
          <w:t xml:space="preserve"> across</w:t>
        </w:r>
      </w:ins>
      <w:r w:rsidR="00347A11" w:rsidRPr="00B378E6">
        <w:rPr>
          <w:sz w:val="21"/>
          <w:szCs w:val="21"/>
        </w:rPr>
        <w:t xml:space="preserve"> Philade</w:t>
      </w:r>
      <w:r w:rsidR="00AB3DE8">
        <w:rPr>
          <w:sz w:val="21"/>
          <w:szCs w:val="21"/>
        </w:rPr>
        <w:t>l</w:t>
      </w:r>
      <w:r w:rsidR="00347A11" w:rsidRPr="00B378E6">
        <w:rPr>
          <w:sz w:val="21"/>
          <w:szCs w:val="21"/>
        </w:rPr>
        <w:t>p</w:t>
      </w:r>
      <w:r w:rsidR="004A5124">
        <w:rPr>
          <w:sz w:val="21"/>
          <w:szCs w:val="21"/>
        </w:rPr>
        <w:t>h</w:t>
      </w:r>
      <w:r w:rsidR="00347A11" w:rsidRPr="00B378E6">
        <w:rPr>
          <w:sz w:val="21"/>
          <w:szCs w:val="21"/>
        </w:rPr>
        <w:t>ia</w:t>
      </w:r>
      <w:del w:id="103" w:author="Revisions" w:date="2026-07-10T09:33:00Z" w16du:dateUtc="2026-07-10T13:33:00Z">
        <w:r w:rsidRPr="67E03662">
          <w:rPr>
            <w:sz w:val="21"/>
            <w:szCs w:val="21"/>
          </w:rPr>
          <w:delText xml:space="preserve">, each </w:delText>
        </w:r>
        <w:r w:rsidR="2A7FD6B0" w:rsidRPr="67E03662">
          <w:rPr>
            <w:sz w:val="21"/>
            <w:szCs w:val="21"/>
          </w:rPr>
          <w:delText xml:space="preserve">of which has a </w:delText>
        </w:r>
        <w:r w:rsidRPr="67E03662">
          <w:rPr>
            <w:sz w:val="21"/>
            <w:szCs w:val="21"/>
          </w:rPr>
          <w:delText xml:space="preserve">population of approximately 160,000 people and </w:delText>
        </w:r>
        <w:r w:rsidR="0042086D" w:rsidRPr="67E03662">
          <w:rPr>
            <w:sz w:val="21"/>
            <w:szCs w:val="21"/>
          </w:rPr>
          <w:delText>elect</w:delText>
        </w:r>
        <w:r w:rsidR="49F7A697" w:rsidRPr="67E03662">
          <w:rPr>
            <w:sz w:val="21"/>
            <w:szCs w:val="21"/>
          </w:rPr>
          <w:delText>s</w:delText>
        </w:r>
        <w:r w:rsidR="0042086D" w:rsidRPr="67E03662">
          <w:rPr>
            <w:sz w:val="21"/>
            <w:szCs w:val="21"/>
          </w:rPr>
          <w:delText xml:space="preserve"> one C</w:delText>
        </w:r>
        <w:r w:rsidRPr="67E03662">
          <w:rPr>
            <w:sz w:val="21"/>
            <w:szCs w:val="21"/>
          </w:rPr>
          <w:delText xml:space="preserve">ouncil </w:delText>
        </w:r>
        <w:r w:rsidR="0042086D" w:rsidRPr="67E03662">
          <w:rPr>
            <w:sz w:val="21"/>
            <w:szCs w:val="21"/>
          </w:rPr>
          <w:delText>representative</w:delText>
        </w:r>
        <w:r w:rsidRPr="67E03662">
          <w:rPr>
            <w:sz w:val="21"/>
            <w:szCs w:val="21"/>
          </w:rPr>
          <w:delText>. The</w:delText>
        </w:r>
      </w:del>
      <w:ins w:id="104" w:author="Revisions" w:date="2026-07-10T09:33:00Z" w16du:dateUtc="2026-07-10T13:33:00Z">
        <w:r w:rsidR="00347A11" w:rsidRPr="00B378E6">
          <w:rPr>
            <w:sz w:val="21"/>
            <w:szCs w:val="21"/>
          </w:rPr>
          <w:t xml:space="preserve">. </w:t>
        </w:r>
        <w:r w:rsidRPr="00B378E6">
          <w:rPr>
            <w:sz w:val="21"/>
            <w:szCs w:val="21"/>
          </w:rPr>
          <w:t xml:space="preserve">The </w:t>
        </w:r>
        <w:r w:rsidR="00067674" w:rsidRPr="00B378E6">
          <w:rPr>
            <w:sz w:val="21"/>
            <w:szCs w:val="21"/>
          </w:rPr>
          <w:t>city average</w:t>
        </w:r>
      </w:ins>
      <w:r w:rsidR="00067674" w:rsidRPr="00B378E6">
        <w:rPr>
          <w:sz w:val="21"/>
          <w:szCs w:val="21"/>
        </w:rPr>
        <w:t xml:space="preserve"> </w:t>
      </w:r>
      <w:r w:rsidRPr="00B378E6">
        <w:rPr>
          <w:sz w:val="21"/>
          <w:szCs w:val="21"/>
        </w:rPr>
        <w:t xml:space="preserve">percentage of </w:t>
      </w:r>
      <w:r w:rsidR="00D03FE8" w:rsidRPr="00B378E6">
        <w:rPr>
          <w:sz w:val="21"/>
          <w:szCs w:val="21"/>
        </w:rPr>
        <w:t>residents</w:t>
      </w:r>
      <w:r w:rsidRPr="00B378E6">
        <w:rPr>
          <w:sz w:val="21"/>
          <w:szCs w:val="21"/>
        </w:rPr>
        <w:t xml:space="preserve"> that lack health insurance </w:t>
      </w:r>
      <w:ins w:id="105" w:author="Revisions" w:date="2026-07-10T09:33:00Z" w16du:dateUtc="2026-07-10T13:33:00Z">
        <w:r w:rsidR="00067674" w:rsidRPr="00B378E6">
          <w:rPr>
            <w:sz w:val="21"/>
            <w:szCs w:val="21"/>
          </w:rPr>
          <w:t>was 7.2%</w:t>
        </w:r>
        <w:r w:rsidR="00E03224" w:rsidRPr="00B378E6">
          <w:rPr>
            <w:sz w:val="21"/>
            <w:szCs w:val="21"/>
          </w:rPr>
          <w:t xml:space="preserve"> (90% margin of error: 0.1%) </w:t>
        </w:r>
        <w:r w:rsidR="00067674" w:rsidRPr="00B378E6">
          <w:rPr>
            <w:sz w:val="21"/>
            <w:szCs w:val="21"/>
          </w:rPr>
          <w:t xml:space="preserve"> and </w:t>
        </w:r>
      </w:ins>
      <w:r w:rsidRPr="00B378E6">
        <w:rPr>
          <w:sz w:val="21"/>
          <w:szCs w:val="21"/>
        </w:rPr>
        <w:t>ranged from</w:t>
      </w:r>
      <w:r w:rsidR="006B5269" w:rsidRPr="00B378E6">
        <w:rPr>
          <w:sz w:val="21"/>
          <w:szCs w:val="21"/>
        </w:rPr>
        <w:t xml:space="preserve"> 4.9%</w:t>
      </w:r>
      <w:r w:rsidR="00D67C1E" w:rsidRPr="00B378E6">
        <w:rPr>
          <w:sz w:val="21"/>
          <w:szCs w:val="21"/>
        </w:rPr>
        <w:t xml:space="preserve"> </w:t>
      </w:r>
      <w:ins w:id="106" w:author="Revisions" w:date="2026-07-10T09:33:00Z" w16du:dateUtc="2026-07-10T13:33:00Z">
        <w:r w:rsidR="00D67C1E" w:rsidRPr="00B378E6">
          <w:rPr>
            <w:sz w:val="21"/>
            <w:szCs w:val="21"/>
          </w:rPr>
          <w:t>(</w:t>
        </w:r>
        <w:proofErr w:type="spellStart"/>
        <w:r w:rsidR="00E03224" w:rsidRPr="00B378E6">
          <w:rPr>
            <w:sz w:val="21"/>
            <w:szCs w:val="21"/>
          </w:rPr>
          <w:t>moe</w:t>
        </w:r>
        <w:proofErr w:type="spellEnd"/>
        <w:r w:rsidR="00E03224" w:rsidRPr="00B378E6">
          <w:rPr>
            <w:sz w:val="21"/>
            <w:szCs w:val="21"/>
          </w:rPr>
          <w:t>:</w:t>
        </w:r>
        <w:r w:rsidR="00D67C1E" w:rsidRPr="00B378E6">
          <w:rPr>
            <w:sz w:val="21"/>
            <w:szCs w:val="21"/>
          </w:rPr>
          <w:t xml:space="preserve"> 0.2%)</w:t>
        </w:r>
        <w:r w:rsidR="006B5269" w:rsidRPr="00B378E6">
          <w:rPr>
            <w:sz w:val="21"/>
            <w:szCs w:val="21"/>
          </w:rPr>
          <w:t xml:space="preserve"> </w:t>
        </w:r>
      </w:ins>
      <w:r w:rsidR="006B5269" w:rsidRPr="00B378E6">
        <w:rPr>
          <w:sz w:val="21"/>
          <w:szCs w:val="21"/>
        </w:rPr>
        <w:t>in district 4 to</w:t>
      </w:r>
      <w:r w:rsidRPr="00B378E6">
        <w:rPr>
          <w:sz w:val="21"/>
          <w:szCs w:val="21"/>
        </w:rPr>
        <w:t xml:space="preserve"> 11.7%</w:t>
      </w:r>
      <w:r w:rsidR="00D67C1E" w:rsidRPr="00B378E6">
        <w:rPr>
          <w:sz w:val="21"/>
          <w:szCs w:val="21"/>
        </w:rPr>
        <w:t xml:space="preserve"> </w:t>
      </w:r>
      <w:ins w:id="107" w:author="Revisions" w:date="2026-07-10T09:33:00Z" w16du:dateUtc="2026-07-10T13:33:00Z">
        <w:r w:rsidR="00D67C1E" w:rsidRPr="00B378E6">
          <w:rPr>
            <w:sz w:val="21"/>
            <w:szCs w:val="21"/>
          </w:rPr>
          <w:t>(</w:t>
        </w:r>
        <w:proofErr w:type="spellStart"/>
        <w:r w:rsidR="00D67C1E" w:rsidRPr="00B378E6">
          <w:rPr>
            <w:sz w:val="21"/>
            <w:szCs w:val="21"/>
          </w:rPr>
          <w:t>moe</w:t>
        </w:r>
        <w:proofErr w:type="spellEnd"/>
        <w:r w:rsidR="00D67C1E" w:rsidRPr="00B378E6">
          <w:rPr>
            <w:sz w:val="21"/>
            <w:szCs w:val="21"/>
          </w:rPr>
          <w:t xml:space="preserve">: </w:t>
        </w:r>
        <w:r w:rsidR="001D56DB" w:rsidRPr="00B378E6">
          <w:rPr>
            <w:sz w:val="21"/>
            <w:szCs w:val="21"/>
          </w:rPr>
          <w:t>0.2%)</w:t>
        </w:r>
        <w:r w:rsidRPr="00B378E6">
          <w:rPr>
            <w:sz w:val="21"/>
            <w:szCs w:val="21"/>
          </w:rPr>
          <w:t xml:space="preserve"> </w:t>
        </w:r>
      </w:ins>
      <w:r w:rsidRPr="00B378E6">
        <w:rPr>
          <w:sz w:val="21"/>
          <w:szCs w:val="21"/>
        </w:rPr>
        <w:t>in district 7</w:t>
      </w:r>
      <w:r w:rsidR="74FCAD6F" w:rsidRPr="00B378E6">
        <w:rPr>
          <w:sz w:val="21"/>
          <w:szCs w:val="21"/>
        </w:rPr>
        <w:t xml:space="preserve"> (</w:t>
      </w:r>
      <w:r w:rsidR="00A07753" w:rsidRPr="00B378E6">
        <w:rPr>
          <w:sz w:val="21"/>
          <w:szCs w:val="21"/>
        </w:rPr>
        <w:t xml:space="preserve">Appendix </w:t>
      </w:r>
      <w:proofErr w:type="spellStart"/>
      <w:r w:rsidR="00A07753" w:rsidRPr="00B378E6">
        <w:rPr>
          <w:sz w:val="21"/>
          <w:szCs w:val="21"/>
        </w:rPr>
        <w:t>eTable</w:t>
      </w:r>
      <w:proofErr w:type="spellEnd"/>
      <w:r w:rsidR="00A07753" w:rsidRPr="00B378E6">
        <w:rPr>
          <w:sz w:val="21"/>
          <w:szCs w:val="21"/>
        </w:rPr>
        <w:t xml:space="preserve"> 1</w:t>
      </w:r>
      <w:r w:rsidR="74FCAD6F" w:rsidRPr="00B378E6">
        <w:rPr>
          <w:sz w:val="21"/>
          <w:szCs w:val="21"/>
        </w:rPr>
        <w:t>)</w:t>
      </w:r>
      <w:r w:rsidR="006B5269" w:rsidRPr="00B378E6">
        <w:rPr>
          <w:sz w:val="21"/>
          <w:szCs w:val="21"/>
        </w:rPr>
        <w:t>.</w:t>
      </w:r>
      <w:ins w:id="108" w:author="Revisions" w:date="2026-07-10T09:33:00Z" w16du:dateUtc="2026-07-10T13:33:00Z">
        <w:r w:rsidR="006B5269" w:rsidRPr="00B378E6">
          <w:rPr>
            <w:sz w:val="21"/>
            <w:szCs w:val="21"/>
          </w:rPr>
          <w:t xml:space="preserve"> </w:t>
        </w:r>
        <w:r w:rsidR="007E632A" w:rsidRPr="00B378E6">
          <w:rPr>
            <w:sz w:val="21"/>
            <w:szCs w:val="21"/>
          </w:rPr>
          <w:t xml:space="preserve">This can be seen in the </w:t>
        </w:r>
        <w:r w:rsidR="0097061F" w:rsidRPr="00B378E6">
          <w:rPr>
            <w:sz w:val="21"/>
            <w:szCs w:val="21"/>
          </w:rPr>
          <w:t>lighter color of</w:t>
        </w:r>
        <w:r w:rsidR="00974001" w:rsidRPr="00B378E6">
          <w:rPr>
            <w:sz w:val="21"/>
            <w:szCs w:val="21"/>
          </w:rPr>
          <w:t xml:space="preserve"> district 7 compared to district 4 (Figure 1, Panel </w:t>
        </w:r>
        <w:r w:rsidR="00BB3CEB" w:rsidRPr="00B378E6">
          <w:rPr>
            <w:sz w:val="21"/>
            <w:szCs w:val="21"/>
          </w:rPr>
          <w:t>B</w:t>
        </w:r>
        <w:r w:rsidR="00974001" w:rsidRPr="00B378E6">
          <w:rPr>
            <w:sz w:val="21"/>
            <w:szCs w:val="21"/>
          </w:rPr>
          <w:t>)</w:t>
        </w:r>
        <w:r w:rsidR="0097061F" w:rsidRPr="00B378E6">
          <w:rPr>
            <w:sz w:val="21"/>
            <w:szCs w:val="21"/>
          </w:rPr>
          <w:t>.</w:t>
        </w:r>
      </w:ins>
      <w:r w:rsidR="00974001" w:rsidRPr="00B378E6">
        <w:rPr>
          <w:sz w:val="21"/>
          <w:szCs w:val="21"/>
        </w:rPr>
        <w:t xml:space="preserve"> </w:t>
      </w:r>
      <w:r w:rsidR="00890A39" w:rsidRPr="00B378E6">
        <w:rPr>
          <w:sz w:val="21"/>
          <w:szCs w:val="21"/>
        </w:rPr>
        <w:t xml:space="preserve">Across the city, the standard deviation between </w:t>
      </w:r>
      <w:r w:rsidR="008440C5" w:rsidRPr="00B378E6">
        <w:rPr>
          <w:sz w:val="21"/>
          <w:szCs w:val="21"/>
        </w:rPr>
        <w:t>C</w:t>
      </w:r>
      <w:r w:rsidR="00890A39" w:rsidRPr="00B378E6">
        <w:rPr>
          <w:sz w:val="21"/>
          <w:szCs w:val="21"/>
        </w:rPr>
        <w:t>ouncil districts was 2.1, which means that most districts fell within 2</w:t>
      </w:r>
      <w:r w:rsidR="00D03FE8" w:rsidRPr="00B378E6">
        <w:rPr>
          <w:sz w:val="21"/>
          <w:szCs w:val="21"/>
        </w:rPr>
        <w:t>.</w:t>
      </w:r>
      <w:r w:rsidR="00890A39" w:rsidRPr="00B378E6">
        <w:rPr>
          <w:sz w:val="21"/>
          <w:szCs w:val="21"/>
        </w:rPr>
        <w:t xml:space="preserve">1 points of the </w:t>
      </w:r>
      <w:r w:rsidR="00BB71BC" w:rsidRPr="00B378E6">
        <w:rPr>
          <w:sz w:val="21"/>
          <w:szCs w:val="21"/>
        </w:rPr>
        <w:t>city average</w:t>
      </w:r>
      <w:del w:id="109" w:author="Revisions" w:date="2026-07-10T09:33:00Z" w16du:dateUtc="2026-07-10T13:33:00Z">
        <w:r w:rsidR="00BB71BC" w:rsidRPr="67E03662">
          <w:rPr>
            <w:sz w:val="21"/>
            <w:szCs w:val="21"/>
          </w:rPr>
          <w:delText xml:space="preserve"> (</w:delText>
        </w:r>
        <w:r w:rsidR="002E5247" w:rsidRPr="67E03662">
          <w:rPr>
            <w:sz w:val="21"/>
            <w:szCs w:val="21"/>
          </w:rPr>
          <w:delText>7.2</w:delText>
        </w:r>
        <w:r w:rsidR="00BB71BC" w:rsidRPr="67E03662">
          <w:rPr>
            <w:sz w:val="21"/>
            <w:szCs w:val="21"/>
          </w:rPr>
          <w:delText>%).</w:delText>
        </w:r>
      </w:del>
      <w:ins w:id="110" w:author="Revisions" w:date="2026-07-10T09:33:00Z" w16du:dateUtc="2026-07-10T13:33:00Z">
        <w:r w:rsidR="00BB71BC" w:rsidRPr="00B378E6">
          <w:rPr>
            <w:sz w:val="21"/>
            <w:szCs w:val="21"/>
          </w:rPr>
          <w:t>.</w:t>
        </w:r>
      </w:ins>
      <w:r w:rsidR="00BB71BC" w:rsidRPr="00B378E6">
        <w:rPr>
          <w:sz w:val="21"/>
          <w:szCs w:val="21"/>
        </w:rPr>
        <w:t xml:space="preserve"> </w:t>
      </w:r>
      <w:r w:rsidR="00890A39" w:rsidRPr="00B378E6">
        <w:rPr>
          <w:sz w:val="21"/>
          <w:szCs w:val="21"/>
        </w:rPr>
        <w:t xml:space="preserve">However, within districts </w:t>
      </w:r>
      <w:del w:id="111" w:author="Revisions" w:date="2026-07-10T09:33:00Z" w16du:dateUtc="2026-07-10T13:33:00Z">
        <w:r w:rsidR="00890A39" w:rsidRPr="67E03662">
          <w:rPr>
            <w:sz w:val="21"/>
            <w:szCs w:val="21"/>
          </w:rPr>
          <w:delText>there</w:delText>
        </w:r>
      </w:del>
      <w:ins w:id="112" w:author="Revisions" w:date="2026-07-10T09:33:00Z" w16du:dateUtc="2026-07-10T13:33:00Z">
        <w:r w:rsidR="00BF43FD" w:rsidRPr="00B378E6">
          <w:rPr>
            <w:sz w:val="21"/>
            <w:szCs w:val="21"/>
          </w:rPr>
          <w:t>variation</w:t>
        </w:r>
      </w:ins>
      <w:r w:rsidR="00BF43FD" w:rsidRPr="00B378E6">
        <w:rPr>
          <w:sz w:val="21"/>
          <w:szCs w:val="21"/>
        </w:rPr>
        <w:t xml:space="preserve"> </w:t>
      </w:r>
      <w:r w:rsidR="00890A39" w:rsidRPr="00B378E6">
        <w:rPr>
          <w:sz w:val="21"/>
          <w:szCs w:val="21"/>
        </w:rPr>
        <w:t xml:space="preserve">was </w:t>
      </w:r>
      <w:r w:rsidR="75BC702F" w:rsidRPr="00B378E6">
        <w:rPr>
          <w:sz w:val="21"/>
          <w:szCs w:val="21"/>
        </w:rPr>
        <w:t>greater</w:t>
      </w:r>
      <w:r w:rsidR="00890A39" w:rsidRPr="00B378E6">
        <w:rPr>
          <w:sz w:val="21"/>
          <w:szCs w:val="21"/>
        </w:rPr>
        <w:t xml:space="preserve"> </w:t>
      </w:r>
      <w:ins w:id="113" w:author="Revisions" w:date="2026-07-10T09:33:00Z" w16du:dateUtc="2026-07-10T13:33:00Z">
        <w:r w:rsidR="00BF43FD" w:rsidRPr="00B378E6">
          <w:rPr>
            <w:sz w:val="21"/>
            <w:szCs w:val="21"/>
          </w:rPr>
          <w:t xml:space="preserve">than between district </w:t>
        </w:r>
      </w:ins>
      <w:r w:rsidR="00890A39" w:rsidRPr="00B378E6">
        <w:rPr>
          <w:sz w:val="21"/>
          <w:szCs w:val="21"/>
        </w:rPr>
        <w:t>variation</w:t>
      </w:r>
      <w:ins w:id="114" w:author="Revisions" w:date="2026-07-10T09:33:00Z" w16du:dateUtc="2026-07-10T13:33:00Z">
        <w:r w:rsidR="00BF43FD" w:rsidRPr="00B378E6">
          <w:rPr>
            <w:sz w:val="21"/>
            <w:szCs w:val="21"/>
          </w:rPr>
          <w:t xml:space="preserve"> for all districts</w:t>
        </w:r>
      </w:ins>
      <w:r w:rsidR="00890A39" w:rsidRPr="00B378E6">
        <w:rPr>
          <w:sz w:val="21"/>
          <w:szCs w:val="21"/>
        </w:rPr>
        <w:t>. The district with the highest internal variation was district 6, which had a standard deviation of 5.5 and the district with the lowest was district 4, which had a standard deviation of 2.8</w:t>
      </w:r>
      <w:r w:rsidR="00BB3CEB" w:rsidRPr="00B378E6">
        <w:rPr>
          <w:sz w:val="21"/>
          <w:szCs w:val="21"/>
        </w:rPr>
        <w:t xml:space="preserve">. </w:t>
      </w:r>
      <w:ins w:id="115" w:author="Revisions" w:date="2026-07-10T09:33:00Z" w16du:dateUtc="2026-07-10T13:33:00Z">
        <w:r w:rsidR="00BB3CEB" w:rsidRPr="00B378E6">
          <w:rPr>
            <w:sz w:val="21"/>
            <w:szCs w:val="21"/>
          </w:rPr>
          <w:t xml:space="preserve">This can be seen visually </w:t>
        </w:r>
        <w:r w:rsidR="008358C8" w:rsidRPr="00B378E6">
          <w:rPr>
            <w:sz w:val="21"/>
            <w:szCs w:val="21"/>
          </w:rPr>
          <w:t xml:space="preserve">in the wider range of colors (i.e. census tracts) in district 6 compared to </w:t>
        </w:r>
        <w:r w:rsidR="007D536F" w:rsidRPr="00B378E6">
          <w:rPr>
            <w:sz w:val="21"/>
            <w:szCs w:val="21"/>
          </w:rPr>
          <w:t xml:space="preserve">that of district 4 (Figure 1, Panel B). </w:t>
        </w:r>
      </w:ins>
    </w:p>
    <w:p w14:paraId="4EEF7549" w14:textId="73796B67" w:rsidR="00316C60" w:rsidRPr="00B378E6" w:rsidRDefault="00C37C01" w:rsidP="00B378E6">
      <w:pPr>
        <w:rPr>
          <w:sz w:val="21"/>
          <w:szCs w:val="21"/>
        </w:rPr>
      </w:pPr>
      <w:r w:rsidRPr="00B378E6">
        <w:rPr>
          <w:sz w:val="21"/>
          <w:szCs w:val="21"/>
        </w:rPr>
        <w:t xml:space="preserve">For tree canopy coverage, the </w:t>
      </w:r>
      <w:r w:rsidR="00FC59A0" w:rsidRPr="00B378E6">
        <w:rPr>
          <w:sz w:val="21"/>
          <w:szCs w:val="21"/>
        </w:rPr>
        <w:t xml:space="preserve">city average was 9.8% and the </w:t>
      </w:r>
      <w:r w:rsidRPr="00B378E6">
        <w:rPr>
          <w:sz w:val="21"/>
          <w:szCs w:val="21"/>
        </w:rPr>
        <w:t>districts with the most tree canopy coverage were districts 4 and 19, which both had 19% coverage</w:t>
      </w:r>
      <w:r w:rsidR="0060452C" w:rsidRPr="00B378E6">
        <w:rPr>
          <w:sz w:val="21"/>
          <w:szCs w:val="21"/>
        </w:rPr>
        <w:t xml:space="preserve"> (i.e. </w:t>
      </w:r>
      <w:r w:rsidR="00944923" w:rsidRPr="00B378E6">
        <w:rPr>
          <w:sz w:val="21"/>
          <w:szCs w:val="21"/>
        </w:rPr>
        <w:t>tree canopy covered 19% of the district area)</w:t>
      </w:r>
      <w:r w:rsidRPr="00B378E6">
        <w:rPr>
          <w:sz w:val="21"/>
          <w:szCs w:val="21"/>
        </w:rPr>
        <w:t xml:space="preserve">. The district with the </w:t>
      </w:r>
      <w:r w:rsidR="008E694D" w:rsidRPr="00B378E6">
        <w:rPr>
          <w:sz w:val="21"/>
          <w:szCs w:val="21"/>
        </w:rPr>
        <w:t xml:space="preserve">least </w:t>
      </w:r>
      <w:r w:rsidRPr="00B378E6">
        <w:rPr>
          <w:sz w:val="21"/>
          <w:szCs w:val="21"/>
        </w:rPr>
        <w:t xml:space="preserve">coverage was </w:t>
      </w:r>
      <w:r w:rsidR="008E694D" w:rsidRPr="00B378E6">
        <w:rPr>
          <w:sz w:val="21"/>
          <w:szCs w:val="21"/>
        </w:rPr>
        <w:t xml:space="preserve">district 1 with only 1.8% coverage. </w:t>
      </w:r>
      <w:r w:rsidR="00840552" w:rsidRPr="00B378E6">
        <w:rPr>
          <w:sz w:val="21"/>
          <w:szCs w:val="21"/>
        </w:rPr>
        <w:t xml:space="preserve">The standard deviation </w:t>
      </w:r>
      <w:r w:rsidR="00F321FA" w:rsidRPr="00B378E6">
        <w:rPr>
          <w:sz w:val="21"/>
          <w:szCs w:val="21"/>
        </w:rPr>
        <w:t xml:space="preserve">for tree canopy coverage </w:t>
      </w:r>
      <w:r w:rsidR="00840552" w:rsidRPr="00B378E6">
        <w:rPr>
          <w:sz w:val="21"/>
          <w:szCs w:val="21"/>
        </w:rPr>
        <w:t>across districts was</w:t>
      </w:r>
      <w:r w:rsidR="00F321FA" w:rsidRPr="00B378E6">
        <w:rPr>
          <w:sz w:val="21"/>
          <w:szCs w:val="21"/>
        </w:rPr>
        <w:t xml:space="preserve"> </w:t>
      </w:r>
      <w:r w:rsidR="008E694D" w:rsidRPr="00B378E6">
        <w:rPr>
          <w:sz w:val="21"/>
          <w:szCs w:val="21"/>
        </w:rPr>
        <w:t xml:space="preserve">6.4, which is higher than the standard deviation for lacking health insurance. </w:t>
      </w:r>
      <w:r w:rsidR="0090541B" w:rsidRPr="00B378E6">
        <w:rPr>
          <w:sz w:val="21"/>
          <w:szCs w:val="21"/>
        </w:rPr>
        <w:t xml:space="preserve">Districts </w:t>
      </w:r>
      <w:r w:rsidR="008E694D" w:rsidRPr="00B378E6">
        <w:rPr>
          <w:sz w:val="21"/>
          <w:szCs w:val="21"/>
        </w:rPr>
        <w:t xml:space="preserve">4 and 8 had the highest </w:t>
      </w:r>
      <w:r w:rsidR="0090541B" w:rsidRPr="00B378E6">
        <w:rPr>
          <w:sz w:val="21"/>
          <w:szCs w:val="21"/>
        </w:rPr>
        <w:t>internal variation in tree canopy coverage</w:t>
      </w:r>
      <w:r w:rsidR="0044739C" w:rsidRPr="00B378E6">
        <w:rPr>
          <w:sz w:val="21"/>
          <w:szCs w:val="21"/>
        </w:rPr>
        <w:t xml:space="preserve"> (18.5 and 14.8 respectively)</w:t>
      </w:r>
      <w:r w:rsidR="006A2BAB" w:rsidRPr="00B378E6">
        <w:rPr>
          <w:sz w:val="21"/>
          <w:szCs w:val="21"/>
        </w:rPr>
        <w:t xml:space="preserve"> </w:t>
      </w:r>
      <w:r w:rsidR="008E694D" w:rsidRPr="00B378E6">
        <w:rPr>
          <w:sz w:val="21"/>
          <w:szCs w:val="21"/>
        </w:rPr>
        <w:t>while district 1 had the lowest</w:t>
      </w:r>
      <w:r w:rsidR="006A2BAB" w:rsidRPr="00B378E6">
        <w:rPr>
          <w:sz w:val="21"/>
          <w:szCs w:val="21"/>
        </w:rPr>
        <w:t xml:space="preserve"> (2.3)</w:t>
      </w:r>
      <w:r w:rsidR="008E694D" w:rsidRPr="00B378E6">
        <w:rPr>
          <w:sz w:val="21"/>
          <w:szCs w:val="21"/>
        </w:rPr>
        <w:t xml:space="preserve">. </w:t>
      </w:r>
      <w:ins w:id="116" w:author="Revisions" w:date="2026-07-10T09:33:00Z" w16du:dateUtc="2026-07-10T13:33:00Z">
        <w:r w:rsidR="007D536F" w:rsidRPr="00B378E6">
          <w:rPr>
            <w:sz w:val="21"/>
            <w:szCs w:val="21"/>
          </w:rPr>
          <w:t xml:space="preserve"> </w:t>
        </w:r>
        <w:r w:rsidR="00537A06" w:rsidRPr="00B378E6">
          <w:rPr>
            <w:sz w:val="21"/>
            <w:szCs w:val="21"/>
          </w:rPr>
          <w:t>The within districts variation was greater than between district variation for all but two districts (</w:t>
        </w:r>
        <w:r w:rsidR="00C3472E" w:rsidRPr="00B378E6">
          <w:rPr>
            <w:sz w:val="21"/>
            <w:szCs w:val="21"/>
          </w:rPr>
          <w:t>#1 and #5)</w:t>
        </w:r>
        <w:r w:rsidR="00537A06" w:rsidRPr="00B378E6">
          <w:rPr>
            <w:sz w:val="21"/>
            <w:szCs w:val="21"/>
          </w:rPr>
          <w:t xml:space="preserve">. </w:t>
        </w:r>
        <w:r w:rsidR="007D536F" w:rsidRPr="00B378E6">
          <w:rPr>
            <w:sz w:val="21"/>
            <w:szCs w:val="21"/>
          </w:rPr>
          <w:t xml:space="preserve">The maps in Panels C and D of Figure 1 contain a visual representation. </w:t>
        </w:r>
      </w:ins>
    </w:p>
    <w:p w14:paraId="6D0FD550" w14:textId="77777777" w:rsidR="004A0EBD" w:rsidRPr="00A455C4" w:rsidRDefault="004A0EBD">
      <w:pPr>
        <w:rPr>
          <w:del w:id="117" w:author="Revisions" w:date="2026-07-10T09:33:00Z" w16du:dateUtc="2026-07-10T13:33:00Z"/>
          <w:b/>
          <w:bCs/>
          <w:sz w:val="21"/>
          <w:szCs w:val="21"/>
        </w:rPr>
      </w:pPr>
    </w:p>
    <w:p w14:paraId="451F02C9" w14:textId="2DF00C2D" w:rsidR="00996429" w:rsidRPr="00B378E6" w:rsidRDefault="00996429" w:rsidP="00B378E6">
      <w:pPr>
        <w:rPr>
          <w:b/>
          <w:bCs/>
          <w:sz w:val="21"/>
          <w:szCs w:val="21"/>
        </w:rPr>
      </w:pPr>
      <w:r w:rsidRPr="00B378E6">
        <w:rPr>
          <w:b/>
          <w:bCs/>
          <w:sz w:val="21"/>
          <w:szCs w:val="21"/>
        </w:rPr>
        <w:t>Discussion</w:t>
      </w:r>
    </w:p>
    <w:p w14:paraId="1A1EA75C" w14:textId="35DDFEE9" w:rsidR="00682574" w:rsidRPr="00B378E6" w:rsidRDefault="183C2DFF" w:rsidP="00B378E6">
      <w:pPr>
        <w:rPr>
          <w:sz w:val="21"/>
          <w:szCs w:val="21"/>
        </w:rPr>
      </w:pPr>
      <w:r w:rsidRPr="00B378E6">
        <w:rPr>
          <w:sz w:val="21"/>
          <w:szCs w:val="21"/>
        </w:rPr>
        <w:t xml:space="preserve">Health metrics by City Council District represent a new and </w:t>
      </w:r>
      <w:r w:rsidR="40CAE3FA" w:rsidRPr="00B378E6">
        <w:rPr>
          <w:sz w:val="21"/>
          <w:szCs w:val="21"/>
        </w:rPr>
        <w:t>potentially</w:t>
      </w:r>
      <w:r w:rsidRPr="00B378E6">
        <w:rPr>
          <w:sz w:val="21"/>
          <w:szCs w:val="21"/>
        </w:rPr>
        <w:t xml:space="preserve"> </w:t>
      </w:r>
      <w:r w:rsidR="04824F3F" w:rsidRPr="00B378E6">
        <w:rPr>
          <w:sz w:val="21"/>
          <w:szCs w:val="21"/>
        </w:rPr>
        <w:t xml:space="preserve">policy </w:t>
      </w:r>
      <w:r w:rsidRPr="00B378E6">
        <w:rPr>
          <w:sz w:val="21"/>
          <w:szCs w:val="21"/>
        </w:rPr>
        <w:t xml:space="preserve">impactful area of descriptive analysis. </w:t>
      </w:r>
      <w:r w:rsidR="0FA79232" w:rsidRPr="00B378E6">
        <w:rPr>
          <w:sz w:val="21"/>
          <w:szCs w:val="21"/>
        </w:rPr>
        <w:t>In this analysis</w:t>
      </w:r>
      <w:r w:rsidR="00965EA1" w:rsidRPr="00B378E6">
        <w:rPr>
          <w:sz w:val="21"/>
          <w:szCs w:val="21"/>
        </w:rPr>
        <w:t>,</w:t>
      </w:r>
      <w:r w:rsidR="0FA79232" w:rsidRPr="00B378E6">
        <w:rPr>
          <w:sz w:val="21"/>
          <w:szCs w:val="21"/>
        </w:rPr>
        <w:t xml:space="preserve"> we </w:t>
      </w:r>
      <w:r w:rsidR="3D3C00F5" w:rsidRPr="00B378E6">
        <w:rPr>
          <w:sz w:val="21"/>
          <w:szCs w:val="21"/>
        </w:rPr>
        <w:t>present a case study, using data from Philadelphia, Pennsylvania, demonstrating the feasibility of this approach.</w:t>
      </w:r>
      <w:r w:rsidR="00965EA1" w:rsidRPr="00B378E6">
        <w:rPr>
          <w:sz w:val="21"/>
          <w:szCs w:val="21"/>
        </w:rPr>
        <w:t xml:space="preserve"> We show that it is possible to evaluate health metrics using publicly available data</w:t>
      </w:r>
      <w:r w:rsidR="004B0C69" w:rsidRPr="00B378E6">
        <w:rPr>
          <w:sz w:val="21"/>
          <w:szCs w:val="21"/>
        </w:rPr>
        <w:t xml:space="preserve"> by local geopolitical districts</w:t>
      </w:r>
      <w:r w:rsidR="00205441" w:rsidRPr="00B378E6">
        <w:rPr>
          <w:sz w:val="21"/>
          <w:szCs w:val="21"/>
        </w:rPr>
        <w:t xml:space="preserve">, </w:t>
      </w:r>
      <w:r w:rsidR="004B0C69" w:rsidRPr="00B378E6">
        <w:rPr>
          <w:sz w:val="21"/>
          <w:szCs w:val="21"/>
        </w:rPr>
        <w:t xml:space="preserve">and doing so </w:t>
      </w:r>
      <w:r w:rsidR="00205441" w:rsidRPr="00B378E6">
        <w:rPr>
          <w:sz w:val="21"/>
          <w:szCs w:val="21"/>
        </w:rPr>
        <w:t xml:space="preserve">reveals </w:t>
      </w:r>
      <w:r w:rsidR="004B0C69" w:rsidRPr="00B378E6">
        <w:rPr>
          <w:sz w:val="21"/>
          <w:szCs w:val="21"/>
        </w:rPr>
        <w:t xml:space="preserve">inequities that can be used to drive interventions. </w:t>
      </w:r>
      <w:r w:rsidR="3D3C00F5" w:rsidRPr="00B378E6">
        <w:rPr>
          <w:sz w:val="21"/>
          <w:szCs w:val="21"/>
        </w:rPr>
        <w:t xml:space="preserve"> </w:t>
      </w:r>
    </w:p>
    <w:p w14:paraId="319AEA9C" w14:textId="7F1332CE" w:rsidR="00DE36C1" w:rsidRPr="00B378E6" w:rsidRDefault="3D3C00F5" w:rsidP="00B378E6">
      <w:pPr>
        <w:rPr>
          <w:sz w:val="21"/>
          <w:szCs w:val="21"/>
        </w:rPr>
      </w:pPr>
      <w:r w:rsidRPr="00B378E6">
        <w:rPr>
          <w:sz w:val="21"/>
          <w:szCs w:val="21"/>
        </w:rPr>
        <w:t xml:space="preserve">We </w:t>
      </w:r>
      <w:r w:rsidR="0FA79232" w:rsidRPr="00B378E6">
        <w:rPr>
          <w:sz w:val="21"/>
          <w:szCs w:val="21"/>
        </w:rPr>
        <w:t>c</w:t>
      </w:r>
      <w:r w:rsidR="00B12D3B" w:rsidRPr="00B378E6">
        <w:rPr>
          <w:sz w:val="21"/>
          <w:szCs w:val="21"/>
        </w:rPr>
        <w:t>alculat</w:t>
      </w:r>
      <w:r w:rsidR="22FAF371" w:rsidRPr="00B378E6">
        <w:rPr>
          <w:sz w:val="21"/>
          <w:szCs w:val="21"/>
        </w:rPr>
        <w:t>ed</w:t>
      </w:r>
      <w:r w:rsidR="00B12D3B" w:rsidRPr="00B378E6">
        <w:rPr>
          <w:sz w:val="21"/>
          <w:szCs w:val="21"/>
        </w:rPr>
        <w:t xml:space="preserve"> and present</w:t>
      </w:r>
      <w:r w:rsidR="00DE12D7" w:rsidRPr="00B378E6">
        <w:rPr>
          <w:sz w:val="21"/>
          <w:szCs w:val="21"/>
        </w:rPr>
        <w:t>ed</w:t>
      </w:r>
      <w:r w:rsidR="00B12D3B" w:rsidRPr="00B378E6">
        <w:rPr>
          <w:sz w:val="21"/>
          <w:szCs w:val="21"/>
        </w:rPr>
        <w:t xml:space="preserve"> t</w:t>
      </w:r>
      <w:r w:rsidR="008128A3" w:rsidRPr="00B378E6">
        <w:rPr>
          <w:sz w:val="21"/>
          <w:szCs w:val="21"/>
        </w:rPr>
        <w:t>r</w:t>
      </w:r>
      <w:r w:rsidR="00B12D3B" w:rsidRPr="00B378E6">
        <w:rPr>
          <w:sz w:val="21"/>
          <w:szCs w:val="21"/>
        </w:rPr>
        <w:t>ee canopy coverage and health insurance coverage by council district</w:t>
      </w:r>
      <w:r w:rsidR="285D52F5" w:rsidRPr="00B378E6">
        <w:rPr>
          <w:sz w:val="21"/>
          <w:szCs w:val="21"/>
        </w:rPr>
        <w:t>, which</w:t>
      </w:r>
      <w:r w:rsidR="00B12D3B" w:rsidRPr="00B378E6">
        <w:rPr>
          <w:sz w:val="21"/>
          <w:szCs w:val="21"/>
        </w:rPr>
        <w:t xml:space="preserve"> reveal</w:t>
      </w:r>
      <w:r w:rsidR="225F1206" w:rsidRPr="00B378E6">
        <w:rPr>
          <w:sz w:val="21"/>
          <w:szCs w:val="21"/>
        </w:rPr>
        <w:t>ed</w:t>
      </w:r>
      <w:r w:rsidR="00B12D3B" w:rsidRPr="00B378E6">
        <w:rPr>
          <w:sz w:val="21"/>
          <w:szCs w:val="21"/>
        </w:rPr>
        <w:t xml:space="preserve"> </w:t>
      </w:r>
      <w:r w:rsidR="00682574" w:rsidRPr="00B378E6">
        <w:rPr>
          <w:sz w:val="21"/>
          <w:szCs w:val="21"/>
        </w:rPr>
        <w:t>distinct disparities both across and within districts. Tree canopy coverage varies from the least dense district</w:t>
      </w:r>
      <w:r w:rsidR="00803A1F" w:rsidRPr="00B378E6">
        <w:rPr>
          <w:sz w:val="21"/>
          <w:szCs w:val="21"/>
        </w:rPr>
        <w:t xml:space="preserve"> (district 1)</w:t>
      </w:r>
      <w:r w:rsidR="00682574" w:rsidRPr="00B378E6">
        <w:rPr>
          <w:sz w:val="21"/>
          <w:szCs w:val="21"/>
        </w:rPr>
        <w:t xml:space="preserve"> having less than 2% coverage</w:t>
      </w:r>
      <w:r w:rsidR="00F22F10" w:rsidRPr="00B378E6">
        <w:rPr>
          <w:sz w:val="21"/>
          <w:szCs w:val="21"/>
        </w:rPr>
        <w:t xml:space="preserve"> on average</w:t>
      </w:r>
      <w:r w:rsidR="00682574" w:rsidRPr="00B378E6">
        <w:rPr>
          <w:sz w:val="21"/>
          <w:szCs w:val="21"/>
        </w:rPr>
        <w:t xml:space="preserve"> to the </w:t>
      </w:r>
      <w:r w:rsidR="005D7338" w:rsidRPr="00B378E6">
        <w:rPr>
          <w:sz w:val="21"/>
          <w:szCs w:val="21"/>
        </w:rPr>
        <w:t>densest</w:t>
      </w:r>
      <w:r w:rsidR="00682574" w:rsidRPr="00B378E6">
        <w:rPr>
          <w:sz w:val="21"/>
          <w:szCs w:val="21"/>
        </w:rPr>
        <w:t xml:space="preserve"> district</w:t>
      </w:r>
      <w:r w:rsidR="00EB1FB0" w:rsidRPr="00B378E6">
        <w:rPr>
          <w:sz w:val="21"/>
          <w:szCs w:val="21"/>
        </w:rPr>
        <w:t>s (10 and 4)</w:t>
      </w:r>
      <w:r w:rsidR="00682574" w:rsidRPr="00B378E6">
        <w:rPr>
          <w:sz w:val="21"/>
          <w:szCs w:val="21"/>
        </w:rPr>
        <w:t xml:space="preserve"> having almost 20% coverage</w:t>
      </w:r>
      <w:r w:rsidR="00F22F10" w:rsidRPr="00B378E6">
        <w:rPr>
          <w:sz w:val="21"/>
          <w:szCs w:val="21"/>
        </w:rPr>
        <w:t xml:space="preserve"> on average</w:t>
      </w:r>
      <w:r w:rsidR="00682574" w:rsidRPr="00B378E6">
        <w:rPr>
          <w:sz w:val="21"/>
          <w:szCs w:val="21"/>
        </w:rPr>
        <w:t xml:space="preserve">. One driver of this </w:t>
      </w:r>
      <w:r w:rsidR="00535704" w:rsidRPr="00B378E6">
        <w:rPr>
          <w:sz w:val="21"/>
          <w:szCs w:val="21"/>
        </w:rPr>
        <w:t>variation</w:t>
      </w:r>
      <w:r w:rsidR="00682574" w:rsidRPr="00B378E6">
        <w:rPr>
          <w:sz w:val="21"/>
          <w:szCs w:val="21"/>
        </w:rPr>
        <w:t xml:space="preserve"> </w:t>
      </w:r>
      <w:r w:rsidR="00535704" w:rsidRPr="00B378E6">
        <w:rPr>
          <w:sz w:val="21"/>
          <w:szCs w:val="21"/>
        </w:rPr>
        <w:t>are</w:t>
      </w:r>
      <w:r w:rsidR="00682574" w:rsidRPr="00B378E6">
        <w:rPr>
          <w:sz w:val="21"/>
          <w:szCs w:val="21"/>
        </w:rPr>
        <w:t xml:space="preserve"> </w:t>
      </w:r>
      <w:r w:rsidR="6B2FB499" w:rsidRPr="00B378E6">
        <w:rPr>
          <w:sz w:val="21"/>
          <w:szCs w:val="21"/>
        </w:rPr>
        <w:t>large, wooded</w:t>
      </w:r>
      <w:r w:rsidR="007D4F01" w:rsidRPr="00B378E6">
        <w:rPr>
          <w:sz w:val="21"/>
          <w:szCs w:val="21"/>
        </w:rPr>
        <w:t xml:space="preserve"> </w:t>
      </w:r>
      <w:r w:rsidR="00682574" w:rsidRPr="00B378E6">
        <w:rPr>
          <w:sz w:val="21"/>
          <w:szCs w:val="21"/>
        </w:rPr>
        <w:t>parks</w:t>
      </w:r>
      <w:r w:rsidR="00533904" w:rsidRPr="00B378E6">
        <w:rPr>
          <w:sz w:val="21"/>
          <w:szCs w:val="21"/>
        </w:rPr>
        <w:t xml:space="preserve">, for example, </w:t>
      </w:r>
      <w:r w:rsidR="00535704" w:rsidRPr="00B378E6">
        <w:rPr>
          <w:sz w:val="21"/>
          <w:szCs w:val="21"/>
        </w:rPr>
        <w:t>d</w:t>
      </w:r>
      <w:r w:rsidR="00533904" w:rsidRPr="00B378E6">
        <w:rPr>
          <w:sz w:val="21"/>
          <w:szCs w:val="21"/>
        </w:rPr>
        <w:t xml:space="preserve">istrict 4 contains </w:t>
      </w:r>
      <w:r w:rsidR="007D4F01" w:rsidRPr="00B378E6">
        <w:rPr>
          <w:sz w:val="21"/>
          <w:szCs w:val="21"/>
        </w:rPr>
        <w:t>a large portion</w:t>
      </w:r>
      <w:r w:rsidR="00533904" w:rsidRPr="00B378E6">
        <w:rPr>
          <w:sz w:val="21"/>
          <w:szCs w:val="21"/>
        </w:rPr>
        <w:t xml:space="preserve"> of </w:t>
      </w:r>
      <w:r w:rsidR="00372E94" w:rsidRPr="00B378E6">
        <w:rPr>
          <w:sz w:val="21"/>
          <w:szCs w:val="21"/>
        </w:rPr>
        <w:t>Wissahickon Valley Park</w:t>
      </w:r>
      <w:r w:rsidR="00533904" w:rsidRPr="00B378E6">
        <w:rPr>
          <w:sz w:val="21"/>
          <w:szCs w:val="21"/>
        </w:rPr>
        <w:t xml:space="preserve">, which is a </w:t>
      </w:r>
      <w:r w:rsidR="73922ECD" w:rsidRPr="00B378E6">
        <w:rPr>
          <w:sz w:val="21"/>
          <w:szCs w:val="21"/>
        </w:rPr>
        <w:t>2000-acre</w:t>
      </w:r>
      <w:r w:rsidR="00372E94" w:rsidRPr="00B378E6">
        <w:rPr>
          <w:sz w:val="21"/>
          <w:szCs w:val="21"/>
        </w:rPr>
        <w:t xml:space="preserve"> park </w:t>
      </w:r>
      <w:r w:rsidR="00535704" w:rsidRPr="00B378E6">
        <w:rPr>
          <w:sz w:val="21"/>
          <w:szCs w:val="21"/>
        </w:rPr>
        <w:t xml:space="preserve">of woods and hiking </w:t>
      </w:r>
      <w:r w:rsidR="7840D191" w:rsidRPr="00B378E6">
        <w:rPr>
          <w:sz w:val="21"/>
          <w:szCs w:val="21"/>
        </w:rPr>
        <w:t>trails.</w:t>
      </w:r>
      <w:r w:rsidR="00682574" w:rsidRPr="00B378E6">
        <w:rPr>
          <w:sz w:val="21"/>
          <w:szCs w:val="21"/>
        </w:rPr>
        <w:t xml:space="preserve"> However, outside of those that contain parks, there </w:t>
      </w:r>
      <w:r w:rsidR="00E44196" w:rsidRPr="00B378E6">
        <w:rPr>
          <w:sz w:val="21"/>
          <w:szCs w:val="21"/>
        </w:rPr>
        <w:t>is still variation across districts</w:t>
      </w:r>
      <w:r w:rsidR="00682574" w:rsidRPr="00B378E6">
        <w:rPr>
          <w:sz w:val="21"/>
          <w:szCs w:val="21"/>
        </w:rPr>
        <w:t>. For example, district 3</w:t>
      </w:r>
      <w:r w:rsidR="00543131" w:rsidRPr="00B378E6">
        <w:rPr>
          <w:sz w:val="21"/>
          <w:szCs w:val="21"/>
        </w:rPr>
        <w:t xml:space="preserve"> </w:t>
      </w:r>
      <w:r w:rsidR="00DE72DD" w:rsidRPr="00B378E6">
        <w:rPr>
          <w:sz w:val="21"/>
          <w:szCs w:val="21"/>
        </w:rPr>
        <w:t>has</w:t>
      </w:r>
      <w:r w:rsidR="00682574" w:rsidRPr="00B378E6">
        <w:rPr>
          <w:sz w:val="21"/>
          <w:szCs w:val="21"/>
        </w:rPr>
        <w:t xml:space="preserve"> 8% coverage</w:t>
      </w:r>
      <w:r w:rsidR="005E26CA" w:rsidRPr="00B378E6">
        <w:rPr>
          <w:sz w:val="21"/>
          <w:szCs w:val="21"/>
        </w:rPr>
        <w:t xml:space="preserve"> while di</w:t>
      </w:r>
      <w:r w:rsidR="0064371A" w:rsidRPr="00B378E6">
        <w:rPr>
          <w:sz w:val="21"/>
          <w:szCs w:val="21"/>
        </w:rPr>
        <w:t>strict 5 has 4.9%</w:t>
      </w:r>
      <w:r w:rsidR="00682574" w:rsidRPr="00B378E6">
        <w:rPr>
          <w:sz w:val="21"/>
          <w:szCs w:val="21"/>
        </w:rPr>
        <w:t>. Tree canopy coverage i</w:t>
      </w:r>
      <w:r w:rsidR="2D1B1A63" w:rsidRPr="00B378E6">
        <w:rPr>
          <w:sz w:val="21"/>
          <w:szCs w:val="21"/>
        </w:rPr>
        <w:t>s important for public health,</w:t>
      </w:r>
      <w:r w:rsidR="00682574" w:rsidRPr="00B378E6">
        <w:rPr>
          <w:sz w:val="21"/>
          <w:szCs w:val="21"/>
        </w:rPr>
        <w:t xml:space="preserve"> as trees can both mitigate some of the effects of high temperatures </w:t>
      </w:r>
      <w:r w:rsidR="45BEBE71" w:rsidRPr="00B378E6">
        <w:rPr>
          <w:sz w:val="21"/>
          <w:szCs w:val="21"/>
        </w:rPr>
        <w:t xml:space="preserve">and is </w:t>
      </w:r>
      <w:r w:rsidR="00F5225D" w:rsidRPr="00B378E6">
        <w:rPr>
          <w:sz w:val="21"/>
          <w:szCs w:val="21"/>
        </w:rPr>
        <w:t>associated</w:t>
      </w:r>
      <w:r w:rsidR="45BEBE71" w:rsidRPr="00B378E6">
        <w:rPr>
          <w:sz w:val="21"/>
          <w:szCs w:val="21"/>
        </w:rPr>
        <w:t xml:space="preserve"> </w:t>
      </w:r>
      <w:r w:rsidR="00682574" w:rsidRPr="00B378E6">
        <w:rPr>
          <w:sz w:val="21"/>
          <w:szCs w:val="21"/>
        </w:rPr>
        <w:t xml:space="preserve">with </w:t>
      </w:r>
      <w:r w:rsidR="00A7768F" w:rsidRPr="00B378E6">
        <w:rPr>
          <w:sz w:val="21"/>
          <w:szCs w:val="21"/>
        </w:rPr>
        <w:t xml:space="preserve">other health measures including </w:t>
      </w:r>
      <w:r w:rsidR="00F3733D" w:rsidRPr="00B378E6">
        <w:rPr>
          <w:sz w:val="21"/>
          <w:szCs w:val="21"/>
        </w:rPr>
        <w:t>lower odds of gun violence</w:t>
      </w:r>
      <w:r w:rsidR="006C2069" w:rsidRPr="00B378E6">
        <w:rPr>
          <w:sz w:val="21"/>
          <w:szCs w:val="21"/>
        </w:rPr>
        <w:t xml:space="preserve"> </w:t>
      </w:r>
      <w:del w:id="118" w:author="Revisions" w:date="2026-07-10T09:33:00Z" w16du:dateUtc="2026-07-10T13:33:00Z">
        <w:r w:rsidR="006C2069">
          <w:rPr>
            <w:sz w:val="21"/>
            <w:szCs w:val="21"/>
          </w:rPr>
          <w:fldChar w:fldCharType="begin"/>
        </w:r>
        <w:r w:rsidR="00A32E16">
          <w:rPr>
            <w:sz w:val="21"/>
            <w:szCs w:val="21"/>
          </w:rPr>
          <w:delInstrText xml:space="preserve"> ADDIN EN.CITE &lt;EndNote&gt;&lt;Cite&gt;&lt;Author&gt;Kondo&lt;/Author&gt;&lt;Year&gt;2017&lt;/Year&gt;&lt;RecNum&gt;293&lt;/RecNum&gt;&lt;DisplayText&gt;(18)&lt;/DisplayText&gt;&lt;record&gt;&lt;rec-number&gt;293&lt;/rec-number&gt;&lt;foreign-keys&gt;&lt;key app="EN" db-id="vsz0txw2kasep0e0tt1xv00hftd2p0aw90ft" timestamp="1758321551" guid="0bf4de50-b258-474e-a3f0-d130d4d4b3ad"&gt;293&lt;/key&gt;&lt;/foreign-keys&gt;&lt;ref-type name="Journal Article"&gt;17&lt;/ref-type&gt;&lt;contributors&gt;&lt;authors&gt;&lt;author&gt;Kondo, M. C.&lt;/author&gt;&lt;author&gt;South, E. C.&lt;/author&gt;&lt;author&gt;Branas, C. C.&lt;/author&gt;&lt;author&gt;Richmond, T. S.&lt;/author&gt;&lt;author&gt;Wiebe, D. J.&lt;/author&gt;&lt;/authors&gt;&lt;/contributors&gt;&lt;titles&gt;&lt;title&gt;The Association Between Urban Tree Cover and Gun Assault: A Case-Control and Case-Crossover Study&lt;/title&gt;&lt;secondary-title&gt;Am J Epidemiol&lt;/secondary-title&gt;&lt;/titles&gt;&lt;periodical&gt;&lt;full-title&gt;Am J Epidemiol&lt;/full-title&gt;&lt;/periodical&gt;&lt;pages&gt;289-296&lt;/pages&gt;&lt;volume&gt;186&lt;/volume&gt;&lt;number&gt;3&lt;/number&gt;&lt;keywords&gt;&lt;keyword&gt;Adolescent&lt;/keyword&gt;&lt;keyword&gt;Case-Control Studies&lt;/keyword&gt;&lt;keyword&gt;Child&lt;/keyword&gt;&lt;keyword&gt;Cross-Over Studies&lt;/keyword&gt;&lt;keyword&gt;Firearms/statistics &amp;amp; numerical data&lt;/keyword&gt;&lt;keyword&gt;Humans&lt;/keyword&gt;&lt;keyword&gt;Male&lt;/keyword&gt;&lt;keyword&gt;Philadelphia/epidemiology&lt;/keyword&gt;&lt;keyword&gt;Risk Factors&lt;/keyword&gt;&lt;keyword&gt;*Trees&lt;/keyword&gt;&lt;keyword&gt;Urban Population/*statistics &amp;amp; numerical data&lt;/keyword&gt;&lt;keyword&gt;Wounds, Gunshot/*epidemiology/etiology&lt;/keyword&gt;&lt;keyword&gt;Young Adult&lt;/keyword&gt;&lt;keyword&gt;firearm violence&lt;/keyword&gt;&lt;keyword&gt;green space exposure&lt;/keyword&gt;&lt;keyword&gt;gun assault&lt;/keyword&gt;&lt;keyword&gt;urban tree canopy&lt;/keyword&gt;&lt;/keywords&gt;&lt;dates&gt;&lt;year&gt;2017&lt;/year&gt;&lt;pub-dates&gt;&lt;date&gt;Aug 1&lt;/date&gt;&lt;/pub-dates&gt;&lt;/dates&gt;&lt;isbn&gt;1476-6256 (Electronic)&amp;#xD;0002-9262 (Print)&amp;#xD;0002-9262 (Linking)&lt;/isbn&gt;&lt;accession-num&gt;28481962&lt;/accession-num&gt;&lt;urls&gt;&lt;related-urls&gt;&lt;url&gt;https://www.ncbi.nlm.nih.gov/pubmed/28481962&lt;/url&gt;&lt;/related-urls&gt;&lt;/urls&gt;&lt;custom2&gt;PMC5860224&lt;/custom2&gt;&lt;electronic-resource-num&gt;10.1093/aje/kwx096&lt;/electronic-resource-num&gt;&lt;remote-database-name&gt;Medline&lt;/remote-database-name&gt;&lt;remote-database-provider&gt;NLM&lt;/remote-database-provider&gt;&lt;/record&gt;&lt;/Cite&gt;&lt;/EndNote&gt;</w:delInstrText>
        </w:r>
        <w:r w:rsidR="006C2069">
          <w:rPr>
            <w:sz w:val="21"/>
            <w:szCs w:val="21"/>
          </w:rPr>
          <w:fldChar w:fldCharType="separate"/>
        </w:r>
        <w:r w:rsidR="00A32E16">
          <w:rPr>
            <w:noProof/>
            <w:sz w:val="21"/>
            <w:szCs w:val="21"/>
          </w:rPr>
          <w:delText>(18)</w:delText>
        </w:r>
        <w:r w:rsidR="006C2069">
          <w:rPr>
            <w:sz w:val="21"/>
            <w:szCs w:val="21"/>
          </w:rPr>
          <w:fldChar w:fldCharType="end"/>
        </w:r>
        <w:r w:rsidR="00682574" w:rsidRPr="00A455C4">
          <w:rPr>
            <w:sz w:val="21"/>
            <w:szCs w:val="21"/>
          </w:rPr>
          <w:delText xml:space="preserve">, </w:delText>
        </w:r>
        <w:r w:rsidR="006A0BAD" w:rsidRPr="00A455C4">
          <w:rPr>
            <w:sz w:val="21"/>
            <w:szCs w:val="21"/>
          </w:rPr>
          <w:delText>lower premature mortality</w:delText>
        </w:r>
        <w:r w:rsidR="00A21B5B">
          <w:rPr>
            <w:sz w:val="21"/>
            <w:szCs w:val="21"/>
          </w:rPr>
          <w:delText xml:space="preserve"> </w:delText>
        </w:r>
      </w:del>
      <w:ins w:id="119" w:author="Revisions" w:date="2026-07-10T09:33:00Z" w16du:dateUtc="2026-07-10T13:33:00Z">
        <w:r w:rsidR="006C2069" w:rsidRPr="00B378E6">
          <w:rPr>
            <w:sz w:val="21"/>
            <w:szCs w:val="21"/>
          </w:rPr>
          <w:fldChar w:fldCharType="begin"/>
        </w:r>
        <w:r w:rsidR="00573074" w:rsidRPr="00B378E6">
          <w:rPr>
            <w:sz w:val="21"/>
            <w:szCs w:val="21"/>
          </w:rPr>
          <w:instrText xml:space="preserve"> ADDIN EN.CITE &lt;EndNote&gt;&lt;Cite&gt;&lt;Author&gt;Kondo&lt;/Author&gt;&lt;Year&gt;2017&lt;/Year&gt;&lt;RecNum&gt;356&lt;/RecNum&gt;&lt;DisplayText&gt;(21)&lt;/DisplayText&gt;&lt;record&gt;&lt;rec-number&gt;356&lt;/rec-number&gt;&lt;foreign-keys&gt;&lt;key app="EN" db-id="5ax92wdr7adtz5etxvfxdfr0s5z2etvt2v0z" timestamp="1779724832" guid="0bf4de50-b258-474e-a3f0-d130d4d4b3ad"&gt;356&lt;/key&gt;&lt;/foreign-keys&gt;&lt;ref-type name="Journal Article"&gt;17&lt;/ref-type&gt;&lt;contributors&gt;&lt;authors&gt;&lt;author&gt;Kondo, M. C.&lt;/author&gt;&lt;author&gt;South, E. C.&lt;/author&gt;&lt;author&gt;Branas, C. C.&lt;/author&gt;&lt;author&gt;Richmond, T. S.&lt;/author&gt;&lt;author&gt;Wiebe, D. J.&lt;/author&gt;&lt;/authors&gt;&lt;/contributors&gt;&lt;titles&gt;&lt;title&gt;The Association Between Urban Tree Cover and Gun Assault: A Case-Control and Case-Crossover Study&lt;/title&gt;&lt;secondary-title&gt;Am J Epidemiol&lt;/secondary-title&gt;&lt;/titles&gt;&lt;periodical&gt;&lt;full-title&gt;Am J Epidemiol&lt;/full-title&gt;&lt;/periodical&gt;&lt;pages&gt;289-296&lt;/pages&gt;&lt;volume&gt;186&lt;/volume&gt;&lt;number&gt;3&lt;/number&gt;&lt;keywords&gt;&lt;keyword&gt;Adolescent&lt;/keyword&gt;&lt;keyword&gt;Case-Control Studies&lt;/keyword&gt;&lt;keyword&gt;Child&lt;/keyword&gt;&lt;keyword&gt;Cross-Over Studies&lt;/keyword&gt;&lt;keyword&gt;Firearms/statistics &amp;amp; numerical data&lt;/keyword&gt;&lt;keyword&gt;Humans&lt;/keyword&gt;&lt;keyword&gt;Male&lt;/keyword&gt;&lt;keyword&gt;Philadelphia/epidemiology&lt;/keyword&gt;&lt;keyword&gt;Risk Factors&lt;/keyword&gt;&lt;keyword&gt;*Trees&lt;/keyword&gt;&lt;keyword&gt;Urban Population/*statistics &amp;amp; numerical data&lt;/keyword&gt;&lt;keyword&gt;Wounds, Gunshot/*epidemiology/etiology&lt;/keyword&gt;&lt;keyword&gt;Young Adult&lt;/keyword&gt;&lt;keyword&gt;firearm violence&lt;/keyword&gt;&lt;keyword&gt;green space exposure&lt;/keyword&gt;&lt;keyword&gt;gun assault&lt;/keyword&gt;&lt;keyword&gt;urban tree canopy&lt;/keyword&gt;&lt;/keywords&gt;&lt;dates&gt;&lt;year&gt;2017&lt;/year&gt;&lt;pub-dates&gt;&lt;date&gt;Aug 1&lt;/date&gt;&lt;/pub-dates&gt;&lt;/dates&gt;&lt;isbn&gt;1476-6256 (Electronic)&amp;#xD;0002-9262 (Print)&amp;#xD;0002-9262 (Linking)&lt;/isbn&gt;&lt;accession-num&gt;28481962&lt;/accession-num&gt;&lt;urls&gt;&lt;related-urls&gt;&lt;url&gt;https://www.ncbi.nlm.nih.gov/pubmed/28481962&lt;/url&gt;&lt;/related-urls&gt;&lt;/urls&gt;&lt;custom2&gt;PMC5860224&lt;/custom2&gt;&lt;electronic-resource-num&gt;10.1093/aje/kwx096&lt;/electronic-resource-num&gt;&lt;remote-database-name&gt;Medline&lt;/remote-database-name&gt;&lt;remote-database-provider&gt;NLM&lt;/remote-database-provider&gt;&lt;/record&gt;&lt;/Cite&gt;&lt;/EndNote&gt;</w:instrText>
        </w:r>
        <w:r w:rsidR="006C2069" w:rsidRPr="00B378E6">
          <w:rPr>
            <w:sz w:val="21"/>
            <w:szCs w:val="21"/>
          </w:rPr>
          <w:fldChar w:fldCharType="separate"/>
        </w:r>
        <w:r w:rsidR="00573074" w:rsidRPr="00B378E6">
          <w:rPr>
            <w:noProof/>
            <w:sz w:val="21"/>
            <w:szCs w:val="21"/>
          </w:rPr>
          <w:t>(21)</w:t>
        </w:r>
        <w:r w:rsidR="006C2069" w:rsidRPr="00B378E6">
          <w:rPr>
            <w:sz w:val="21"/>
            <w:szCs w:val="21"/>
          </w:rPr>
          <w:fldChar w:fldCharType="end"/>
        </w:r>
        <w:r w:rsidR="00682574" w:rsidRPr="00B378E6">
          <w:rPr>
            <w:sz w:val="21"/>
            <w:szCs w:val="21"/>
          </w:rPr>
          <w:t xml:space="preserve">, </w:t>
        </w:r>
        <w:r w:rsidR="006A0BAD" w:rsidRPr="00B378E6">
          <w:rPr>
            <w:sz w:val="21"/>
            <w:szCs w:val="21"/>
          </w:rPr>
          <w:t>lower premature mortality</w:t>
        </w:r>
        <w:r w:rsidR="00A21B5B" w:rsidRPr="00B378E6">
          <w:rPr>
            <w:sz w:val="21"/>
            <w:szCs w:val="21"/>
          </w:rPr>
          <w:t xml:space="preserve"> </w:t>
        </w:r>
      </w:ins>
      <w:r w:rsidR="00A21B5B" w:rsidRPr="00B378E6">
        <w:rPr>
          <w:sz w:val="21"/>
          <w:szCs w:val="21"/>
        </w:rPr>
        <w:fldChar w:fldCharType="begin">
          <w:fldData xml:space="preserve">PEVuZE5vdGU+PENpdGU+PEF1dGhvcj5Lb25kbzwvQXV0aG9yPjxZZWFyPjIwMjA8L1llYXI+PFJl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</w:fldData>
        </w:fldChar>
      </w:r>
      <w:r w:rsidR="00573074" w:rsidRPr="00B378E6">
        <w:rPr>
          <w:sz w:val="21"/>
          <w:szCs w:val="21"/>
        </w:rPr>
        <w:instrText xml:space="preserve"> ADDIN EN.CITE </w:instrText>
      </w:r>
      <w:r w:rsidR="00573074" w:rsidRPr="00B378E6">
        <w:rPr>
          <w:sz w:val="21"/>
          <w:szCs w:val="21"/>
        </w:rPr>
        <w:fldChar w:fldCharType="begin">
          <w:fldData xml:space="preserve">PEVuZE5vdGU+PENpdGU+PEF1dGhvcj5Lb25kbzwvQXV0aG9yPjxZZWFyPjIwMjA8L1llYXI+PFJl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</w:fldData>
        </w:fldChar>
      </w:r>
      <w:r w:rsidR="00573074" w:rsidRPr="00B378E6">
        <w:rPr>
          <w:sz w:val="21"/>
          <w:szCs w:val="21"/>
        </w:rPr>
        <w:instrText xml:space="preserve"> ADDIN EN.CITE.DATA </w:instrText>
      </w:r>
      <w:r w:rsidR="00573074" w:rsidRPr="00B378E6">
        <w:rPr>
          <w:sz w:val="21"/>
          <w:szCs w:val="21"/>
        </w:rPr>
      </w:r>
      <w:r w:rsidR="00573074" w:rsidRPr="00B378E6">
        <w:rPr>
          <w:sz w:val="21"/>
          <w:szCs w:val="21"/>
        </w:rPr>
        <w:fldChar w:fldCharType="end"/>
      </w:r>
      <w:r w:rsidR="00A21B5B" w:rsidRPr="00B378E6">
        <w:rPr>
          <w:sz w:val="21"/>
          <w:szCs w:val="21"/>
        </w:rPr>
      </w:r>
      <w:r w:rsidR="00A21B5B" w:rsidRPr="00B378E6">
        <w:rPr>
          <w:sz w:val="21"/>
          <w:szCs w:val="21"/>
        </w:rPr>
        <w:fldChar w:fldCharType="separate"/>
      </w:r>
      <w:r w:rsidR="00573074" w:rsidRPr="00B378E6">
        <w:rPr>
          <w:noProof/>
          <w:sz w:val="21"/>
          <w:szCs w:val="21"/>
        </w:rPr>
        <w:t>(</w:t>
      </w:r>
      <w:del w:id="120" w:author="Revisions" w:date="2026-07-10T09:33:00Z" w16du:dateUtc="2026-07-10T13:33:00Z">
        <w:r w:rsidR="00A32E16">
          <w:rPr>
            <w:noProof/>
            <w:sz w:val="21"/>
            <w:szCs w:val="21"/>
          </w:rPr>
          <w:delText>19</w:delText>
        </w:r>
      </w:del>
      <w:ins w:id="121" w:author="Revisions" w:date="2026-07-10T09:33:00Z" w16du:dateUtc="2026-07-10T13:33:00Z">
        <w:r w:rsidR="00573074" w:rsidRPr="00B378E6">
          <w:rPr>
            <w:noProof/>
            <w:sz w:val="21"/>
            <w:szCs w:val="21"/>
          </w:rPr>
          <w:t>22</w:t>
        </w:r>
      </w:ins>
      <w:r w:rsidR="00573074" w:rsidRPr="00B378E6">
        <w:rPr>
          <w:noProof/>
          <w:sz w:val="21"/>
          <w:szCs w:val="21"/>
        </w:rPr>
        <w:t>)</w:t>
      </w:r>
      <w:r w:rsidR="00A21B5B" w:rsidRPr="00B378E6">
        <w:rPr>
          <w:sz w:val="21"/>
          <w:szCs w:val="21"/>
        </w:rPr>
        <w:fldChar w:fldCharType="end"/>
      </w:r>
      <w:r w:rsidR="006A0BAD" w:rsidRPr="00B378E6">
        <w:rPr>
          <w:sz w:val="21"/>
          <w:szCs w:val="21"/>
        </w:rPr>
        <w:t xml:space="preserve"> </w:t>
      </w:r>
      <w:r w:rsidR="006F218B" w:rsidRPr="00B378E6">
        <w:rPr>
          <w:sz w:val="21"/>
          <w:szCs w:val="21"/>
        </w:rPr>
        <w:t>and improved mental health</w:t>
      </w:r>
      <w:r w:rsidR="00751577" w:rsidRPr="00B378E6">
        <w:rPr>
          <w:sz w:val="21"/>
          <w:szCs w:val="21"/>
        </w:rPr>
        <w:t xml:space="preserve"> </w:t>
      </w:r>
      <w:del w:id="122" w:author="Revisions" w:date="2026-07-10T09:33:00Z" w16du:dateUtc="2026-07-10T13:33:00Z">
        <w:r w:rsidR="00751577">
          <w:rPr>
            <w:sz w:val="21"/>
            <w:szCs w:val="21"/>
          </w:rPr>
          <w:fldChar w:fldCharType="begin"/>
        </w:r>
        <w:r w:rsidR="00A32E16">
          <w:rPr>
            <w:sz w:val="21"/>
            <w:szCs w:val="21"/>
          </w:rPr>
          <w:delInstrText xml:space="preserve"> ADDIN EN.CITE &lt;EndNote&gt;&lt;Cite&gt;&lt;Author&gt;Akpinar&lt;/Author&gt;&lt;Year&gt;2016&lt;/Year&gt;&lt;RecNum&gt;295&lt;/RecNum&gt;&lt;DisplayText&gt;(20)&lt;/DisplayText&gt;&lt;record&gt;&lt;rec-number&gt;295&lt;/rec-number&gt;&lt;foreign-keys&gt;&lt;key app="EN" db-id="vsz0txw2kasep0e0tt1xv00hftd2p0aw90ft" timestamp="1758321665" guid="97710b01-91e2-4fce-9b03-93d0c20ee026"&gt;295&lt;/key&gt;&lt;/foreign-keys&gt;&lt;ref-type name="Journal Article"&gt;17&lt;/ref-type&gt;&lt;contributors&gt;&lt;authors&gt;&lt;author&gt;Akpinar, Abdullah&lt;/author&gt;&lt;author&gt;Barbosa-Leiker, Celestina&lt;/author&gt;&lt;author&gt;Brooks, Kerry R.&lt;/author&gt;&lt;/authors&gt;&lt;/contributors&gt;&lt;titles&gt;&lt;title&gt;Does green space matter? Exploring relationships between green space type and health indicators&lt;/title&gt;&lt;secondary-title&gt;Urban Forestry &amp;amp; Urban Greening&lt;/secondary-title&gt;&lt;/titles&gt;&lt;periodical&gt;&lt;full-title&gt;Urban Forestry &amp;amp; Urban Greening&lt;/full-title&gt;&lt;/periodical&gt;&lt;pages&gt;407-418&lt;/pages&gt;&lt;volume&gt;20&lt;/volume&gt;&lt;section&gt;407&lt;/section&gt;&lt;dates&gt;&lt;year&gt;2016&lt;/year&gt;&lt;/dates&gt;&lt;isbn&gt;16188667&lt;/isbn&gt;&lt;urls&gt;&lt;/urls&gt;&lt;electronic-resource-num&gt;10.1016/j.ufug.2016.10.013&lt;/electronic-resource-num&gt;&lt;/record&gt;&lt;/Cite&gt;&lt;/EndNote&gt;</w:delInstrText>
        </w:r>
        <w:r w:rsidR="00751577">
          <w:rPr>
            <w:sz w:val="21"/>
            <w:szCs w:val="21"/>
          </w:rPr>
          <w:fldChar w:fldCharType="separate"/>
        </w:r>
        <w:r w:rsidR="00A32E16">
          <w:rPr>
            <w:noProof/>
            <w:sz w:val="21"/>
            <w:szCs w:val="21"/>
          </w:rPr>
          <w:delText>(20)</w:delText>
        </w:r>
        <w:r w:rsidR="00751577">
          <w:rPr>
            <w:sz w:val="21"/>
            <w:szCs w:val="21"/>
          </w:rPr>
          <w:fldChar w:fldCharType="end"/>
        </w:r>
        <w:r w:rsidR="00751577">
          <w:rPr>
            <w:sz w:val="21"/>
            <w:szCs w:val="21"/>
          </w:rPr>
          <w:delText>.</w:delText>
        </w:r>
      </w:del>
      <w:ins w:id="123" w:author="Revisions" w:date="2026-07-10T09:33:00Z" w16du:dateUtc="2026-07-10T13:33:00Z">
        <w:r w:rsidR="00751577" w:rsidRPr="00B378E6">
          <w:rPr>
            <w:sz w:val="21"/>
            <w:szCs w:val="21"/>
          </w:rPr>
          <w:fldChar w:fldCharType="begin"/>
        </w:r>
        <w:r w:rsidR="00B432F9" w:rsidRPr="00B378E6">
          <w:rPr>
            <w:sz w:val="21"/>
            <w:szCs w:val="21"/>
          </w:rPr>
          <w:instrText xml:space="preserve"> ADDIN EN.CITE &lt;EndNote&gt;&lt;Cite&gt;&lt;Author&gt;Akpinar&lt;/Author&gt;&lt;Year&gt;2016&lt;/Year&gt;&lt;RecNum&gt;282&lt;/RecNum&gt;&lt;DisplayText&gt;(26)&lt;/DisplayText&gt;&lt;record&gt;&lt;rec-number&gt;282&lt;/rec-number&gt;&lt;foreign-keys&gt;&lt;key app="EN" db-id="5ax92wdr7adtz5etxvfxdfr0s5z2etvt2v0z" timestamp="1779723916" guid="97710b01-91e2-4fce-9b03-93d0c20ee026"&gt;282&lt;/key&gt;&lt;/foreign-keys&gt;&lt;ref-type name="Journal Article"&gt;17&lt;/ref-type&gt;&lt;contributors&gt;&lt;authors&gt;&lt;author&gt;Akpinar, Abdullah&lt;/author&gt;&lt;author&gt;Barbosa-Leiker, Celestina&lt;/author&gt;&lt;author&gt;Brooks, Kerry R.&lt;/author&gt;&lt;/authors&gt;&lt;/contributors&gt;&lt;titles&gt;&lt;title&gt;Does green space matter? Exploring relationships between green space type and health indicators&lt;/title&gt;&lt;secondary-title&gt;Urban Forestry &amp;amp; Urban Greening&lt;/secondary-title&gt;&lt;/titles&gt;&lt;periodical&gt;&lt;full-title&gt;Urban Forestry &amp;amp; Urban Greening&lt;/full-title&gt;&lt;/periodical&gt;&lt;pages&gt;407-418&lt;/pages&gt;&lt;volume&gt;20&lt;/volume&gt;&lt;section&gt;407&lt;/section&gt;&lt;dates&gt;&lt;year&gt;2016&lt;/year&gt;&lt;/dates&gt;&lt;isbn&gt;16188667&lt;/isbn&gt;&lt;urls&gt;&lt;/urls&gt;&lt;electronic-resource-num&gt;10.1016/j.ufug.2016.10.013&lt;/electronic-resource-num&gt;&lt;/record&gt;&lt;/Cite&gt;&lt;/EndNote&gt;</w:instrText>
        </w:r>
        <w:r w:rsidR="00751577" w:rsidRPr="00B378E6">
          <w:rPr>
            <w:sz w:val="21"/>
            <w:szCs w:val="21"/>
          </w:rPr>
          <w:fldChar w:fldCharType="separate"/>
        </w:r>
        <w:r w:rsidR="00B432F9" w:rsidRPr="00B378E6">
          <w:rPr>
            <w:noProof/>
            <w:sz w:val="21"/>
            <w:szCs w:val="21"/>
          </w:rPr>
          <w:t>(26)</w:t>
        </w:r>
        <w:r w:rsidR="00751577" w:rsidRPr="00B378E6">
          <w:rPr>
            <w:sz w:val="21"/>
            <w:szCs w:val="21"/>
          </w:rPr>
          <w:fldChar w:fldCharType="end"/>
        </w:r>
        <w:r w:rsidR="00751577" w:rsidRPr="00B378E6">
          <w:rPr>
            <w:sz w:val="21"/>
            <w:szCs w:val="21"/>
          </w:rPr>
          <w:t>.</w:t>
        </w:r>
      </w:ins>
      <w:r w:rsidR="00751577" w:rsidRPr="00B378E6">
        <w:rPr>
          <w:sz w:val="21"/>
          <w:szCs w:val="21"/>
        </w:rPr>
        <w:t xml:space="preserve"> </w:t>
      </w:r>
      <w:r w:rsidR="00EB1FB0" w:rsidRPr="00B378E6">
        <w:rPr>
          <w:sz w:val="21"/>
          <w:szCs w:val="21"/>
        </w:rPr>
        <w:t>Tree canopy coverage is important for city council members to understand as they can have influence over resources to mitigate health effects of heat – for example resources for cooling centers, tree planting</w:t>
      </w:r>
      <w:r w:rsidR="00927D21" w:rsidRPr="00B378E6">
        <w:rPr>
          <w:sz w:val="21"/>
          <w:szCs w:val="21"/>
        </w:rPr>
        <w:t xml:space="preserve">, and </w:t>
      </w:r>
      <w:r w:rsidR="00DE36C1" w:rsidRPr="00B378E6">
        <w:rPr>
          <w:sz w:val="21"/>
          <w:szCs w:val="21"/>
        </w:rPr>
        <w:t xml:space="preserve">temperature-related </w:t>
      </w:r>
      <w:r w:rsidR="00EF7CCB" w:rsidRPr="00B378E6">
        <w:rPr>
          <w:sz w:val="21"/>
          <w:szCs w:val="21"/>
        </w:rPr>
        <w:t xml:space="preserve">home improvements. </w:t>
      </w:r>
      <w:r w:rsidR="00EB1FB0" w:rsidRPr="00B378E6">
        <w:rPr>
          <w:sz w:val="21"/>
          <w:szCs w:val="21"/>
        </w:rPr>
        <w:t xml:space="preserve"> </w:t>
      </w:r>
      <w:r w:rsidR="2DC1B093" w:rsidRPr="00B378E6">
        <w:rPr>
          <w:sz w:val="21"/>
          <w:szCs w:val="21"/>
        </w:rPr>
        <w:t xml:space="preserve">Many of these interventions fall within </w:t>
      </w:r>
      <w:r w:rsidR="7B2452A6" w:rsidRPr="00B378E6">
        <w:rPr>
          <w:sz w:val="21"/>
          <w:szCs w:val="21"/>
        </w:rPr>
        <w:t>council members’ constituent services activities</w:t>
      </w:r>
      <w:r w:rsidR="1A086F81" w:rsidRPr="00B378E6">
        <w:rPr>
          <w:sz w:val="21"/>
          <w:szCs w:val="21"/>
        </w:rPr>
        <w:t xml:space="preserve">, while larger </w:t>
      </w:r>
      <w:r w:rsidR="1A086F81" w:rsidRPr="00B378E6">
        <w:rPr>
          <w:sz w:val="21"/>
          <w:szCs w:val="21"/>
        </w:rPr>
        <w:lastRenderedPageBreak/>
        <w:t xml:space="preserve">interventions such as </w:t>
      </w:r>
      <w:r w:rsidR="67B5A4C4" w:rsidRPr="00B378E6">
        <w:rPr>
          <w:sz w:val="21"/>
          <w:szCs w:val="21"/>
        </w:rPr>
        <w:t>mandating landlords provide air conditioning on hot days</w:t>
      </w:r>
      <w:del w:id="124" w:author="Revisions" w:date="2026-07-10T09:33:00Z" w16du:dateUtc="2026-07-10T13:33:00Z">
        <w:r w:rsidR="008F5753">
          <w:rPr>
            <w:sz w:val="21"/>
            <w:szCs w:val="21"/>
          </w:rPr>
          <w:fldChar w:fldCharType="begin"/>
        </w:r>
        <w:r w:rsidR="00A32E16">
          <w:rPr>
            <w:sz w:val="21"/>
            <w:szCs w:val="21"/>
          </w:rPr>
          <w:delInstrText xml:space="preserve"> ADDIN EN.CITE &lt;EndNote&gt;&lt;Cite&gt;&lt;Author&gt;Evelly&lt;/Author&gt;&lt;Year&gt;2024&lt;/Year&gt;&lt;RecNum&gt;601&lt;/RecNum&gt;&lt;DisplayText&gt;(21)&lt;/DisplayText&gt;&lt;record&gt;&lt;rec-number&gt;601&lt;/rec-number&gt;&lt;foreign-keys&gt;&lt;key app="EN" db-id="vsz0txw2kasep0e0tt1xv00hftd2p0aw90ft" timestamp="1765558854"&gt;601&lt;/key&gt;&lt;/foreign-keys&gt;&lt;ref-type name="Newspaper Article"&gt;23&lt;/ref-type&gt;&lt;contributors&gt;&lt;authors&gt;&lt;author&gt;Jeanmarie Evelly&lt;/author&gt;&lt;/authors&gt;&lt;/contributors&gt;&lt;titles&gt;&lt;title&gt;City Council Debates Mandatory Air Conditioning Bill&lt;/title&gt;&lt;secondary-title&gt;City Limits&lt;/secondary-title&gt;&lt;/titles&gt;&lt;dates&gt;&lt;year&gt;2024&lt;/year&gt;&lt;/dates&gt;&lt;urls&gt;&lt;related-urls&gt;&lt;url&gt;https://citylimits.org/should-nyc-require-landlords-to-provide-air-conditioning/&lt;/url&gt;&lt;/related-urls&gt;&lt;/urls&gt;&lt;/record&gt;&lt;/Cite&gt;&lt;/EndNote&gt;</w:delInstrText>
        </w:r>
        <w:r w:rsidR="008F5753">
          <w:rPr>
            <w:sz w:val="21"/>
            <w:szCs w:val="21"/>
          </w:rPr>
          <w:fldChar w:fldCharType="separate"/>
        </w:r>
        <w:r w:rsidR="00A32E16">
          <w:rPr>
            <w:noProof/>
            <w:sz w:val="21"/>
            <w:szCs w:val="21"/>
          </w:rPr>
          <w:delText>(21)</w:delText>
        </w:r>
        <w:r w:rsidR="008F5753">
          <w:rPr>
            <w:sz w:val="21"/>
            <w:szCs w:val="21"/>
          </w:rPr>
          <w:fldChar w:fldCharType="end"/>
        </w:r>
      </w:del>
      <w:ins w:id="125" w:author="Revisions" w:date="2026-07-10T09:33:00Z" w16du:dateUtc="2026-07-10T13:33:00Z">
        <w:r w:rsidR="004267D0" w:rsidRPr="00B378E6">
          <w:rPr>
            <w:sz w:val="21"/>
            <w:szCs w:val="21"/>
          </w:rPr>
          <w:t xml:space="preserve"> </w:t>
        </w:r>
        <w:r w:rsidR="008F5753" w:rsidRPr="00B378E6">
          <w:rPr>
            <w:sz w:val="21"/>
            <w:szCs w:val="21"/>
          </w:rPr>
          <w:fldChar w:fldCharType="begin"/>
        </w:r>
        <w:r w:rsidR="00FF4DEF" w:rsidRPr="00B378E6">
          <w:rPr>
            <w:sz w:val="21"/>
            <w:szCs w:val="21"/>
          </w:rPr>
          <w:instrText xml:space="preserve"> ADDIN EN.CITE &lt;EndNote&gt;&lt;Cite&gt;&lt;Author&gt;Evelly&lt;/Author&gt;&lt;Year&gt;2024&lt;/Year&gt;&lt;RecNum&gt;594&lt;/RecNum&gt;&lt;DisplayText&gt;(27)&lt;/DisplayText&gt;&lt;record&gt;&lt;rec-number&gt;594&lt;/rec-number&gt;&lt;foreign-keys&gt;&lt;key app="EN" db-id="5ax92wdr7adtz5etxvfxdfr0s5z2etvt2v0z" timestamp="1779726251" guid="d71227f6-22ab-4308-8177-4f2d51d56fb7"&gt;594&lt;/key&gt;&lt;/foreign-keys&gt;&lt;ref-type name="Newspaper Article"&gt;23&lt;/ref-type&gt;&lt;contributors&gt;&lt;authors&gt;&lt;author&gt;Jeanmarie Evelly&lt;/author&gt;&lt;/authors&gt;&lt;/contributors&gt;&lt;titles&gt;&lt;title&gt;City Council Debates Mandatory Air Conditioning Bill&lt;/title&gt;&lt;secondary-title&gt;City Limits&lt;/secondary-title&gt;&lt;/titles&gt;&lt;dates&gt;&lt;year&gt;2024&lt;/year&gt;&lt;/dates&gt;&lt;urls&gt;&lt;related-urls&gt;&lt;url&gt;https://citylimits.org/should-nyc-require-landlords-to-provide-air-conditioning/&lt;/url&gt;&lt;/related-urls&gt;&lt;/urls&gt;&lt;/record&gt;&lt;/Cite&gt;&lt;/EndNote&gt;</w:instrText>
        </w:r>
        <w:r w:rsidR="008F5753" w:rsidRPr="00B378E6">
          <w:rPr>
            <w:sz w:val="21"/>
            <w:szCs w:val="21"/>
          </w:rPr>
          <w:fldChar w:fldCharType="separate"/>
        </w:r>
        <w:r w:rsidR="00FF4DEF" w:rsidRPr="00B378E6">
          <w:rPr>
            <w:noProof/>
            <w:sz w:val="21"/>
            <w:szCs w:val="21"/>
          </w:rPr>
          <w:t>(27)</w:t>
        </w:r>
        <w:r w:rsidR="008F5753" w:rsidRPr="00B378E6">
          <w:rPr>
            <w:sz w:val="21"/>
            <w:szCs w:val="21"/>
          </w:rPr>
          <w:fldChar w:fldCharType="end"/>
        </w:r>
      </w:ins>
      <w:r w:rsidR="67B5A4C4" w:rsidRPr="00B378E6">
        <w:rPr>
          <w:sz w:val="21"/>
          <w:szCs w:val="21"/>
        </w:rPr>
        <w:t xml:space="preserve">, </w:t>
      </w:r>
      <w:r w:rsidR="3F69C8CA" w:rsidRPr="00B378E6">
        <w:rPr>
          <w:sz w:val="21"/>
          <w:szCs w:val="21"/>
        </w:rPr>
        <w:t xml:space="preserve">would require council and Mayoral approval. </w:t>
      </w:r>
    </w:p>
    <w:p w14:paraId="43FE0629" w14:textId="39EA6228" w:rsidR="00EB1FB0" w:rsidRPr="00B378E6" w:rsidRDefault="62DB9CF2" w:rsidP="00B378E6">
      <w:pPr>
        <w:rPr>
          <w:sz w:val="21"/>
          <w:szCs w:val="21"/>
        </w:rPr>
      </w:pPr>
      <w:r w:rsidRPr="00B378E6">
        <w:rPr>
          <w:sz w:val="21"/>
          <w:szCs w:val="21"/>
        </w:rPr>
        <w:t xml:space="preserve">Many Philadelphians lack </w:t>
      </w:r>
      <w:r w:rsidR="00E65377" w:rsidRPr="00B378E6">
        <w:rPr>
          <w:sz w:val="21"/>
          <w:szCs w:val="21"/>
        </w:rPr>
        <w:t>health insurance.</w:t>
      </w:r>
      <w:r w:rsidR="00EB1FB0" w:rsidRPr="00B378E6">
        <w:rPr>
          <w:sz w:val="21"/>
          <w:szCs w:val="21"/>
        </w:rPr>
        <w:t xml:space="preserve"> The district with the lowest percent</w:t>
      </w:r>
      <w:r w:rsidR="61E2EA42" w:rsidRPr="00B378E6">
        <w:rPr>
          <w:sz w:val="21"/>
          <w:szCs w:val="21"/>
        </w:rPr>
        <w:t>age</w:t>
      </w:r>
      <w:r w:rsidR="00EB1FB0" w:rsidRPr="00B378E6">
        <w:rPr>
          <w:sz w:val="21"/>
          <w:szCs w:val="21"/>
        </w:rPr>
        <w:t xml:space="preserve"> of residents lacking coverage was district 4, the same district with high tree canopy coverage, but the district with the highest percentage of residents lacking health insurance was </w:t>
      </w:r>
      <w:r w:rsidR="006616DC" w:rsidRPr="00B378E6">
        <w:rPr>
          <w:sz w:val="21"/>
          <w:szCs w:val="21"/>
        </w:rPr>
        <w:t>d</w:t>
      </w:r>
      <w:r w:rsidR="00EB1FB0" w:rsidRPr="00B378E6">
        <w:rPr>
          <w:sz w:val="21"/>
          <w:szCs w:val="21"/>
        </w:rPr>
        <w:t xml:space="preserve">istrict 7. </w:t>
      </w:r>
      <w:del w:id="126" w:author="Revisions" w:date="2026-07-10T09:33:00Z" w16du:dateUtc="2026-07-10T13:33:00Z">
        <w:r w:rsidR="00E65377" w:rsidRPr="67E03662">
          <w:rPr>
            <w:sz w:val="21"/>
            <w:szCs w:val="21"/>
          </w:rPr>
          <w:fldChar w:fldCharType="begin"/>
        </w:r>
        <w:r w:rsidR="00A32E16">
          <w:rPr>
            <w:sz w:val="21"/>
            <w:szCs w:val="21"/>
          </w:rPr>
          <w:delInstrText xml:space="preserve"> ADDIN EN.CITE &lt;EndNote&gt;&lt;Cite&gt;&lt;Author&gt;Han&lt;/Author&gt;&lt;Year&gt;2021&lt;/Year&gt;&lt;RecNum&gt;598&lt;/RecNum&gt;&lt;DisplayText&gt;(22)&lt;/DisplayText&gt;&lt;record&gt;&lt;rec-number&gt;598&lt;/rec-number&gt;&lt;foreign-keys&gt;&lt;key app="EN" db-id="vsz0txw2kasep0e0tt1xv00hftd2p0aw90ft" timestamp="1764633475" guid="eafa6115-0fd2-46f2-92cc-d0f482400680"&gt;598&lt;/key&gt;&lt;/foreign-keys&gt;&lt;ref-type name="Newspaper Article"&gt;23&lt;/ref-type&gt;&lt;contributors&gt;&lt;authors&gt;&lt;author&gt;Han, Nydia&lt;/author&gt;&lt;author&gt;Rosenfeld, Maia&lt;/author&gt;&lt;/authors&gt;&lt;/contributors&gt;&lt;titles&gt;&lt;title&gt;Philadelphia area Latino residents face barriers to health insurance&lt;/title&gt;&lt;secondary-title&gt;ABC 6 Action News&lt;/secondary-title&gt;&lt;/titles&gt;&lt;dates&gt;&lt;year&gt;2021&lt;/year&gt;&lt;/dates&gt;&lt;urls&gt;&lt;related-urls&gt;&lt;url&gt;http://6abc.com/post/data-investigation-health-inequity-insurance-care/11057753/&lt;/url&gt;&lt;/related-urls&gt;&lt;/urls&gt;&lt;/record&gt;&lt;/Cite&gt;&lt;/EndNote&gt;</w:delInstrText>
        </w:r>
        <w:r w:rsidR="00E65377" w:rsidRPr="67E03662">
          <w:rPr>
            <w:sz w:val="21"/>
            <w:szCs w:val="21"/>
          </w:rPr>
          <w:fldChar w:fldCharType="separate"/>
        </w:r>
        <w:r w:rsidR="00A32E16">
          <w:rPr>
            <w:noProof/>
            <w:sz w:val="21"/>
            <w:szCs w:val="21"/>
          </w:rPr>
          <w:delText>(22)</w:delText>
        </w:r>
        <w:r w:rsidR="00E65377" w:rsidRPr="67E03662">
          <w:rPr>
            <w:sz w:val="21"/>
            <w:szCs w:val="21"/>
          </w:rPr>
          <w:fldChar w:fldCharType="end"/>
        </w:r>
        <w:r w:rsidR="00E65377" w:rsidRPr="67E03662">
          <w:rPr>
            <w:sz w:val="21"/>
            <w:szCs w:val="21"/>
          </w:rPr>
          <w:fldChar w:fldCharType="begin"/>
        </w:r>
        <w:r w:rsidR="00A32E16">
          <w:rPr>
            <w:sz w:val="21"/>
            <w:szCs w:val="21"/>
          </w:rPr>
          <w:delInstrText xml:space="preserve"> ADDIN EN.CITE &lt;EndNote&gt;&lt;Cite&gt;&lt;Author&gt;Passel&lt;/Author&gt;&lt;Year&gt;2024&lt;/Year&gt;&lt;RecNum&gt;298&lt;/RecNum&gt;&lt;DisplayText&gt;(23)&lt;/DisplayText&gt;&lt;record&gt;&lt;rec-number&gt;298&lt;/rec-number&gt;&lt;foreign-keys&gt;&lt;key app="EN" db-id="vsz0txw2kasep0e0tt1xv00hftd2p0aw90ft" timestamp="1758321960" guid="8a774704-bd36-4f04-a0a3-e3300c2e6859"&gt;298&lt;/key&gt;&lt;/foreign-keys&gt;&lt;ref-type name="Report"&gt;27&lt;/ref-type&gt;&lt;contributors&gt;&lt;authors&gt;&lt;author&gt;Jeffrey S. Passel&lt;/author&gt;&lt;author&gt;Jens Manuel Krogstad&lt;/author&gt;&lt;/authors&gt;&lt;/contributors&gt;&lt;titles&gt;&lt;title&gt;What we know about unauthorized immigrants living in the U.S.&lt;/title&gt;&lt;/titles&gt;&lt;dates&gt;&lt;year&gt;2024&lt;/year&gt;&lt;/dates&gt;&lt;publisher&gt;PEW Research Center&lt;/publisher&gt;&lt;urls&gt;&lt;related-urls&gt;&lt;url&gt;https://www.pewresearch.org/short-reads/2024/07/22/what-we-know-about-unauthorized-immigrants-living-in-the-us/&lt;/url&gt;&lt;/related-urls&gt;&lt;/urls&gt;&lt;/record&gt;&lt;/Cite&gt;&lt;/EndNote&gt;</w:delInstrText>
        </w:r>
        <w:r w:rsidR="00E65377" w:rsidRPr="67E03662">
          <w:rPr>
            <w:sz w:val="21"/>
            <w:szCs w:val="21"/>
          </w:rPr>
          <w:fldChar w:fldCharType="separate"/>
        </w:r>
        <w:r w:rsidR="00A32E16">
          <w:rPr>
            <w:noProof/>
            <w:sz w:val="21"/>
            <w:szCs w:val="21"/>
          </w:rPr>
          <w:delText>(23)</w:delText>
        </w:r>
        <w:r w:rsidR="00E65377" w:rsidRPr="67E03662">
          <w:rPr>
            <w:sz w:val="21"/>
            <w:szCs w:val="21"/>
          </w:rPr>
          <w:fldChar w:fldCharType="end"/>
        </w:r>
      </w:del>
      <w:ins w:id="127" w:author="Revisions" w:date="2026-07-10T09:33:00Z" w16du:dateUtc="2026-07-10T13:33:00Z">
        <w:r w:rsidR="00E65377" w:rsidRPr="00B378E6">
          <w:rPr>
            <w:sz w:val="21"/>
            <w:szCs w:val="21"/>
          </w:rPr>
          <w:fldChar w:fldCharType="begin"/>
        </w:r>
        <w:r w:rsidR="00FF4DEF" w:rsidRPr="00B378E6">
          <w:rPr>
            <w:sz w:val="21"/>
            <w:szCs w:val="21"/>
          </w:rPr>
          <w:instrText xml:space="preserve"> ADDIN EN.CITE &lt;EndNote&gt;&lt;Cite&gt;&lt;Author&gt;Han&lt;/Author&gt;&lt;Year&gt;2021&lt;/Year&gt;&lt;RecNum&gt;590&lt;/RecNum&gt;&lt;DisplayText&gt;(28, 29)&lt;/DisplayText&gt;&lt;record&gt;&lt;rec-number&gt;590&lt;/rec-number&gt;&lt;foreign-keys&gt;&lt;key app="EN" db-id="5ax92wdr7adtz5etxvfxdfr0s5z2etvt2v0z" timestamp="1779726244" guid="eafa6115-0fd2-46f2-92cc-d0f482400680"&gt;590&lt;/key&gt;&lt;/foreign-keys&gt;&lt;ref-type name="Newspaper Article"&gt;23&lt;/ref-type&gt;&lt;contributors&gt;&lt;authors&gt;&lt;author&gt;Han, Nydia&lt;/author&gt;&lt;author&gt;Rosenfeld, Maia&lt;/author&gt;&lt;/authors&gt;&lt;/contributors&gt;&lt;titles&gt;&lt;title&gt;Philadelphia area Latino residents face barriers to health insurance&lt;/title&gt;&lt;secondary-title&gt;ABC 6 Action News&lt;/secondary-title&gt;&lt;/titles&gt;&lt;dates&gt;&lt;year&gt;2021&lt;/year&gt;&lt;/dates&gt;&lt;urls&gt;&lt;related-urls&gt;&lt;url&gt;http://6abc.com/post/data-investigation-health-inequity-insurance-care/11057753/&lt;/url&gt;&lt;/related-urls&gt;&lt;/urls&gt;&lt;/record&gt;&lt;/Cite&gt;&lt;Cite&gt;&lt;Author&gt;Passel&lt;/Author&gt;&lt;Year&gt;2024&lt;/Year&gt;&lt;RecNum&gt;158&lt;/RecNum&gt;&lt;record&gt;&lt;rec-number&gt;158&lt;/rec-number&gt;&lt;foreign-keys&gt;&lt;key app="EN" db-id="5ax92wdr7adtz5etxvfxdfr0s5z2etvt2v0z" timestamp="1779722845" guid="8a774704-bd36-4f04-a0a3-e3300c2e6859"&gt;158&lt;/key&gt;&lt;/foreign-keys&gt;&lt;ref-type name="Report"&gt;27&lt;/ref-type&gt;&lt;contributors&gt;&lt;authors&gt;&lt;author&gt;Jeffrey S. Passel&lt;/author&gt;&lt;author&gt;Jens Manuel Krogstad&lt;/author&gt;&lt;/authors&gt;&lt;/contributors&gt;&lt;titles&gt;&lt;title&gt;What we know about unauthorized immigrants living in the U.S.&lt;/title&gt;&lt;/titles&gt;&lt;dates&gt;&lt;year&gt;2024&lt;/year&gt;&lt;/dates&gt;&lt;publisher&gt;PEW Research Center&lt;/publisher&gt;&lt;urls&gt;&lt;related-urls&gt;&lt;url&gt;https://www.pewresearch.org/short-reads/2024/07/22/what-we-know-about-unauthorized-immigrants-living-in-the-us/&lt;/url&gt;&lt;/related-urls&gt;&lt;/urls&gt;&lt;/record&gt;&lt;/Cite&gt;&lt;/EndNote&gt;</w:instrText>
        </w:r>
        <w:r w:rsidR="00E65377" w:rsidRPr="00B378E6">
          <w:rPr>
            <w:sz w:val="21"/>
            <w:szCs w:val="21"/>
          </w:rPr>
          <w:fldChar w:fldCharType="separate"/>
        </w:r>
        <w:r w:rsidR="00FF4DEF" w:rsidRPr="00B378E6">
          <w:rPr>
            <w:noProof/>
            <w:sz w:val="21"/>
            <w:szCs w:val="21"/>
          </w:rPr>
          <w:t>(28, 29)</w:t>
        </w:r>
        <w:r w:rsidR="00E65377" w:rsidRPr="00B378E6">
          <w:rPr>
            <w:sz w:val="21"/>
            <w:szCs w:val="21"/>
          </w:rPr>
          <w:fldChar w:fldCharType="end"/>
        </w:r>
      </w:ins>
      <w:r w:rsidR="00777087" w:rsidRPr="00B378E6">
        <w:rPr>
          <w:sz w:val="21"/>
          <w:szCs w:val="21"/>
        </w:rPr>
        <w:t xml:space="preserve"> </w:t>
      </w:r>
      <w:r w:rsidR="08EE906A" w:rsidRPr="00B378E6">
        <w:rPr>
          <w:sz w:val="21"/>
          <w:szCs w:val="21"/>
        </w:rPr>
        <w:t>Co</w:t>
      </w:r>
      <w:r w:rsidR="78BB8CE7" w:rsidRPr="00B378E6">
        <w:rPr>
          <w:sz w:val="21"/>
          <w:szCs w:val="21"/>
        </w:rPr>
        <w:t>uncil members</w:t>
      </w:r>
      <w:r w:rsidR="00A126BA" w:rsidRPr="00B378E6">
        <w:rPr>
          <w:sz w:val="21"/>
          <w:szCs w:val="21"/>
        </w:rPr>
        <w:t xml:space="preserve"> </w:t>
      </w:r>
      <w:r w:rsidR="00EB1FB0" w:rsidRPr="00B378E6">
        <w:rPr>
          <w:sz w:val="21"/>
          <w:szCs w:val="21"/>
        </w:rPr>
        <w:t xml:space="preserve"> have influence over local efforts to provide health care for city residents. </w:t>
      </w:r>
      <w:r w:rsidR="001A140D" w:rsidRPr="00B378E6">
        <w:rPr>
          <w:sz w:val="21"/>
          <w:szCs w:val="21"/>
        </w:rPr>
        <w:t>For example, t</w:t>
      </w:r>
      <w:r w:rsidR="00EB1FB0" w:rsidRPr="00B378E6">
        <w:rPr>
          <w:sz w:val="21"/>
          <w:szCs w:val="21"/>
        </w:rPr>
        <w:t>hey can lobby for more resources for mobile healthcare outreach</w:t>
      </w:r>
      <w:r w:rsidR="00412B5A" w:rsidRPr="00B378E6">
        <w:rPr>
          <w:sz w:val="21"/>
          <w:szCs w:val="21"/>
        </w:rPr>
        <w:t xml:space="preserve">, </w:t>
      </w:r>
      <w:r w:rsidR="17F3B605" w:rsidRPr="00B378E6">
        <w:rPr>
          <w:sz w:val="21"/>
          <w:szCs w:val="21"/>
        </w:rPr>
        <w:t xml:space="preserve">health center availability, </w:t>
      </w:r>
      <w:r w:rsidR="00EB1FB0" w:rsidRPr="00B378E6">
        <w:rPr>
          <w:sz w:val="21"/>
          <w:szCs w:val="21"/>
        </w:rPr>
        <w:t xml:space="preserve">or push state lawmakers to </w:t>
      </w:r>
      <w:r w:rsidR="00992FED" w:rsidRPr="00B378E6">
        <w:rPr>
          <w:sz w:val="21"/>
          <w:szCs w:val="21"/>
        </w:rPr>
        <w:t>improve</w:t>
      </w:r>
      <w:r w:rsidR="00DF0781" w:rsidRPr="00B378E6">
        <w:rPr>
          <w:sz w:val="21"/>
          <w:szCs w:val="21"/>
        </w:rPr>
        <w:t xml:space="preserve"> health insurance option</w:t>
      </w:r>
      <w:r w:rsidR="00992FED" w:rsidRPr="00B378E6">
        <w:rPr>
          <w:sz w:val="21"/>
          <w:szCs w:val="21"/>
        </w:rPr>
        <w:t>s</w:t>
      </w:r>
      <w:r w:rsidR="00DF0781" w:rsidRPr="00B378E6">
        <w:rPr>
          <w:sz w:val="21"/>
          <w:szCs w:val="21"/>
        </w:rPr>
        <w:t xml:space="preserve"> for </w:t>
      </w:r>
      <w:r w:rsidR="00014628" w:rsidRPr="00B378E6">
        <w:rPr>
          <w:sz w:val="21"/>
          <w:szCs w:val="21"/>
        </w:rPr>
        <w:t>uninsured</w:t>
      </w:r>
      <w:r w:rsidR="00DF0781" w:rsidRPr="00B378E6">
        <w:rPr>
          <w:sz w:val="21"/>
          <w:szCs w:val="21"/>
        </w:rPr>
        <w:t xml:space="preserve"> residents</w:t>
      </w:r>
      <w:r w:rsidR="00E64E8C" w:rsidRPr="00B378E6">
        <w:rPr>
          <w:sz w:val="21"/>
          <w:szCs w:val="21"/>
        </w:rPr>
        <w:t xml:space="preserve"> </w:t>
      </w:r>
      <w:del w:id="128" w:author="Revisions" w:date="2026-07-10T09:33:00Z" w16du:dateUtc="2026-07-10T13:33:00Z">
        <w:r w:rsidR="00E65377" w:rsidRPr="67E03662">
          <w:rPr>
            <w:sz w:val="21"/>
            <w:szCs w:val="21"/>
          </w:rPr>
          <w:fldChar w:fldCharType="begin"/>
        </w:r>
        <w:r w:rsidR="00A32E16">
          <w:rPr>
            <w:sz w:val="21"/>
            <w:szCs w:val="21"/>
          </w:rPr>
          <w:delInstrText xml:space="preserve"> ADDIN EN.CITE &lt;EndNote&gt;&lt;Cite&gt;&lt;Author&gt;Casserly&lt;/Author&gt;&lt;Year&gt;2017&lt;/Year&gt;&lt;RecNum&gt;599&lt;/RecNum&gt;&lt;DisplayText&gt;(24)&lt;/DisplayText&gt;&lt;record&gt;&lt;rec-number&gt;599&lt;/rec-number&gt;&lt;foreign-keys&gt;&lt;key app="EN" db-id="vsz0txw2kasep0e0tt1xv00hftd2p0aw90ft" timestamp="1764633941" guid="e4e4ee03-4469-4927-9e30-ab40f23d687b"&gt;599&lt;/key&gt;&lt;/foreign-keys&gt;&lt;ref-type name="Pamphlet"&gt;24&lt;/ref-type&gt;&lt;contributors&gt;&lt;authors&gt;&lt;author&gt;Casserly, Danna&lt;/author&gt;&lt;/authors&gt;&lt;/contributors&gt;&lt;titles&gt;&lt;title&gt;Health Care for Immigrants: A Manual for Advocates in Pennsylvania&lt;/title&gt;&lt;/titles&gt;&lt;dates&gt;&lt;year&gt;2017&lt;/year&gt;&lt;/dates&gt;&lt;publisher&gt;Pennsylvania Health Law Project&lt;/publisher&gt;&lt;urls&gt;&lt;related-urls&gt;&lt;url&gt;https://www.phlp.org/uploads/attachments/ckdhout757n4vy8u8bw8ak92x-immigrant-health-care-manual-for-advocates-june-2017-update.pdf&lt;/url&gt;&lt;/related-urls&gt;&lt;/urls&gt;&lt;/record&gt;&lt;/Cite&gt;&lt;/EndNote&gt;</w:delInstrText>
        </w:r>
        <w:r w:rsidR="00E65377" w:rsidRPr="67E03662">
          <w:rPr>
            <w:sz w:val="21"/>
            <w:szCs w:val="21"/>
          </w:rPr>
          <w:fldChar w:fldCharType="separate"/>
        </w:r>
        <w:r w:rsidR="00A32E16">
          <w:rPr>
            <w:noProof/>
            <w:sz w:val="21"/>
            <w:szCs w:val="21"/>
          </w:rPr>
          <w:delText>(24)</w:delText>
        </w:r>
        <w:r w:rsidR="00E65377" w:rsidRPr="67E03662">
          <w:rPr>
            <w:sz w:val="21"/>
            <w:szCs w:val="21"/>
          </w:rPr>
          <w:fldChar w:fldCharType="end"/>
        </w:r>
        <w:r w:rsidR="00992FED" w:rsidRPr="67E03662">
          <w:rPr>
            <w:sz w:val="21"/>
            <w:szCs w:val="21"/>
          </w:rPr>
          <w:delText>.</w:delText>
        </w:r>
      </w:del>
      <w:ins w:id="129" w:author="Revisions" w:date="2026-07-10T09:33:00Z" w16du:dateUtc="2026-07-10T13:33:00Z">
        <w:r w:rsidR="00E65377" w:rsidRPr="00B378E6">
          <w:rPr>
            <w:sz w:val="21"/>
            <w:szCs w:val="21"/>
          </w:rPr>
          <w:fldChar w:fldCharType="begin"/>
        </w:r>
        <w:r w:rsidR="00FF4DEF" w:rsidRPr="00B378E6">
          <w:rPr>
            <w:sz w:val="21"/>
            <w:szCs w:val="21"/>
          </w:rPr>
          <w:instrText xml:space="preserve"> ADDIN EN.CITE &lt;EndNote&gt;&lt;Cite&gt;&lt;Author&gt;Casserly&lt;/Author&gt;&lt;Year&gt;2017&lt;/Year&gt;&lt;RecNum&gt;591&lt;/RecNum&gt;&lt;DisplayText&gt;(30)&lt;/DisplayText&gt;&lt;record&gt;&lt;rec-number&gt;591&lt;/rec-number&gt;&lt;foreign-keys&gt;&lt;key app="EN" db-id="5ax92wdr7adtz5etxvfxdfr0s5z2etvt2v0z" timestamp="1779726244" guid="e4e4ee03-4469-4927-9e30-ab40f23d687b"&gt;591&lt;/key&gt;&lt;/foreign-keys&gt;&lt;ref-type name="Pamphlet"&gt;24&lt;/ref-type&gt;&lt;contributors&gt;&lt;authors&gt;&lt;author&gt;Casserly, Danna&lt;/author&gt;&lt;/authors&gt;&lt;/contributors&gt;&lt;titles&gt;&lt;title&gt;Health Care for Immigrants: A Manual for Advocates in Pennsylvania&lt;/title&gt;&lt;/titles&gt;&lt;dates&gt;&lt;year&gt;2017&lt;/year&gt;&lt;/dates&gt;&lt;publisher&gt;Pennsylvania Health Law Project&lt;/publisher&gt;&lt;urls&gt;&lt;related-urls&gt;&lt;url&gt;https://www.phlp.org/uploads/attachments/ckdhout757n4vy8u8bw8ak92x-immigrant-health-care-manual-for-advocates-june-2017-update.pdf&lt;/url&gt;&lt;/related-urls&gt;&lt;/urls&gt;&lt;/record&gt;&lt;/Cite&gt;&lt;/EndNote&gt;</w:instrText>
        </w:r>
        <w:r w:rsidR="00E65377" w:rsidRPr="00B378E6">
          <w:rPr>
            <w:sz w:val="21"/>
            <w:szCs w:val="21"/>
          </w:rPr>
          <w:fldChar w:fldCharType="separate"/>
        </w:r>
        <w:r w:rsidR="00FF4DEF" w:rsidRPr="00B378E6">
          <w:rPr>
            <w:noProof/>
            <w:sz w:val="21"/>
            <w:szCs w:val="21"/>
          </w:rPr>
          <w:t>(30)</w:t>
        </w:r>
        <w:r w:rsidR="00E65377" w:rsidRPr="00B378E6">
          <w:rPr>
            <w:sz w:val="21"/>
            <w:szCs w:val="21"/>
          </w:rPr>
          <w:fldChar w:fldCharType="end"/>
        </w:r>
        <w:r w:rsidR="00992FED" w:rsidRPr="00B378E6">
          <w:rPr>
            <w:sz w:val="21"/>
            <w:szCs w:val="21"/>
          </w:rPr>
          <w:t>.</w:t>
        </w:r>
      </w:ins>
      <w:r w:rsidR="00992FED" w:rsidRPr="00B378E6">
        <w:rPr>
          <w:sz w:val="21"/>
          <w:szCs w:val="21"/>
        </w:rPr>
        <w:t xml:space="preserve"> </w:t>
      </w:r>
    </w:p>
    <w:p w14:paraId="113764FE" w14:textId="7B401B99" w:rsidR="13145F07" w:rsidRPr="00B378E6" w:rsidRDefault="13145F07" w:rsidP="00B378E6">
      <w:pPr>
        <w:spacing w:before="240" w:after="240"/>
        <w:rPr>
          <w:rFonts w:ascii="Aptos" w:eastAsia="Aptos" w:hAnsi="Aptos" w:cs="Aptos"/>
          <w:sz w:val="21"/>
          <w:szCs w:val="21"/>
        </w:rPr>
      </w:pPr>
      <w:r w:rsidRPr="00B378E6">
        <w:rPr>
          <w:rFonts w:ascii="Aptos" w:eastAsia="Aptos" w:hAnsi="Aptos" w:cs="Aptos"/>
          <w:sz w:val="21"/>
          <w:szCs w:val="21"/>
        </w:rPr>
        <w:t>Understanding both district-level averages and within-district variation is essential. While district-level metrics offer a snapshot for comparison across districts, sub-district data (e.g., by census tract) reveal whether needs are evenly distributed or concentrated in specific areas. Political gerrymandering,</w:t>
      </w:r>
      <w:r w:rsidR="00593FD9" w:rsidRPr="00B378E6">
        <w:rPr>
          <w:rFonts w:ascii="Aptos" w:eastAsia="Aptos" w:hAnsi="Aptos" w:cs="Aptos"/>
          <w:sz w:val="21"/>
          <w:szCs w:val="21"/>
        </w:rPr>
        <w:t xml:space="preserve"> </w:t>
      </w:r>
      <w:del w:id="130" w:author="Revisions" w:date="2026-07-10T09:33:00Z" w16du:dateUtc="2026-07-10T13:33:00Z">
        <w:r w:rsidRPr="63AE63DD">
          <w:rPr>
            <w:sz w:val="21"/>
            <w:szCs w:val="21"/>
          </w:rPr>
          <w:delText>that</w:delText>
        </w:r>
      </w:del>
      <w:ins w:id="131" w:author="Revisions" w:date="2026-07-10T09:33:00Z" w16du:dateUtc="2026-07-10T13:33:00Z">
        <w:r w:rsidR="00593FD9" w:rsidRPr="00B378E6">
          <w:rPr>
            <w:rFonts w:ascii="Aptos" w:eastAsia="Aptos" w:hAnsi="Aptos" w:cs="Aptos"/>
            <w:sz w:val="21"/>
            <w:szCs w:val="21"/>
          </w:rPr>
          <w:t xml:space="preserve">a strategic </w:t>
        </w:r>
        <w:r w:rsidR="00482317" w:rsidRPr="00B378E6">
          <w:rPr>
            <w:rFonts w:ascii="Aptos" w:eastAsia="Aptos" w:hAnsi="Aptos" w:cs="Aptos"/>
            <w:sz w:val="21"/>
            <w:szCs w:val="21"/>
          </w:rPr>
          <w:t>use of the Modifiable Areal Unit Problem</w:t>
        </w:r>
        <w:r w:rsidR="007D765F" w:rsidRPr="00B378E6">
          <w:rPr>
            <w:rFonts w:ascii="Aptos" w:eastAsia="Aptos" w:hAnsi="Aptos" w:cs="Aptos"/>
            <w:sz w:val="21"/>
            <w:szCs w:val="21"/>
          </w:rPr>
          <w:t xml:space="preserve"> (MAUP)</w:t>
        </w:r>
        <w:r w:rsidR="001A10DC" w:rsidRPr="00B378E6">
          <w:rPr>
            <w:rFonts w:ascii="Aptos" w:eastAsia="Aptos" w:hAnsi="Aptos" w:cs="Aptos"/>
            <w:sz w:val="21"/>
            <w:szCs w:val="21"/>
          </w:rPr>
          <w:t xml:space="preserve"> </w:t>
        </w:r>
        <w:r w:rsidR="001A10DC" w:rsidRPr="00B378E6">
          <w:rPr>
            <w:rFonts w:ascii="Aptos" w:eastAsia="Aptos" w:hAnsi="Aptos" w:cs="Aptos"/>
            <w:sz w:val="21"/>
            <w:szCs w:val="21"/>
          </w:rPr>
          <w:fldChar w:fldCharType="begin"/>
        </w:r>
        <w:r w:rsidR="00FF4DEF" w:rsidRPr="00B378E6">
          <w:rPr>
            <w:rFonts w:ascii="Aptos" w:eastAsia="Aptos" w:hAnsi="Aptos" w:cs="Aptos"/>
            <w:sz w:val="21"/>
            <w:szCs w:val="21"/>
          </w:rPr>
          <w:instrText xml:space="preserve"> ADDIN EN.CITE &lt;EndNote&gt;&lt;Cite&gt;&lt;Author&gt;Wong&lt;/Author&gt;&lt;Year&gt;2004&lt;/Year&gt;&lt;RecNum&gt;704&lt;/RecNum&gt;&lt;DisplayText&gt;(31)&lt;/DisplayText&gt;&lt;record&gt;&lt;rec-number&gt;704&lt;/rec-number&gt;&lt;foreign-keys&gt;&lt;key app="EN" db-id="5ax92wdr7adtz5etxvfxdfr0s5z2etvt2v0z" timestamp="1780247048"&gt;704&lt;/key&gt;&lt;/foreign-keys&gt;&lt;ref-type name="Book Section"&gt;5&lt;/ref-type&gt;&lt;contributors&gt;&lt;authors&gt;&lt;author&gt;D.W.S. Wong&lt;/author&gt;&lt;/authors&gt;&lt;secondary-authors&gt;&lt;author&gt;Janelle, D.G., Warf, B., Hansen, K.&lt;/author&gt;&lt;/secondary-authors&gt;&lt;/contributors&gt;&lt;titles&gt;&lt;title&gt;The Modifiable Areal Unit Problem (MAUP)&lt;/title&gt;&lt;secondary-title&gt;WorldMinds: Geographical Perspectives on 100 Problems&lt;/secondary-title&gt;&lt;/titles&gt;&lt;dates&gt;&lt;year&gt;2004&lt;/year&gt;&lt;/dates&gt;&lt;pub-location&gt;Dordrecht&lt;/pub-location&gt;&lt;publisher&gt;Springer&lt;/publisher&gt;&lt;isbn&gt;978-1-4020-2352-1&lt;/isbn&gt;&lt;urls&gt;&lt;/urls&gt;&lt;electronic-resource-num&gt;https://doi.org/10.1007/978-1-4020-2352-1_93&lt;/electronic-resource-num&gt;&lt;/record&gt;&lt;/Cite&gt;&lt;/EndNote&gt;</w:instrText>
        </w:r>
        <w:r w:rsidR="001A10DC" w:rsidRPr="00B378E6">
          <w:rPr>
            <w:rFonts w:ascii="Aptos" w:eastAsia="Aptos" w:hAnsi="Aptos" w:cs="Aptos"/>
            <w:sz w:val="21"/>
            <w:szCs w:val="21"/>
          </w:rPr>
          <w:fldChar w:fldCharType="separate"/>
        </w:r>
        <w:r w:rsidR="00FF4DEF" w:rsidRPr="00B378E6">
          <w:rPr>
            <w:rFonts w:ascii="Aptos" w:eastAsia="Aptos" w:hAnsi="Aptos" w:cs="Aptos"/>
            <w:noProof/>
            <w:sz w:val="21"/>
            <w:szCs w:val="21"/>
          </w:rPr>
          <w:t>(31)</w:t>
        </w:r>
        <w:r w:rsidR="001A10DC" w:rsidRPr="00B378E6">
          <w:rPr>
            <w:rFonts w:ascii="Aptos" w:eastAsia="Aptos" w:hAnsi="Aptos" w:cs="Aptos"/>
            <w:sz w:val="21"/>
            <w:szCs w:val="21"/>
          </w:rPr>
          <w:fldChar w:fldCharType="end"/>
        </w:r>
        <w:r w:rsidRPr="00B378E6">
          <w:rPr>
            <w:sz w:val="21"/>
            <w:szCs w:val="21"/>
          </w:rPr>
          <w:t>,</w:t>
        </w:r>
      </w:ins>
      <w:r w:rsidRPr="00B378E6">
        <w:rPr>
          <w:sz w:val="21"/>
          <w:szCs w:val="21"/>
        </w:rPr>
        <w:t xml:space="preserve"> </w:t>
      </w:r>
      <w:r w:rsidR="00F7555B" w:rsidRPr="00B378E6">
        <w:rPr>
          <w:sz w:val="21"/>
          <w:szCs w:val="21"/>
        </w:rPr>
        <w:t>is</w:t>
      </w:r>
      <w:del w:id="132" w:author="Revisions" w:date="2026-07-10T09:33:00Z" w16du:dateUtc="2026-07-10T13:33:00Z">
        <w:r w:rsidRPr="63AE63DD">
          <w:rPr>
            <w:sz w:val="21"/>
            <w:szCs w:val="21"/>
          </w:rPr>
          <w:delText>,</w:delText>
        </w:r>
      </w:del>
      <w:r w:rsidR="00F7555B" w:rsidRPr="00B378E6">
        <w:rPr>
          <w:sz w:val="21"/>
          <w:szCs w:val="21"/>
        </w:rPr>
        <w:t xml:space="preserve"> </w:t>
      </w:r>
      <w:r w:rsidRPr="00B378E6">
        <w:rPr>
          <w:sz w:val="21"/>
          <w:szCs w:val="21"/>
        </w:rPr>
        <w:t>when politicians draw district boundaries for their own (or their political parties) benefit</w:t>
      </w:r>
      <w:del w:id="133" w:author="Revisions" w:date="2026-07-10T09:33:00Z" w16du:dateUtc="2026-07-10T13:33:00Z">
        <w:r w:rsidRPr="63AE63DD">
          <w:rPr>
            <w:sz w:val="21"/>
            <w:szCs w:val="21"/>
          </w:rPr>
          <w:delText>,</w:delText>
        </w:r>
        <w:r w:rsidRPr="63AE63DD">
          <w:rPr>
            <w:rFonts w:ascii="Aptos" w:eastAsia="Aptos" w:hAnsi="Aptos" w:cs="Aptos"/>
            <w:sz w:val="21"/>
            <w:szCs w:val="21"/>
          </w:rPr>
          <w:delText xml:space="preserve"> can</w:delText>
        </w:r>
      </w:del>
      <w:ins w:id="134" w:author="Revisions" w:date="2026-07-10T09:33:00Z" w16du:dateUtc="2026-07-10T13:33:00Z">
        <w:r w:rsidR="00F7555B" w:rsidRPr="00B378E6">
          <w:rPr>
            <w:sz w:val="21"/>
            <w:szCs w:val="21"/>
          </w:rPr>
          <w:t>. It</w:t>
        </w:r>
        <w:r w:rsidRPr="00B378E6">
          <w:rPr>
            <w:rFonts w:ascii="Aptos" w:eastAsia="Aptos" w:hAnsi="Aptos" w:cs="Aptos"/>
            <w:sz w:val="21"/>
            <w:szCs w:val="21"/>
          </w:rPr>
          <w:t xml:space="preserve"> </w:t>
        </w:r>
        <w:r w:rsidR="00F7555B" w:rsidRPr="00B378E6">
          <w:rPr>
            <w:rFonts w:ascii="Aptos" w:eastAsia="Aptos" w:hAnsi="Aptos" w:cs="Aptos"/>
            <w:sz w:val="21"/>
            <w:szCs w:val="21"/>
          </w:rPr>
          <w:t>has been shown to</w:t>
        </w:r>
      </w:ins>
      <w:r w:rsidRPr="00B378E6">
        <w:rPr>
          <w:rFonts w:ascii="Aptos" w:eastAsia="Aptos" w:hAnsi="Aptos" w:cs="Aptos"/>
          <w:sz w:val="21"/>
          <w:szCs w:val="21"/>
        </w:rPr>
        <w:t xml:space="preserve"> exacerbate disparities by creating districts with </w:t>
      </w:r>
      <w:r w:rsidR="27683EA9" w:rsidRPr="00B378E6">
        <w:rPr>
          <w:sz w:val="21"/>
          <w:szCs w:val="21"/>
        </w:rPr>
        <w:t>higher internal and or between district variation</w:t>
      </w:r>
      <w:r w:rsidR="0056449B" w:rsidRPr="00B378E6">
        <w:rPr>
          <w:sz w:val="21"/>
          <w:szCs w:val="21"/>
        </w:rPr>
        <w:t xml:space="preserve"> </w:t>
      </w:r>
      <w:r w:rsidR="0056449B" w:rsidRPr="00B378E6">
        <w:rPr>
          <w:sz w:val="21"/>
          <w:szCs w:val="21"/>
        </w:rPr>
        <w:fldChar w:fldCharType="begin">
          <w:fldData xml:space="preserve">PEVuZE5vdGU+PENpdGU+PEF1dGhvcj5SdXNob3ZpY2g8L0F1dGhvcj48WWVhcj4yMDI0PC9ZZWFy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</w:fldData>
        </w:fldChar>
      </w:r>
      <w:r w:rsidR="00A820B2" w:rsidRPr="00B378E6">
        <w:rPr>
          <w:sz w:val="21"/>
          <w:szCs w:val="21"/>
        </w:rPr>
        <w:instrText xml:space="preserve"> ADDIN EN.CITE </w:instrText>
      </w:r>
      <w:r w:rsidR="00A820B2" w:rsidRPr="00B378E6">
        <w:rPr>
          <w:sz w:val="21"/>
          <w:szCs w:val="21"/>
        </w:rPr>
        <w:fldChar w:fldCharType="begin">
          <w:fldData xml:space="preserve">PEVuZE5vdGU+PENpdGU+PEF1dGhvcj5SdXNob3ZpY2g8L0F1dGhvcj48WWVhcj4yMDI0PC9ZZWFy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</w:fldData>
        </w:fldChar>
      </w:r>
      <w:r w:rsidR="00A820B2" w:rsidRPr="00B378E6">
        <w:rPr>
          <w:sz w:val="21"/>
          <w:szCs w:val="21"/>
        </w:rPr>
        <w:instrText xml:space="preserve"> ADDIN EN.CITE.DATA </w:instrText>
      </w:r>
      <w:r w:rsidR="00A820B2" w:rsidRPr="00B378E6">
        <w:rPr>
          <w:sz w:val="21"/>
          <w:szCs w:val="21"/>
        </w:rPr>
      </w:r>
      <w:r w:rsidR="00A820B2" w:rsidRPr="00B378E6">
        <w:rPr>
          <w:sz w:val="21"/>
          <w:szCs w:val="21"/>
        </w:rPr>
        <w:fldChar w:fldCharType="end"/>
      </w:r>
      <w:r w:rsidR="0056449B" w:rsidRPr="00B378E6">
        <w:rPr>
          <w:sz w:val="21"/>
          <w:szCs w:val="21"/>
        </w:rPr>
      </w:r>
      <w:r w:rsidR="0056449B" w:rsidRPr="00B378E6">
        <w:rPr>
          <w:sz w:val="21"/>
          <w:szCs w:val="21"/>
        </w:rPr>
        <w:fldChar w:fldCharType="separate"/>
      </w:r>
      <w:r w:rsidR="00710449" w:rsidRPr="00B378E6">
        <w:rPr>
          <w:noProof/>
          <w:sz w:val="21"/>
          <w:szCs w:val="21"/>
        </w:rPr>
        <w:t>(1, 2)</w:t>
      </w:r>
      <w:r w:rsidR="0056449B" w:rsidRPr="00B378E6">
        <w:rPr>
          <w:sz w:val="21"/>
          <w:szCs w:val="21"/>
        </w:rPr>
        <w:fldChar w:fldCharType="end"/>
      </w:r>
      <w:r w:rsidR="0056449B" w:rsidRPr="00B378E6">
        <w:rPr>
          <w:rFonts w:ascii="Aptos" w:eastAsia="Aptos" w:hAnsi="Aptos" w:cs="Aptos"/>
          <w:sz w:val="21"/>
          <w:szCs w:val="21"/>
        </w:rPr>
        <w:t xml:space="preserve">. </w:t>
      </w:r>
      <w:r w:rsidR="15AA504D" w:rsidRPr="00B378E6">
        <w:rPr>
          <w:rFonts w:ascii="Aptos" w:eastAsia="Aptos" w:hAnsi="Aptos" w:cs="Aptos"/>
          <w:sz w:val="21"/>
          <w:szCs w:val="21"/>
        </w:rPr>
        <w:t xml:space="preserve">Examining </w:t>
      </w:r>
      <w:r w:rsidRPr="00B378E6">
        <w:rPr>
          <w:rFonts w:ascii="Aptos" w:eastAsia="Aptos" w:hAnsi="Aptos" w:cs="Aptos"/>
          <w:sz w:val="21"/>
          <w:szCs w:val="21"/>
        </w:rPr>
        <w:t xml:space="preserve">health metrics at both the tract and district levels </w:t>
      </w:r>
      <w:ins w:id="135" w:author="Revisions" w:date="2026-07-10T09:33:00Z" w16du:dateUtc="2026-07-10T13:33:00Z">
        <w:r w:rsidR="00AD0CFF" w:rsidRPr="00B378E6">
          <w:rPr>
            <w:rFonts w:ascii="Aptos" w:eastAsia="Aptos" w:hAnsi="Aptos" w:cs="Aptos"/>
            <w:sz w:val="21"/>
            <w:szCs w:val="21"/>
          </w:rPr>
          <w:t xml:space="preserve">alleviates </w:t>
        </w:r>
        <w:r w:rsidR="00045361" w:rsidRPr="00B378E6">
          <w:rPr>
            <w:rFonts w:ascii="Aptos" w:eastAsia="Aptos" w:hAnsi="Aptos" w:cs="Aptos"/>
            <w:sz w:val="21"/>
            <w:szCs w:val="21"/>
          </w:rPr>
          <w:t>MAUP issues,</w:t>
        </w:r>
        <w:r w:rsidR="00AD0CFF" w:rsidRPr="00B378E6">
          <w:rPr>
            <w:rFonts w:ascii="Aptos" w:eastAsia="Aptos" w:hAnsi="Aptos" w:cs="Aptos"/>
            <w:sz w:val="21"/>
            <w:szCs w:val="21"/>
          </w:rPr>
          <w:t xml:space="preserve"> and </w:t>
        </w:r>
      </w:ins>
      <w:r w:rsidRPr="00B378E6">
        <w:rPr>
          <w:rFonts w:ascii="Aptos" w:eastAsia="Aptos" w:hAnsi="Aptos" w:cs="Aptos"/>
          <w:sz w:val="21"/>
          <w:szCs w:val="21"/>
        </w:rPr>
        <w:t>can uncover shared burdens across district lines, encouraging cross-district collaboration to address common challenges.</w:t>
      </w:r>
      <w:ins w:id="136" w:author="Revisions" w:date="2026-07-10T09:33:00Z" w16du:dateUtc="2026-07-10T13:33:00Z">
        <w:r w:rsidR="00821684" w:rsidRPr="00B378E6">
          <w:rPr>
            <w:rFonts w:ascii="Aptos" w:eastAsia="Aptos" w:hAnsi="Aptos" w:cs="Aptos"/>
            <w:sz w:val="21"/>
            <w:szCs w:val="21"/>
          </w:rPr>
          <w:t xml:space="preserve"> </w:t>
        </w:r>
        <w:r w:rsidR="00410EE1">
          <w:rPr>
            <w:rFonts w:ascii="Aptos" w:eastAsia="Aptos" w:hAnsi="Aptos" w:cs="Aptos"/>
            <w:sz w:val="21"/>
            <w:szCs w:val="21"/>
          </w:rPr>
          <w:t xml:space="preserve">Users of </w:t>
        </w:r>
        <w:r w:rsidR="00214F85">
          <w:rPr>
            <w:rFonts w:ascii="Aptos" w:eastAsia="Aptos" w:hAnsi="Aptos" w:cs="Aptos"/>
            <w:sz w:val="21"/>
            <w:szCs w:val="21"/>
          </w:rPr>
          <w:t>district</w:t>
        </w:r>
        <w:r w:rsidR="00410EE1">
          <w:rPr>
            <w:rFonts w:ascii="Aptos" w:eastAsia="Aptos" w:hAnsi="Aptos" w:cs="Aptos"/>
            <w:sz w:val="21"/>
            <w:szCs w:val="21"/>
          </w:rPr>
          <w:t xml:space="preserve"> data should also keep in mind the Uncertain Geographical Context Problem </w:t>
        </w:r>
        <w:r w:rsidR="0075388A">
          <w:rPr>
            <w:rFonts w:ascii="Aptos" w:eastAsia="Aptos" w:hAnsi="Aptos" w:cs="Aptos"/>
            <w:sz w:val="21"/>
            <w:szCs w:val="21"/>
          </w:rPr>
          <w:t xml:space="preserve">and </w:t>
        </w:r>
        <w:r w:rsidR="002621CB">
          <w:rPr>
            <w:rFonts w:ascii="Aptos" w:eastAsia="Aptos" w:hAnsi="Aptos" w:cs="Aptos"/>
            <w:sz w:val="21"/>
            <w:szCs w:val="21"/>
          </w:rPr>
          <w:t xml:space="preserve">be mindful </w:t>
        </w:r>
        <w:r w:rsidR="0008734E">
          <w:rPr>
            <w:rFonts w:ascii="Aptos" w:eastAsia="Aptos" w:hAnsi="Aptos" w:cs="Aptos"/>
            <w:sz w:val="21"/>
            <w:szCs w:val="21"/>
          </w:rPr>
          <w:t>about</w:t>
        </w:r>
        <w:r w:rsidR="00214F85">
          <w:rPr>
            <w:rFonts w:ascii="Aptos" w:eastAsia="Aptos" w:hAnsi="Aptos" w:cs="Aptos"/>
            <w:sz w:val="21"/>
            <w:szCs w:val="21"/>
          </w:rPr>
          <w:t xml:space="preserve"> </w:t>
        </w:r>
        <w:r w:rsidR="00202552">
          <w:rPr>
            <w:rFonts w:ascii="Aptos" w:eastAsia="Aptos" w:hAnsi="Aptos" w:cs="Aptos"/>
            <w:sz w:val="21"/>
            <w:szCs w:val="21"/>
          </w:rPr>
          <w:t>the specific timing and manor in which</w:t>
        </w:r>
        <w:r w:rsidR="00214F85">
          <w:rPr>
            <w:rFonts w:ascii="Aptos" w:eastAsia="Aptos" w:hAnsi="Aptos" w:cs="Aptos"/>
            <w:sz w:val="21"/>
            <w:szCs w:val="21"/>
          </w:rPr>
          <w:t xml:space="preserve"> </w:t>
        </w:r>
        <w:r w:rsidR="00AB103F">
          <w:rPr>
            <w:rFonts w:ascii="Aptos" w:eastAsia="Aptos" w:hAnsi="Aptos" w:cs="Aptos"/>
            <w:sz w:val="21"/>
            <w:szCs w:val="21"/>
          </w:rPr>
          <w:t>neighborhood</w:t>
        </w:r>
        <w:r w:rsidR="00214F85">
          <w:rPr>
            <w:rFonts w:ascii="Aptos" w:eastAsia="Aptos" w:hAnsi="Aptos" w:cs="Aptos"/>
            <w:sz w:val="21"/>
            <w:szCs w:val="21"/>
          </w:rPr>
          <w:t xml:space="preserve"> conditions </w:t>
        </w:r>
        <w:r w:rsidR="00AB103F">
          <w:rPr>
            <w:rFonts w:ascii="Aptos" w:eastAsia="Aptos" w:hAnsi="Aptos" w:cs="Aptos"/>
            <w:sz w:val="21"/>
            <w:szCs w:val="21"/>
          </w:rPr>
          <w:t>influence people</w:t>
        </w:r>
        <w:r w:rsidR="00BB0CFE">
          <w:rPr>
            <w:rFonts w:ascii="Aptos" w:eastAsia="Aptos" w:hAnsi="Aptos" w:cs="Aptos"/>
            <w:sz w:val="21"/>
            <w:szCs w:val="21"/>
          </w:rPr>
          <w:t>’</w:t>
        </w:r>
        <w:r w:rsidR="00AB103F">
          <w:rPr>
            <w:rFonts w:ascii="Aptos" w:eastAsia="Aptos" w:hAnsi="Aptos" w:cs="Aptos"/>
            <w:sz w:val="21"/>
            <w:szCs w:val="21"/>
          </w:rPr>
          <w:t>s lives</w:t>
        </w:r>
        <w:r w:rsidR="00B76663">
          <w:rPr>
            <w:rFonts w:ascii="Aptos" w:eastAsia="Aptos" w:hAnsi="Aptos" w:cs="Aptos"/>
            <w:sz w:val="21"/>
            <w:szCs w:val="21"/>
          </w:rPr>
          <w:t xml:space="preserve"> </w:t>
        </w:r>
        <w:r w:rsidR="00B76663">
          <w:rPr>
            <w:rFonts w:ascii="Aptos" w:eastAsia="Aptos" w:hAnsi="Aptos" w:cs="Aptos"/>
            <w:sz w:val="21"/>
            <w:szCs w:val="21"/>
          </w:rPr>
          <w:fldChar w:fldCharType="begin"/>
        </w:r>
        <w:r w:rsidR="00B76663">
          <w:rPr>
            <w:rFonts w:ascii="Aptos" w:eastAsia="Aptos" w:hAnsi="Aptos" w:cs="Aptos"/>
            <w:sz w:val="21"/>
            <w:szCs w:val="21"/>
          </w:rPr>
          <w:instrText xml:space="preserve"> ADDIN EN.CITE &lt;EndNote&gt;&lt;Cite&gt;&lt;Author&gt;Kwan&lt;/Author&gt;&lt;Year&gt;2012&lt;/Year&gt;&lt;RecNum&gt;709&lt;/RecNum&gt;&lt;DisplayText&gt;(32)&lt;/DisplayText&gt;&lt;record&gt;&lt;rec-number&gt;709&lt;/rec-number&gt;&lt;foreign-keys&gt;&lt;key app="EN" db-id="5ax92wdr7adtz5etxvfxdfr0s5z2etvt2v0z" timestamp="1783688854"&gt;709&lt;/key&gt;&lt;/foreign-keys&gt;&lt;ref-type name="Journal Article"&gt;17&lt;/ref-type&gt;&lt;contributors&gt;&lt;authors&gt;&lt;author&gt;Kwan, Mei-Po&lt;/author&gt;&lt;/authors&gt;&lt;/contributors&gt;&lt;titles&gt;&lt;title&gt;The Uncertain Geographic Context Problem&lt;/title&gt;&lt;secondary-title&gt;Annals of the Association of American Geographers&lt;/secondary-title&gt;&lt;/titles&gt;&lt;periodical&gt;&lt;full-title&gt;Annals of the Association of American Geographers&lt;/full-title&gt;&lt;/periodical&gt;&lt;pages&gt;958-968&lt;/pages&gt;&lt;volume&gt;102&lt;/volume&gt;&lt;number&gt;5&lt;/number&gt;&lt;dates&gt;&lt;year&gt;2012&lt;/year&gt;&lt;pub-dates&gt;&lt;date&gt;2012/09/01&lt;/date&gt;&lt;/pub-dates&gt;&lt;/dates&gt;&lt;publisher&gt;Routledge&lt;/publisher&gt;&lt;isbn&gt;0004-5608&lt;/isbn&gt;&lt;urls&gt;&lt;related-urls&gt;&lt;url&gt;https://doi.org/10.1080/00045608.2012.687349&lt;/url&gt;&lt;/related-urls&gt;&lt;/urls&gt;&lt;electronic-resource-num&gt;10.1080/00045608.2012.687349&lt;/electronic-resource-num&gt;&lt;/record&gt;&lt;/Cite&gt;&lt;/EndNote&gt;</w:instrText>
        </w:r>
        <w:r w:rsidR="00B76663">
          <w:rPr>
            <w:rFonts w:ascii="Aptos" w:eastAsia="Aptos" w:hAnsi="Aptos" w:cs="Aptos"/>
            <w:sz w:val="21"/>
            <w:szCs w:val="21"/>
          </w:rPr>
          <w:fldChar w:fldCharType="separate"/>
        </w:r>
        <w:r w:rsidR="00B76663">
          <w:rPr>
            <w:rFonts w:ascii="Aptos" w:eastAsia="Aptos" w:hAnsi="Aptos" w:cs="Aptos"/>
            <w:noProof/>
            <w:sz w:val="21"/>
            <w:szCs w:val="21"/>
          </w:rPr>
          <w:t>(32)</w:t>
        </w:r>
        <w:r w:rsidR="00B76663">
          <w:rPr>
            <w:rFonts w:ascii="Aptos" w:eastAsia="Aptos" w:hAnsi="Aptos" w:cs="Aptos"/>
            <w:sz w:val="21"/>
            <w:szCs w:val="21"/>
          </w:rPr>
          <w:fldChar w:fldCharType="end"/>
        </w:r>
        <w:r w:rsidR="00AB103F">
          <w:rPr>
            <w:rFonts w:ascii="Aptos" w:eastAsia="Aptos" w:hAnsi="Aptos" w:cs="Aptos"/>
            <w:sz w:val="21"/>
            <w:szCs w:val="21"/>
          </w:rPr>
          <w:t xml:space="preserve">. </w:t>
        </w:r>
        <w:r w:rsidR="0008734E">
          <w:rPr>
            <w:rFonts w:ascii="Aptos" w:eastAsia="Aptos" w:hAnsi="Aptos" w:cs="Aptos"/>
            <w:sz w:val="21"/>
            <w:szCs w:val="21"/>
          </w:rPr>
          <w:t xml:space="preserve"> </w:t>
        </w:r>
        <w:r w:rsidR="001F4471">
          <w:rPr>
            <w:rFonts w:ascii="Aptos" w:eastAsia="Aptos" w:hAnsi="Aptos" w:cs="Aptos"/>
            <w:sz w:val="21"/>
            <w:szCs w:val="21"/>
          </w:rPr>
          <w:t>W</w:t>
        </w:r>
        <w:r w:rsidR="00821684" w:rsidRPr="00B378E6">
          <w:rPr>
            <w:rFonts w:ascii="Aptos" w:eastAsia="Aptos" w:hAnsi="Aptos" w:cs="Aptos"/>
            <w:sz w:val="21"/>
            <w:szCs w:val="21"/>
          </w:rPr>
          <w:t>e focus on two metrics in this brief report, additional metrics are available on the dashboard</w:t>
        </w:r>
        <w:r w:rsidR="000E4AC5" w:rsidRPr="00B378E6">
          <w:rPr>
            <w:rFonts w:ascii="Aptos" w:eastAsia="Aptos" w:hAnsi="Aptos" w:cs="Aptos"/>
            <w:sz w:val="21"/>
            <w:szCs w:val="21"/>
          </w:rPr>
          <w:t xml:space="preserve">. </w:t>
        </w:r>
      </w:ins>
    </w:p>
    <w:p w14:paraId="5A14EB78" w14:textId="51A7D422" w:rsidR="00A3522E" w:rsidRPr="00B378E6" w:rsidRDefault="002C11A7" w:rsidP="00B378E6">
      <w:pPr>
        <w:spacing w:before="240" w:after="240"/>
        <w:rPr>
          <w:ins w:id="137" w:author="Revisions" w:date="2026-07-10T09:33:00Z" w16du:dateUtc="2026-07-10T13:33:00Z"/>
          <w:rFonts w:ascii="Aptos" w:eastAsia="Aptos" w:hAnsi="Aptos" w:cs="Aptos"/>
          <w:sz w:val="21"/>
          <w:szCs w:val="21"/>
        </w:rPr>
      </w:pPr>
      <w:ins w:id="138" w:author="Revisions" w:date="2026-07-10T09:33:00Z" w16du:dateUtc="2026-07-10T13:33:00Z">
        <w:r w:rsidRPr="00B378E6">
          <w:rPr>
            <w:rFonts w:ascii="Aptos" w:eastAsia="Aptos" w:hAnsi="Aptos" w:cs="Aptos"/>
            <w:sz w:val="21"/>
            <w:szCs w:val="21"/>
          </w:rPr>
          <w:t>On</w:t>
        </w:r>
        <w:r w:rsidR="00C85CB7" w:rsidRPr="00B378E6">
          <w:rPr>
            <w:rFonts w:ascii="Aptos" w:eastAsia="Aptos" w:hAnsi="Aptos" w:cs="Aptos"/>
            <w:sz w:val="21"/>
            <w:szCs w:val="21"/>
          </w:rPr>
          <w:t>e</w:t>
        </w:r>
        <w:r w:rsidRPr="00B378E6">
          <w:rPr>
            <w:rFonts w:ascii="Aptos" w:eastAsia="Aptos" w:hAnsi="Aptos" w:cs="Aptos"/>
            <w:sz w:val="21"/>
            <w:szCs w:val="21"/>
          </w:rPr>
          <w:t xml:space="preserve"> important limitation to this study is that</w:t>
        </w:r>
        <w:r w:rsidR="00A3522E" w:rsidRPr="00B378E6">
          <w:rPr>
            <w:rFonts w:ascii="Aptos" w:eastAsia="Aptos" w:hAnsi="Aptos" w:cs="Aptos"/>
            <w:sz w:val="21"/>
            <w:szCs w:val="21"/>
          </w:rPr>
          <w:t xml:space="preserve"> </w:t>
        </w:r>
        <w:r w:rsidR="004C3213" w:rsidRPr="00B378E6">
          <w:rPr>
            <w:rFonts w:ascii="Aptos" w:eastAsia="Aptos" w:hAnsi="Aptos" w:cs="Aptos"/>
            <w:sz w:val="21"/>
            <w:szCs w:val="21"/>
          </w:rPr>
          <w:t>data errors introduced during the aggregation process</w:t>
        </w:r>
        <w:r w:rsidR="00CD5FEF" w:rsidRPr="00B378E6">
          <w:rPr>
            <w:rFonts w:ascii="Aptos" w:eastAsia="Aptos" w:hAnsi="Aptos" w:cs="Aptos"/>
            <w:sz w:val="21"/>
            <w:szCs w:val="21"/>
          </w:rPr>
          <w:t xml:space="preserve">. </w:t>
        </w:r>
        <w:r w:rsidR="006226F6" w:rsidRPr="00B378E6">
          <w:rPr>
            <w:rFonts w:ascii="Aptos" w:eastAsia="Aptos" w:hAnsi="Aptos" w:cs="Aptos"/>
            <w:sz w:val="21"/>
            <w:szCs w:val="21"/>
          </w:rPr>
          <w:t xml:space="preserve">Future work could </w:t>
        </w:r>
        <w:r w:rsidR="0027206F" w:rsidRPr="00B378E6">
          <w:rPr>
            <w:rFonts w:ascii="Aptos" w:eastAsia="Aptos" w:hAnsi="Aptos" w:cs="Aptos"/>
            <w:sz w:val="21"/>
            <w:szCs w:val="21"/>
          </w:rPr>
          <w:t xml:space="preserve">utilize </w:t>
        </w:r>
        <w:r w:rsidR="003528B2" w:rsidRPr="00B378E6">
          <w:rPr>
            <w:rFonts w:ascii="Aptos" w:eastAsia="Aptos" w:hAnsi="Aptos" w:cs="Aptos"/>
            <w:sz w:val="21"/>
            <w:szCs w:val="21"/>
          </w:rPr>
          <w:t xml:space="preserve">raster tree coverage data </w:t>
        </w:r>
        <w:r w:rsidR="00CD5FEF" w:rsidRPr="00B378E6">
          <w:rPr>
            <w:rFonts w:ascii="Aptos" w:eastAsia="Aptos" w:hAnsi="Aptos" w:cs="Aptos"/>
            <w:sz w:val="21"/>
            <w:szCs w:val="21"/>
          </w:rPr>
          <w:t>and a more granular measure of health insurance coverage</w:t>
        </w:r>
        <w:r w:rsidRPr="00B378E6">
          <w:rPr>
            <w:rFonts w:ascii="Aptos" w:eastAsia="Aptos" w:hAnsi="Aptos" w:cs="Aptos"/>
            <w:sz w:val="21"/>
            <w:szCs w:val="21"/>
          </w:rPr>
          <w:t xml:space="preserve"> that can be more accurately aggregated to the council district level. </w:t>
        </w:r>
        <w:r w:rsidR="005C49B4" w:rsidRPr="00B378E6">
          <w:rPr>
            <w:rFonts w:ascii="Aptos" w:eastAsia="Aptos" w:hAnsi="Aptos" w:cs="Aptos"/>
            <w:sz w:val="21"/>
            <w:szCs w:val="21"/>
          </w:rPr>
          <w:t xml:space="preserve">Another limitation is the limited selection of health-related metrics available. Future work should incorporate </w:t>
        </w:r>
        <w:r w:rsidR="004954C1" w:rsidRPr="00B378E6">
          <w:rPr>
            <w:rFonts w:ascii="Aptos" w:eastAsia="Aptos" w:hAnsi="Aptos" w:cs="Aptos"/>
            <w:sz w:val="21"/>
            <w:szCs w:val="21"/>
          </w:rPr>
          <w:t xml:space="preserve">other measures of health to create a more full and nuanced understanding council district health. </w:t>
        </w:r>
      </w:ins>
    </w:p>
    <w:p w14:paraId="7F584E56" w14:textId="4DBE817D" w:rsidR="63AE63DD" w:rsidRPr="00B378E6" w:rsidRDefault="13145F07" w:rsidP="00B378E6">
      <w:pPr>
        <w:spacing w:before="240" w:after="240"/>
        <w:rPr>
          <w:rFonts w:ascii="Aptos" w:eastAsia="Aptos" w:hAnsi="Aptos" w:cs="Aptos"/>
          <w:sz w:val="21"/>
          <w:szCs w:val="21"/>
        </w:rPr>
      </w:pPr>
      <w:r w:rsidRPr="00B378E6">
        <w:rPr>
          <w:rFonts w:ascii="Aptos" w:eastAsia="Aptos" w:hAnsi="Aptos" w:cs="Aptos"/>
          <w:sz w:val="21"/>
          <w:szCs w:val="21"/>
        </w:rPr>
        <w:t xml:space="preserve">Moreover, district-level averages are often used in policymaking, budgeting, and performance evaluation. Understanding </w:t>
      </w:r>
      <w:del w:id="139" w:author="Revisions" w:date="2026-07-10T09:33:00Z" w16du:dateUtc="2026-07-10T13:33:00Z">
        <w:r w:rsidRPr="67E03662">
          <w:rPr>
            <w:rFonts w:ascii="Aptos" w:eastAsia="Aptos" w:hAnsi="Aptos" w:cs="Aptos"/>
            <w:sz w:val="21"/>
            <w:szCs w:val="21"/>
          </w:rPr>
          <w:delText>these</w:delText>
        </w:r>
      </w:del>
      <w:ins w:id="140" w:author="Revisions" w:date="2026-07-10T09:33:00Z" w16du:dateUtc="2026-07-10T13:33:00Z">
        <w:r w:rsidR="000F3A2B" w:rsidRPr="00B378E6">
          <w:rPr>
            <w:rFonts w:ascii="Aptos" w:eastAsia="Aptos" w:hAnsi="Aptos" w:cs="Aptos"/>
            <w:sz w:val="21"/>
            <w:szCs w:val="21"/>
          </w:rPr>
          <w:t>district</w:t>
        </w:r>
      </w:ins>
      <w:r w:rsidR="000F3A2B" w:rsidRPr="00B378E6">
        <w:rPr>
          <w:rFonts w:ascii="Aptos" w:eastAsia="Aptos" w:hAnsi="Aptos" w:cs="Aptos"/>
          <w:sz w:val="21"/>
          <w:szCs w:val="21"/>
        </w:rPr>
        <w:t xml:space="preserve"> averages </w:t>
      </w:r>
      <w:r w:rsidR="00CE59EB" w:rsidRPr="00B378E6">
        <w:rPr>
          <w:rFonts w:ascii="Aptos" w:eastAsia="Aptos" w:hAnsi="Aptos" w:cs="Aptos"/>
          <w:sz w:val="21"/>
          <w:szCs w:val="21"/>
        </w:rPr>
        <w:t xml:space="preserve">is </w:t>
      </w:r>
      <w:r w:rsidRPr="00B378E6">
        <w:rPr>
          <w:rFonts w:ascii="Aptos" w:eastAsia="Aptos" w:hAnsi="Aptos" w:cs="Aptos"/>
          <w:sz w:val="21"/>
          <w:szCs w:val="21"/>
        </w:rPr>
        <w:t xml:space="preserve">critical for </w:t>
      </w:r>
      <w:r w:rsidR="007D5939" w:rsidRPr="00B378E6">
        <w:rPr>
          <w:rFonts w:ascii="Aptos" w:eastAsia="Aptos" w:hAnsi="Aptos" w:cs="Aptos"/>
          <w:sz w:val="21"/>
          <w:szCs w:val="21"/>
        </w:rPr>
        <w:t xml:space="preserve">identifying </w:t>
      </w:r>
      <w:del w:id="141" w:author="Revisions" w:date="2026-07-10T09:33:00Z" w16du:dateUtc="2026-07-10T13:33:00Z">
        <w:r w:rsidRPr="67E03662">
          <w:rPr>
            <w:rFonts w:ascii="Aptos" w:eastAsia="Aptos" w:hAnsi="Aptos" w:cs="Aptos"/>
            <w:sz w:val="21"/>
            <w:szCs w:val="21"/>
          </w:rPr>
          <w:delText>systemic</w:delText>
        </w:r>
      </w:del>
      <w:ins w:id="142" w:author="Revisions" w:date="2026-07-10T09:33:00Z" w16du:dateUtc="2026-07-10T13:33:00Z">
        <w:r w:rsidR="007D5939" w:rsidRPr="00B378E6">
          <w:rPr>
            <w:rFonts w:ascii="Aptos" w:eastAsia="Aptos" w:hAnsi="Aptos" w:cs="Aptos"/>
            <w:sz w:val="21"/>
            <w:szCs w:val="21"/>
          </w:rPr>
          <w:t>overall district needs</w:t>
        </w:r>
        <w:r w:rsidR="00D4143B" w:rsidRPr="00B378E6">
          <w:rPr>
            <w:rFonts w:ascii="Aptos" w:eastAsia="Aptos" w:hAnsi="Aptos" w:cs="Aptos"/>
            <w:sz w:val="21"/>
            <w:szCs w:val="21"/>
          </w:rPr>
          <w:t xml:space="preserve"> and city-wide</w:t>
        </w:r>
      </w:ins>
      <w:r w:rsidR="00D4143B" w:rsidRPr="00B378E6">
        <w:rPr>
          <w:rFonts w:ascii="Aptos" w:eastAsia="Aptos" w:hAnsi="Aptos" w:cs="Aptos"/>
          <w:sz w:val="21"/>
          <w:szCs w:val="21"/>
        </w:rPr>
        <w:t xml:space="preserve"> disparities </w:t>
      </w:r>
      <w:del w:id="143" w:author="Revisions" w:date="2026-07-10T09:33:00Z" w16du:dateUtc="2026-07-10T13:33:00Z">
        <w:r w:rsidRPr="67E03662">
          <w:rPr>
            <w:rFonts w:ascii="Aptos" w:eastAsia="Aptos" w:hAnsi="Aptos" w:cs="Aptos"/>
            <w:sz w:val="21"/>
            <w:szCs w:val="21"/>
          </w:rPr>
          <w:delText>and guiding</w:delText>
        </w:r>
      </w:del>
      <w:ins w:id="144" w:author="Revisions" w:date="2026-07-10T09:33:00Z" w16du:dateUtc="2026-07-10T13:33:00Z">
        <w:r w:rsidR="00CE59EB" w:rsidRPr="00B378E6">
          <w:rPr>
            <w:rFonts w:ascii="Aptos" w:eastAsia="Aptos" w:hAnsi="Aptos" w:cs="Aptos"/>
            <w:sz w:val="21"/>
            <w:szCs w:val="21"/>
          </w:rPr>
          <w:t>while investigating within-district variation enables</w:t>
        </w:r>
        <w:r w:rsidR="007D5939" w:rsidRPr="00B378E6">
          <w:rPr>
            <w:rFonts w:ascii="Aptos" w:eastAsia="Aptos" w:hAnsi="Aptos" w:cs="Aptos"/>
            <w:sz w:val="21"/>
            <w:szCs w:val="21"/>
          </w:rPr>
          <w:t xml:space="preserve"> target</w:t>
        </w:r>
        <w:r w:rsidR="00CE59EB" w:rsidRPr="00B378E6">
          <w:rPr>
            <w:rFonts w:ascii="Aptos" w:eastAsia="Aptos" w:hAnsi="Aptos" w:cs="Aptos"/>
            <w:sz w:val="21"/>
            <w:szCs w:val="21"/>
          </w:rPr>
          <w:t>ing of</w:t>
        </w:r>
        <w:r w:rsidR="007D5939" w:rsidRPr="00B378E6">
          <w:rPr>
            <w:rFonts w:ascii="Aptos" w:eastAsia="Aptos" w:hAnsi="Aptos" w:cs="Aptos"/>
            <w:sz w:val="21"/>
            <w:szCs w:val="21"/>
          </w:rPr>
          <w:t xml:space="preserve"> interventions </w:t>
        </w:r>
        <w:r w:rsidR="00CE59EB" w:rsidRPr="00B378E6">
          <w:rPr>
            <w:rFonts w:ascii="Aptos" w:eastAsia="Aptos" w:hAnsi="Aptos" w:cs="Aptos"/>
            <w:sz w:val="21"/>
            <w:szCs w:val="21"/>
          </w:rPr>
          <w:t>and</w:t>
        </w:r>
      </w:ins>
      <w:r w:rsidR="00CE59EB" w:rsidRPr="00B378E6">
        <w:rPr>
          <w:rFonts w:ascii="Aptos" w:eastAsia="Aptos" w:hAnsi="Aptos" w:cs="Aptos"/>
          <w:sz w:val="21"/>
          <w:szCs w:val="21"/>
        </w:rPr>
        <w:t xml:space="preserve"> equitable</w:t>
      </w:r>
      <w:r w:rsidR="007D5939" w:rsidRPr="00B378E6">
        <w:rPr>
          <w:rFonts w:ascii="Aptos" w:eastAsia="Aptos" w:hAnsi="Aptos" w:cs="Aptos"/>
          <w:sz w:val="21"/>
          <w:szCs w:val="21"/>
        </w:rPr>
        <w:t xml:space="preserve"> resource allocation</w:t>
      </w:r>
      <w:del w:id="145" w:author="Revisions" w:date="2026-07-10T09:33:00Z" w16du:dateUtc="2026-07-10T13:33:00Z">
        <w:r w:rsidRPr="67E03662">
          <w:rPr>
            <w:rFonts w:ascii="Aptos" w:eastAsia="Aptos" w:hAnsi="Aptos" w:cs="Aptos"/>
            <w:sz w:val="21"/>
            <w:szCs w:val="21"/>
          </w:rPr>
          <w:delText>.</w:delText>
        </w:r>
      </w:del>
      <w:ins w:id="146" w:author="Revisions" w:date="2026-07-10T09:33:00Z" w16du:dateUtc="2026-07-10T13:33:00Z">
        <w:r w:rsidR="00FC3620">
          <w:rPr>
            <w:rFonts w:ascii="Aptos" w:eastAsia="Aptos" w:hAnsi="Aptos" w:cs="Aptos"/>
            <w:sz w:val="21"/>
            <w:szCs w:val="21"/>
          </w:rPr>
          <w:t xml:space="preserve">, particularly because research has shown that </w:t>
        </w:r>
        <w:r w:rsidR="00482157">
          <w:rPr>
            <w:rFonts w:ascii="Aptos" w:eastAsia="Aptos" w:hAnsi="Aptos" w:cs="Aptos"/>
            <w:sz w:val="21"/>
            <w:szCs w:val="21"/>
          </w:rPr>
          <w:t xml:space="preserve">data on district conditions influences politician behavior </w:t>
        </w:r>
        <w:r w:rsidR="00482157">
          <w:rPr>
            <w:rFonts w:ascii="Aptos" w:eastAsia="Aptos" w:hAnsi="Aptos" w:cs="Aptos"/>
            <w:sz w:val="21"/>
            <w:szCs w:val="21"/>
          </w:rPr>
          <w:fldChar w:fldCharType="begin"/>
        </w:r>
        <w:r w:rsidR="00B76663">
          <w:rPr>
            <w:rFonts w:ascii="Aptos" w:eastAsia="Aptos" w:hAnsi="Aptos" w:cs="Aptos"/>
            <w:sz w:val="21"/>
            <w:szCs w:val="21"/>
          </w:rPr>
          <w:instrText xml:space="preserve"> ADDIN EN.CITE &lt;EndNote&gt;&lt;Cite&gt;&lt;Author&gt;Adler&lt;/Author&gt;&lt;Year&gt;2018-03-05&lt;/Year&gt;&lt;RecNum&gt;276&lt;/RecNum&gt;&lt;DisplayText&gt;(33)&lt;/DisplayText&gt;&lt;record&gt;&lt;rec-number&gt;276&lt;/rec-number&gt;&lt;foreign-keys&gt;&lt;key app="EN" db-id="5ax92wdr7adtz5etxvfxdfr0s5z2etvt2v0z" timestamp="1779723816" guid="4966a0ed-dfba-48d1-b5b3-50ffb6bc4bf4"&gt;276&lt;/key&gt;&lt;/foreign-keys&gt;&lt;ref-type name="Journal Article"&gt;17&lt;/ref-type&gt;&lt;contributors&gt;&lt;authors&gt;&lt;author&gt;E. Scott  Adler&lt;/author&gt;&lt;author&gt;Adam F.  Cayton&lt;/author&gt;&lt;author&gt;John D.  Griffin&lt;/author&gt;&lt;author&gt;E. Scott Adler, Adam F. Cayton, John D. Griffin&lt;/author&gt;&lt;/authors&gt;&lt;/contributors&gt;&lt;titles&gt;&lt;title&gt;Representation When Constituent Opinion and District Conditions Collide&lt;/title&gt;&lt;secondary-title&gt;Political Research Quarterly&lt;/secondary-title&gt;&lt;/titles&gt;&lt;periodical&gt;&lt;full-title&gt;Political Research Quarterly&lt;/full-title&gt;&lt;/periodical&gt;&lt;volume&gt;71&lt;/volume&gt;&lt;number&gt;3&lt;/number&gt;&lt;dates&gt;&lt;year&gt;2018-03-05&lt;/year&gt;&lt;/dates&gt;&lt;isbn&gt;1065-9129&lt;/isbn&gt;&lt;urls&gt;&lt;related-urls&gt;&lt;url&gt;https://journals.sagepub.com/doi/10.1177/1065912918755973&lt;/url&gt;&lt;/related-urls&gt;&lt;/urls&gt;&lt;electronic-resource-num&gt;10.1177/1065912918755973&lt;/electronic-resource-num&gt;&lt;/record&gt;&lt;/Cite&gt;&lt;/EndNote&gt;</w:instrText>
        </w:r>
        <w:r w:rsidR="00482157">
          <w:rPr>
            <w:rFonts w:ascii="Aptos" w:eastAsia="Aptos" w:hAnsi="Aptos" w:cs="Aptos"/>
            <w:sz w:val="21"/>
            <w:szCs w:val="21"/>
          </w:rPr>
          <w:fldChar w:fldCharType="separate"/>
        </w:r>
        <w:r w:rsidR="00B76663">
          <w:rPr>
            <w:rFonts w:ascii="Aptos" w:eastAsia="Aptos" w:hAnsi="Aptos" w:cs="Aptos"/>
            <w:noProof/>
            <w:sz w:val="21"/>
            <w:szCs w:val="21"/>
          </w:rPr>
          <w:t>(33)</w:t>
        </w:r>
        <w:r w:rsidR="00482157">
          <w:rPr>
            <w:rFonts w:ascii="Aptos" w:eastAsia="Aptos" w:hAnsi="Aptos" w:cs="Aptos"/>
            <w:sz w:val="21"/>
            <w:szCs w:val="21"/>
          </w:rPr>
          <w:fldChar w:fldCharType="end"/>
        </w:r>
        <w:r w:rsidRPr="00B378E6">
          <w:rPr>
            <w:rFonts w:ascii="Aptos" w:eastAsia="Aptos" w:hAnsi="Aptos" w:cs="Aptos"/>
            <w:sz w:val="21"/>
            <w:szCs w:val="21"/>
          </w:rPr>
          <w:t>.</w:t>
        </w:r>
      </w:ins>
      <w:r w:rsidRPr="00B378E6">
        <w:rPr>
          <w:rFonts w:ascii="Aptos" w:eastAsia="Aptos" w:hAnsi="Aptos" w:cs="Aptos"/>
          <w:sz w:val="21"/>
          <w:szCs w:val="21"/>
        </w:rPr>
        <w:t xml:space="preserve"> Combining granular and aggregate data provides a fuller picture of health inequities and supports more targeted, effective interventions.</w:t>
      </w:r>
      <w:ins w:id="147" w:author="Revisions" w:date="2026-07-10T09:33:00Z" w16du:dateUtc="2026-07-10T13:33:00Z">
        <w:r w:rsidR="00992488" w:rsidRPr="00B378E6">
          <w:rPr>
            <w:rFonts w:ascii="Aptos" w:eastAsia="Aptos" w:hAnsi="Aptos" w:cs="Aptos"/>
            <w:sz w:val="21"/>
            <w:szCs w:val="21"/>
          </w:rPr>
          <w:t xml:space="preserve"> In the future, </w:t>
        </w:r>
        <w:r w:rsidR="00555A21" w:rsidRPr="00B378E6">
          <w:rPr>
            <w:rFonts w:ascii="Aptos" w:eastAsia="Aptos" w:hAnsi="Aptos" w:cs="Aptos"/>
            <w:sz w:val="21"/>
            <w:szCs w:val="21"/>
          </w:rPr>
          <w:t>we hope to add</w:t>
        </w:r>
        <w:r w:rsidR="009C1BDC" w:rsidRPr="00B378E6">
          <w:rPr>
            <w:rFonts w:ascii="Aptos" w:eastAsia="Aptos" w:hAnsi="Aptos" w:cs="Aptos"/>
            <w:sz w:val="21"/>
            <w:szCs w:val="21"/>
          </w:rPr>
          <w:t xml:space="preserve"> additional </w:t>
        </w:r>
        <w:r w:rsidR="00175F3B" w:rsidRPr="00B378E6">
          <w:rPr>
            <w:rFonts w:ascii="Aptos" w:eastAsia="Aptos" w:hAnsi="Aptos" w:cs="Aptos"/>
            <w:sz w:val="21"/>
            <w:szCs w:val="21"/>
          </w:rPr>
          <w:t xml:space="preserve">health measures as well as </w:t>
        </w:r>
        <w:r w:rsidR="009C1BDC" w:rsidRPr="00B378E6">
          <w:rPr>
            <w:rFonts w:ascii="Aptos" w:eastAsia="Aptos" w:hAnsi="Aptos" w:cs="Aptos"/>
            <w:sz w:val="21"/>
            <w:szCs w:val="21"/>
          </w:rPr>
          <w:t xml:space="preserve">contextual data to the dashboard including relevant city </w:t>
        </w:r>
        <w:r w:rsidR="00175F3B" w:rsidRPr="00B378E6">
          <w:rPr>
            <w:rFonts w:ascii="Aptos" w:eastAsia="Aptos" w:hAnsi="Aptos" w:cs="Aptos"/>
            <w:sz w:val="21"/>
            <w:szCs w:val="21"/>
          </w:rPr>
          <w:t xml:space="preserve">laws and policies. </w:t>
        </w:r>
      </w:ins>
    </w:p>
    <w:p w14:paraId="418F32DE" w14:textId="6649910B" w:rsidR="00996429" w:rsidRPr="00B378E6" w:rsidRDefault="00996429" w:rsidP="00B378E6">
      <w:pPr>
        <w:rPr>
          <w:b/>
          <w:bCs/>
          <w:sz w:val="21"/>
          <w:szCs w:val="21"/>
        </w:rPr>
      </w:pPr>
      <w:r w:rsidRPr="00B378E6">
        <w:rPr>
          <w:b/>
          <w:bCs/>
          <w:sz w:val="21"/>
          <w:szCs w:val="21"/>
        </w:rPr>
        <w:t>Conclusion</w:t>
      </w:r>
    </w:p>
    <w:p w14:paraId="681D3CC1" w14:textId="091D211B" w:rsidR="00996429" w:rsidRPr="00B378E6" w:rsidRDefault="00C22F94" w:rsidP="00B378E6">
      <w:pPr>
        <w:rPr>
          <w:sz w:val="21"/>
          <w:szCs w:val="21"/>
        </w:rPr>
      </w:pPr>
      <w:r w:rsidRPr="00B378E6">
        <w:rPr>
          <w:sz w:val="21"/>
          <w:szCs w:val="21"/>
        </w:rPr>
        <w:t>Analyzing and reporting public health metrics by local city council districts</w:t>
      </w:r>
      <w:r w:rsidR="00133999" w:rsidRPr="00B378E6">
        <w:rPr>
          <w:sz w:val="21"/>
          <w:szCs w:val="21"/>
        </w:rPr>
        <w:t xml:space="preserve"> is feasible using publicly available data and </w:t>
      </w:r>
      <w:proofErr w:type="gramStart"/>
      <w:r w:rsidR="00133999" w:rsidRPr="00B378E6">
        <w:rPr>
          <w:sz w:val="21"/>
          <w:szCs w:val="21"/>
        </w:rPr>
        <w:t>illuminates</w:t>
      </w:r>
      <w:proofErr w:type="gramEnd"/>
      <w:r w:rsidR="00133999" w:rsidRPr="00B378E6">
        <w:rPr>
          <w:sz w:val="21"/>
          <w:szCs w:val="21"/>
        </w:rPr>
        <w:t xml:space="preserve"> </w:t>
      </w:r>
      <w:r w:rsidR="00A7096C" w:rsidRPr="00B378E6">
        <w:rPr>
          <w:sz w:val="21"/>
          <w:szCs w:val="21"/>
        </w:rPr>
        <w:t xml:space="preserve">inequities at politically relevant </w:t>
      </w:r>
      <w:r w:rsidR="00E47AC7" w:rsidRPr="00B378E6">
        <w:rPr>
          <w:sz w:val="21"/>
          <w:szCs w:val="21"/>
        </w:rPr>
        <w:t xml:space="preserve">geographies. </w:t>
      </w:r>
      <w:ins w:id="148" w:author="Revisions" w:date="2026-07-10T09:33:00Z" w16du:dateUtc="2026-07-10T13:33:00Z">
        <w:r w:rsidR="000D663B" w:rsidRPr="00B378E6">
          <w:rPr>
            <w:sz w:val="21"/>
            <w:szCs w:val="21"/>
          </w:rPr>
          <w:t xml:space="preserve">Furthermore, </w:t>
        </w:r>
        <w:r w:rsidR="00046591" w:rsidRPr="00B378E6">
          <w:rPr>
            <w:sz w:val="21"/>
            <w:szCs w:val="21"/>
          </w:rPr>
          <w:t xml:space="preserve">we </w:t>
        </w:r>
        <w:r w:rsidR="0074798A" w:rsidRPr="00B378E6">
          <w:rPr>
            <w:sz w:val="21"/>
            <w:szCs w:val="21"/>
          </w:rPr>
          <w:t>show</w:t>
        </w:r>
        <w:r w:rsidR="00046591" w:rsidRPr="00B378E6">
          <w:rPr>
            <w:sz w:val="21"/>
            <w:szCs w:val="21"/>
          </w:rPr>
          <w:t xml:space="preserve"> the importance of </w:t>
        </w:r>
        <w:r w:rsidR="00836A93" w:rsidRPr="00B378E6">
          <w:rPr>
            <w:sz w:val="21"/>
            <w:szCs w:val="21"/>
          </w:rPr>
          <w:t xml:space="preserve">analyzing both council district and sub-district (e.g. census tract) units to </w:t>
        </w:r>
        <w:r w:rsidR="002A5F8C" w:rsidRPr="00B378E6">
          <w:rPr>
            <w:sz w:val="21"/>
            <w:szCs w:val="21"/>
          </w:rPr>
          <w:t xml:space="preserve">get the most accurate </w:t>
        </w:r>
        <w:r w:rsidR="0074798A" w:rsidRPr="00B378E6">
          <w:rPr>
            <w:sz w:val="21"/>
            <w:szCs w:val="21"/>
          </w:rPr>
          <w:t xml:space="preserve">and actionable </w:t>
        </w:r>
        <w:r w:rsidR="002A5F8C" w:rsidRPr="00B378E6">
          <w:rPr>
            <w:sz w:val="21"/>
            <w:szCs w:val="21"/>
          </w:rPr>
          <w:t xml:space="preserve">understanding of </w:t>
        </w:r>
        <w:r w:rsidR="00221D95" w:rsidRPr="00B378E6">
          <w:rPr>
            <w:sz w:val="21"/>
            <w:szCs w:val="21"/>
          </w:rPr>
          <w:t xml:space="preserve">distribution of need across a city. </w:t>
        </w:r>
        <w:r w:rsidR="00680266" w:rsidRPr="00B378E6">
          <w:rPr>
            <w:sz w:val="21"/>
            <w:szCs w:val="21"/>
          </w:rPr>
          <w:t xml:space="preserve"> </w:t>
        </w:r>
      </w:ins>
      <w:r w:rsidR="007C298F">
        <w:rPr>
          <w:sz w:val="21"/>
          <w:szCs w:val="21"/>
        </w:rPr>
        <w:t>This a</w:t>
      </w:r>
      <w:r w:rsidR="00497E6B" w:rsidRPr="00B378E6">
        <w:rPr>
          <w:sz w:val="21"/>
          <w:szCs w:val="21"/>
        </w:rPr>
        <w:t>nalysis</w:t>
      </w:r>
      <w:r w:rsidR="00680266" w:rsidRPr="00B378E6">
        <w:rPr>
          <w:sz w:val="21"/>
          <w:szCs w:val="21"/>
        </w:rPr>
        <w:t xml:space="preserve"> focused on Philadelphia, but</w:t>
      </w:r>
      <w:del w:id="149" w:author="Revisions" w:date="2026-07-10T09:33:00Z" w16du:dateUtc="2026-07-10T13:33:00Z">
        <w:r w:rsidR="00680266" w:rsidRPr="67E03662">
          <w:rPr>
            <w:sz w:val="21"/>
            <w:szCs w:val="21"/>
          </w:rPr>
          <w:delText xml:space="preserve"> health</w:delText>
        </w:r>
      </w:del>
      <w:r w:rsidR="00680266" w:rsidRPr="00B378E6">
        <w:rPr>
          <w:sz w:val="21"/>
          <w:szCs w:val="21"/>
        </w:rPr>
        <w:t xml:space="preserve"> metrics </w:t>
      </w:r>
      <w:r w:rsidR="00497E6B" w:rsidRPr="00B378E6">
        <w:rPr>
          <w:sz w:val="21"/>
          <w:szCs w:val="21"/>
        </w:rPr>
        <w:t xml:space="preserve">can be calculated using the same methodology for other jurisdictions. Doing so helps politicians, residents, and advocates better understand the health of their </w:t>
      </w:r>
      <w:r w:rsidR="00095202" w:rsidRPr="00B378E6">
        <w:rPr>
          <w:sz w:val="21"/>
          <w:szCs w:val="21"/>
        </w:rPr>
        <w:t>districts</w:t>
      </w:r>
      <w:r w:rsidR="00497E6B" w:rsidRPr="00B378E6">
        <w:rPr>
          <w:sz w:val="21"/>
          <w:szCs w:val="21"/>
        </w:rPr>
        <w:t xml:space="preserve"> and city. </w:t>
      </w:r>
    </w:p>
    <w:p w14:paraId="15D771F3" w14:textId="77777777" w:rsidR="007C298F" w:rsidRDefault="007C298F" w:rsidP="00B378E6">
      <w:pPr>
        <w:rPr>
          <w:ins w:id="150" w:author="Revisions" w:date="2026-07-10T09:33:00Z" w16du:dateUtc="2026-07-10T13:33:00Z"/>
          <w:b/>
          <w:bCs/>
          <w:sz w:val="21"/>
          <w:szCs w:val="21"/>
        </w:rPr>
      </w:pPr>
    </w:p>
    <w:p w14:paraId="30ADF89B" w14:textId="0C46DEA1" w:rsidR="009E5456" w:rsidRPr="00B378E6" w:rsidRDefault="009E5456" w:rsidP="00B378E6">
      <w:pPr>
        <w:rPr>
          <w:b/>
          <w:bCs/>
          <w:sz w:val="21"/>
          <w:szCs w:val="21"/>
        </w:rPr>
      </w:pPr>
      <w:r w:rsidRPr="00B378E6">
        <w:rPr>
          <w:b/>
          <w:bCs/>
          <w:sz w:val="21"/>
          <w:szCs w:val="21"/>
        </w:rPr>
        <w:t xml:space="preserve">Fig1. </w:t>
      </w:r>
      <w:r w:rsidRPr="00B378E6">
        <w:rPr>
          <w:sz w:val="21"/>
          <w:szCs w:val="21"/>
        </w:rPr>
        <w:t xml:space="preserve">Lack of Health Insurance and Tree Canopy Coverage by Philadelphia City Council Districts: </w:t>
      </w:r>
      <w:r w:rsidR="0062473B" w:rsidRPr="00B378E6">
        <w:rPr>
          <w:sz w:val="21"/>
          <w:szCs w:val="21"/>
        </w:rPr>
        <w:t>a</w:t>
      </w:r>
      <w:r w:rsidRPr="00B378E6">
        <w:rPr>
          <w:sz w:val="21"/>
          <w:szCs w:val="21"/>
        </w:rPr>
        <w:t xml:space="preserve">) % lacking health insurance by census tract, 2018-2022,  </w:t>
      </w:r>
      <w:r w:rsidR="0062473B" w:rsidRPr="00B378E6">
        <w:rPr>
          <w:sz w:val="21"/>
          <w:szCs w:val="21"/>
        </w:rPr>
        <w:t>b</w:t>
      </w:r>
      <w:r w:rsidRPr="00B378E6">
        <w:rPr>
          <w:sz w:val="21"/>
          <w:szCs w:val="21"/>
        </w:rPr>
        <w:t xml:space="preserve">) % lacking health insurance by council district, </w:t>
      </w:r>
      <w:r w:rsidR="0062473B" w:rsidRPr="00B378E6">
        <w:rPr>
          <w:sz w:val="21"/>
          <w:szCs w:val="21"/>
        </w:rPr>
        <w:t>c</w:t>
      </w:r>
      <w:r w:rsidRPr="00B378E6">
        <w:rPr>
          <w:sz w:val="21"/>
          <w:szCs w:val="21"/>
        </w:rPr>
        <w:t xml:space="preserve">) % tree coverage by census tract 2019, </w:t>
      </w:r>
      <w:r w:rsidR="0062473B" w:rsidRPr="00B378E6">
        <w:rPr>
          <w:sz w:val="21"/>
          <w:szCs w:val="21"/>
        </w:rPr>
        <w:t>d</w:t>
      </w:r>
      <w:r w:rsidRPr="00B378E6">
        <w:rPr>
          <w:sz w:val="21"/>
          <w:szCs w:val="21"/>
        </w:rPr>
        <w:t>)% tree coverage by council district 2019</w:t>
      </w:r>
      <w:r w:rsidRPr="00B378E6">
        <w:rPr>
          <w:b/>
          <w:bCs/>
          <w:sz w:val="21"/>
          <w:szCs w:val="21"/>
        </w:rPr>
        <w:t xml:space="preserve"> </w:t>
      </w:r>
    </w:p>
    <w:p w14:paraId="4FD78A09" w14:textId="77777777" w:rsidR="008F014A" w:rsidRPr="00B378E6" w:rsidRDefault="008F014A" w:rsidP="00B378E6">
      <w:pPr>
        <w:rPr>
          <w:b/>
          <w:bCs/>
          <w:sz w:val="21"/>
          <w:szCs w:val="21"/>
        </w:rPr>
      </w:pPr>
      <w:r w:rsidRPr="00B378E6">
        <w:rPr>
          <w:b/>
          <w:bCs/>
          <w:sz w:val="21"/>
          <w:szCs w:val="21"/>
        </w:rPr>
        <w:br w:type="page"/>
      </w:r>
    </w:p>
    <w:p w14:paraId="1260A218" w14:textId="77777777" w:rsidR="008F014A" w:rsidRPr="00B378E6" w:rsidRDefault="008F014A" w:rsidP="00B378E6">
      <w:pPr>
        <w:rPr>
          <w:b/>
          <w:bCs/>
          <w:sz w:val="21"/>
          <w:szCs w:val="21"/>
        </w:rPr>
      </w:pPr>
      <w:r w:rsidRPr="00B378E6">
        <w:rPr>
          <w:b/>
          <w:bCs/>
          <w:sz w:val="21"/>
          <w:szCs w:val="21"/>
        </w:rPr>
        <w:lastRenderedPageBreak/>
        <w:t>Acknowledgements</w:t>
      </w:r>
    </w:p>
    <w:p w14:paraId="2DF639EE" w14:textId="700AC8A9" w:rsidR="008F014A" w:rsidRPr="00B378E6" w:rsidRDefault="008F014A" w:rsidP="00B378E6">
      <w:pPr>
        <w:rPr>
          <w:b/>
          <w:bCs/>
          <w:sz w:val="21"/>
          <w:szCs w:val="21"/>
        </w:rPr>
      </w:pPr>
      <w:r w:rsidRPr="00B378E6">
        <w:rPr>
          <w:b/>
          <w:bCs/>
          <w:sz w:val="21"/>
          <w:szCs w:val="21"/>
        </w:rPr>
        <w:t xml:space="preserve">Financial Disclosure: </w:t>
      </w:r>
      <w:r w:rsidR="00E11266" w:rsidRPr="00B378E6">
        <w:rPr>
          <w:rFonts w:eastAsia="Times New Roman" w:cstheme="minorHAnsi"/>
          <w:color w:val="202020"/>
        </w:rPr>
        <w:t xml:space="preserve">Amber Bolli received funding from </w:t>
      </w:r>
      <w:r w:rsidR="00E11266" w:rsidRPr="00B378E6">
        <w:rPr>
          <w:sz w:val="22"/>
          <w:szCs w:val="22"/>
          <w:lang w:val="en"/>
        </w:rPr>
        <w:t>the Transform Academia for Equity grant from Robert Wood Johnson Foundation</w:t>
      </w:r>
      <w:r w:rsidR="00E11266" w:rsidRPr="00B378E6">
        <w:rPr>
          <w:rFonts w:eastAsia="Times New Roman" w:cstheme="minorHAnsi"/>
          <w:color w:val="202020"/>
        </w:rPr>
        <w:t xml:space="preserve">. </w:t>
      </w:r>
      <w:r w:rsidR="003C4285" w:rsidRPr="00B378E6">
        <w:rPr>
          <w:rFonts w:eastAsia="Times New Roman" w:cstheme="minorHAnsi"/>
          <w:color w:val="202020"/>
        </w:rPr>
        <w:t>The funders had no role in study design, data collection and analysis, decision to publish, or preparation of the manuscript.</w:t>
      </w:r>
    </w:p>
    <w:p w14:paraId="2E986878" w14:textId="660EBF04" w:rsidR="00B96C1A" w:rsidRPr="00B378E6" w:rsidRDefault="00CF6511" w:rsidP="00B378E6">
      <w:pPr>
        <w:rPr>
          <w:b/>
          <w:bCs/>
          <w:sz w:val="21"/>
          <w:szCs w:val="21"/>
        </w:rPr>
      </w:pPr>
      <w:r w:rsidRPr="00B378E6">
        <w:rPr>
          <w:b/>
          <w:bCs/>
          <w:sz w:val="21"/>
          <w:szCs w:val="21"/>
        </w:rPr>
        <w:br w:type="page"/>
      </w:r>
      <w:r w:rsidR="00083945" w:rsidRPr="00B378E6">
        <w:rPr>
          <w:b/>
          <w:bCs/>
          <w:sz w:val="21"/>
          <w:szCs w:val="21"/>
        </w:rPr>
        <w:lastRenderedPageBreak/>
        <w:t>References</w:t>
      </w:r>
    </w:p>
    <w:p w14:paraId="4D994904" w14:textId="77777777" w:rsidR="00B76663" w:rsidRPr="00B76663" w:rsidRDefault="00B96C1A" w:rsidP="00B76663">
      <w:pPr>
        <w:pStyle w:val="EndNoteBibliography"/>
        <w:spacing w:after="0"/>
        <w:rPr>
          <w:noProof/>
        </w:rPr>
      </w:pPr>
      <w:r w:rsidRPr="00B378E6">
        <w:rPr>
          <w:sz w:val="21"/>
          <w:szCs w:val="21"/>
        </w:rPr>
        <w:fldChar w:fldCharType="begin"/>
      </w:r>
      <w:r w:rsidRPr="00B378E6">
        <w:rPr>
          <w:sz w:val="21"/>
          <w:szCs w:val="21"/>
        </w:rPr>
        <w:instrText xml:space="preserve"> ADDIN EN.REFLIST </w:instrText>
      </w:r>
      <w:r w:rsidRPr="00B378E6">
        <w:rPr>
          <w:sz w:val="21"/>
          <w:szCs w:val="21"/>
        </w:rPr>
        <w:fldChar w:fldCharType="separate"/>
      </w:r>
      <w:r w:rsidR="00B76663" w:rsidRPr="00B76663">
        <w:rPr>
          <w:noProof/>
        </w:rPr>
        <w:t>1.</w:t>
      </w:r>
      <w:r w:rsidR="00B76663" w:rsidRPr="00B76663">
        <w:rPr>
          <w:noProof/>
        </w:rPr>
        <w:tab/>
        <w:t>Rushovich T, Nethery RC, White A, Krieger N. Gerrymandering and the Packing and Cracking of Medical Uninsurance Rates in the United States. J Public Health Manag Pract. 2024;30(6):832-43.</w:t>
      </w:r>
    </w:p>
    <w:p w14:paraId="222E2CAA" w14:textId="77777777" w:rsidR="00B76663" w:rsidRPr="00B76663" w:rsidRDefault="00B76663" w:rsidP="00B76663">
      <w:pPr>
        <w:pStyle w:val="EndNoteBibliography"/>
        <w:spacing w:after="0"/>
        <w:rPr>
          <w:noProof/>
        </w:rPr>
      </w:pPr>
      <w:r w:rsidRPr="00B76663">
        <w:rPr>
          <w:noProof/>
        </w:rPr>
        <w:t>2.</w:t>
      </w:r>
      <w:r w:rsidRPr="00B76663">
        <w:rPr>
          <w:noProof/>
        </w:rPr>
        <w:tab/>
        <w:t>Schnake-Mahl A, Anfuso G, Bilal U, Goldstein ND, Purtle J, Hernandez SM, et al. Court-mandated redistricting and disparities in infant mortality and deaths of despair. BMC Public Health. 2025;25(1):1058.</w:t>
      </w:r>
    </w:p>
    <w:p w14:paraId="6E8DF88F" w14:textId="77777777" w:rsidR="00B76663" w:rsidRPr="00B76663" w:rsidRDefault="00B76663" w:rsidP="00B76663">
      <w:pPr>
        <w:pStyle w:val="EndNoteBibliography"/>
        <w:spacing w:after="0"/>
        <w:rPr>
          <w:noProof/>
        </w:rPr>
      </w:pPr>
      <w:r w:rsidRPr="00B76663">
        <w:rPr>
          <w:noProof/>
        </w:rPr>
        <w:t>3.</w:t>
      </w:r>
      <w:r w:rsidRPr="00B76663">
        <w:rPr>
          <w:noProof/>
        </w:rPr>
        <w:tab/>
        <w:t>Spoer BR, Chen AS, Lampe TM, Nelson IS, Vierse A, Zazanis NV, et al. Validation of a geospatial aggregation method for congressional districts and other US administrative geographies. SSM - Population Health. 2023;24.</w:t>
      </w:r>
    </w:p>
    <w:p w14:paraId="2CEF6C7C" w14:textId="31489EC8" w:rsidR="00B76663" w:rsidRPr="00B76663" w:rsidRDefault="00B76663" w:rsidP="00B76663">
      <w:pPr>
        <w:pStyle w:val="EndNoteBibliography"/>
        <w:spacing w:after="0"/>
        <w:rPr>
          <w:noProof/>
        </w:rPr>
      </w:pPr>
      <w:r w:rsidRPr="00B76663">
        <w:rPr>
          <w:noProof/>
        </w:rPr>
        <w:t>4.</w:t>
      </w:r>
      <w:r w:rsidRPr="00B76663">
        <w:rPr>
          <w:noProof/>
        </w:rPr>
        <w:tab/>
        <w:t xml:space="preserve">Rolheiser LA, Cordes J, Subramanian SV. Opioid Prescribing Rates by Congressional Districts, United States, 2016. </w:t>
      </w:r>
      <w:hyperlink r:id="rId9" w:history="1">
        <w:r w:rsidRPr="00B76663">
          <w:rPr>
            <w:rStyle w:val="Hyperlink"/>
            <w:noProof/>
          </w:rPr>
          <w:t>https://doiorg/102105/AJPH2018304532</w:t>
        </w:r>
      </w:hyperlink>
      <w:r w:rsidRPr="00B76663">
        <w:rPr>
          <w:noProof/>
        </w:rPr>
        <w:t>. 2018;108(9).</w:t>
      </w:r>
    </w:p>
    <w:p w14:paraId="3A3ECAD5" w14:textId="77777777" w:rsidR="00B76663" w:rsidRPr="00B76663" w:rsidRDefault="00B76663" w:rsidP="00B76663">
      <w:pPr>
        <w:pStyle w:val="EndNoteBibliography"/>
        <w:spacing w:after="0"/>
        <w:rPr>
          <w:noProof/>
        </w:rPr>
      </w:pPr>
      <w:r w:rsidRPr="00B76663">
        <w:rPr>
          <w:noProof/>
        </w:rPr>
        <w:t>5.</w:t>
      </w:r>
      <w:r w:rsidRPr="00B76663">
        <w:rPr>
          <w:noProof/>
        </w:rPr>
        <w:tab/>
        <w:t>Islami F, Wiese D, Marlow EC, Kratzer TB, Massey J, Sung H, et al. Progress in reducing cancer mortality in the United States by congressional district, 1996–2003 to 2012–2020. Cancer. 2023;129(16).</w:t>
      </w:r>
    </w:p>
    <w:p w14:paraId="2F285E61" w14:textId="77777777" w:rsidR="00B76663" w:rsidRPr="00B76663" w:rsidRDefault="00B76663" w:rsidP="00B76663">
      <w:pPr>
        <w:pStyle w:val="EndNoteBibliography"/>
        <w:spacing w:after="0"/>
        <w:rPr>
          <w:ins w:id="151" w:author="Revisions" w:date="2026-07-10T09:33:00Z" w16du:dateUtc="2026-07-10T13:33:00Z"/>
          <w:noProof/>
        </w:rPr>
      </w:pPr>
      <w:r w:rsidRPr="00B76663">
        <w:rPr>
          <w:noProof/>
        </w:rPr>
        <w:t>6.</w:t>
      </w:r>
      <w:r w:rsidRPr="00B76663">
        <w:rPr>
          <w:noProof/>
        </w:rPr>
        <w:tab/>
      </w:r>
      <w:ins w:id="152" w:author="Revisions" w:date="2026-07-10T09:33:00Z" w16du:dateUtc="2026-07-10T13:33:00Z">
        <w:r w:rsidRPr="00B76663">
          <w:rPr>
            <w:noProof/>
          </w:rPr>
          <w:t>Tunstall H, Mitchell R, Gibbs J, Platt S, Dorling D. Socio-demographic diversity and unexplained variation in death rates among the most deprived parliamentary constituencies in Britain. Journal of Public Health. 2012;34(2):296-304.</w:t>
        </w:r>
      </w:ins>
    </w:p>
    <w:p w14:paraId="6334DF0F" w14:textId="77777777" w:rsidR="00B76663" w:rsidRPr="00B76663" w:rsidRDefault="00B76663" w:rsidP="00B76663">
      <w:pPr>
        <w:pStyle w:val="EndNoteBibliography"/>
        <w:spacing w:after="0"/>
        <w:rPr>
          <w:ins w:id="153" w:author="Revisions" w:date="2026-07-10T09:33:00Z" w16du:dateUtc="2026-07-10T13:33:00Z"/>
          <w:noProof/>
        </w:rPr>
      </w:pPr>
      <w:ins w:id="154" w:author="Revisions" w:date="2026-07-10T09:33:00Z" w16du:dateUtc="2026-07-10T13:33:00Z">
        <w:r w:rsidRPr="00B76663">
          <w:rPr>
            <w:noProof/>
          </w:rPr>
          <w:t>7.</w:t>
        </w:r>
        <w:r w:rsidRPr="00B76663">
          <w:rPr>
            <w:noProof/>
          </w:rPr>
          <w:tab/>
          <w:t>Rajpal S, Ko S, Leckie G, Jain D, Blossom JC, Kim R, et al. India Policy Insights: Estimates of Population Health and Social Determinants Indicators Across Policy Units. Scientific Data. 2025;12(1):1592.</w:t>
        </w:r>
      </w:ins>
    </w:p>
    <w:p w14:paraId="037C3D56" w14:textId="77777777" w:rsidR="00B76663" w:rsidRPr="00B76663" w:rsidRDefault="00B76663" w:rsidP="00B76663">
      <w:pPr>
        <w:pStyle w:val="EndNoteBibliography"/>
        <w:spacing w:after="0"/>
        <w:rPr>
          <w:noProof/>
        </w:rPr>
      </w:pPr>
      <w:ins w:id="155" w:author="Revisions" w:date="2026-07-10T09:33:00Z" w16du:dateUtc="2026-07-10T13:33:00Z">
        <w:r w:rsidRPr="00B76663">
          <w:rPr>
            <w:noProof/>
          </w:rPr>
          <w:t>8.</w:t>
        </w:r>
        <w:r w:rsidRPr="00B76663">
          <w:rPr>
            <w:noProof/>
          </w:rPr>
          <w:tab/>
        </w:r>
      </w:ins>
      <w:r w:rsidRPr="00B76663">
        <w:rPr>
          <w:noProof/>
        </w:rPr>
        <w:t>deSouza PN, Subramanian SV. COVID-19 across United States congressional districts. Journal of Global Health Science. 2020;2(2).</w:t>
      </w:r>
    </w:p>
    <w:p w14:paraId="37A04F47" w14:textId="5D4504FC" w:rsidR="00B76663" w:rsidRPr="00B76663" w:rsidRDefault="00A32E16" w:rsidP="00B76663">
      <w:pPr>
        <w:pStyle w:val="EndNoteBibliography"/>
        <w:spacing w:after="0"/>
        <w:rPr>
          <w:noProof/>
        </w:rPr>
      </w:pPr>
      <w:del w:id="156" w:author="Revisions" w:date="2026-07-10T09:33:00Z" w16du:dateUtc="2026-07-10T13:33:00Z">
        <w:r w:rsidRPr="00A32E16">
          <w:rPr>
            <w:noProof/>
          </w:rPr>
          <w:delText>7</w:delText>
        </w:r>
      </w:del>
      <w:ins w:id="157" w:author="Revisions" w:date="2026-07-10T09:33:00Z" w16du:dateUtc="2026-07-10T13:33:00Z">
        <w:r w:rsidR="00B76663" w:rsidRPr="00B76663">
          <w:rPr>
            <w:noProof/>
          </w:rPr>
          <w:t>9</w:t>
        </w:r>
      </w:ins>
      <w:r w:rsidR="00B76663" w:rsidRPr="00B76663">
        <w:rPr>
          <w:noProof/>
        </w:rPr>
        <w:t>.</w:t>
      </w:r>
      <w:r w:rsidR="00B76663" w:rsidRPr="00B76663">
        <w:rPr>
          <w:noProof/>
        </w:rPr>
        <w:tab/>
        <w:t xml:space="preserve">Department of Population Health NYU Langone Health. Congressional District Health Dashboard  [Available from: </w:t>
      </w:r>
      <w:hyperlink r:id="rId10" w:history="1">
        <w:r w:rsidR="00B76663" w:rsidRPr="00B76663">
          <w:rPr>
            <w:rStyle w:val="Hyperlink"/>
            <w:noProof/>
          </w:rPr>
          <w:t>https://www.congressionaldistricthealthdashboard.org/</w:t>
        </w:r>
      </w:hyperlink>
      <w:r w:rsidR="00B76663" w:rsidRPr="00B76663">
        <w:rPr>
          <w:noProof/>
        </w:rPr>
        <w:t>.</w:t>
      </w:r>
    </w:p>
    <w:p w14:paraId="5DFA61C6" w14:textId="77777777" w:rsidR="00B76663" w:rsidRPr="00B76663" w:rsidRDefault="00A32E16" w:rsidP="00B76663">
      <w:pPr>
        <w:pStyle w:val="EndNoteBibliography"/>
        <w:spacing w:after="0"/>
        <w:rPr>
          <w:noProof/>
        </w:rPr>
      </w:pPr>
      <w:del w:id="158" w:author="Revisions" w:date="2026-07-10T09:33:00Z" w16du:dateUtc="2026-07-10T13:33:00Z">
        <w:r w:rsidRPr="00A32E16">
          <w:rPr>
            <w:noProof/>
          </w:rPr>
          <w:delText>8</w:delText>
        </w:r>
      </w:del>
      <w:ins w:id="159" w:author="Revisions" w:date="2026-07-10T09:33:00Z" w16du:dateUtc="2026-07-10T13:33:00Z">
        <w:r w:rsidR="00B76663" w:rsidRPr="00B76663">
          <w:rPr>
            <w:noProof/>
          </w:rPr>
          <w:t>10</w:t>
        </w:r>
      </w:ins>
      <w:r w:rsidR="00B76663" w:rsidRPr="00B76663">
        <w:rPr>
          <w:noProof/>
        </w:rPr>
        <w:t>.</w:t>
      </w:r>
      <w:r w:rsidR="00B76663" w:rsidRPr="00B76663">
        <w:rPr>
          <w:noProof/>
        </w:rPr>
        <w:tab/>
        <w:t>Schnake-Mahl A, Anfuso G, Goldstein ND, Purtle J, Eberth JM, Ortigoza A, et al. Measuring variation in infant mortality and deaths of despair by US congressional district in Pennsylvania: a methodological case study. American Journal of Epidemiology. 2024;193(7):1040-9.</w:t>
      </w:r>
    </w:p>
    <w:p w14:paraId="6E7A281C" w14:textId="77777777" w:rsidR="00B76663" w:rsidRPr="00B76663" w:rsidRDefault="00A32E16" w:rsidP="00B76663">
      <w:pPr>
        <w:pStyle w:val="EndNoteBibliography"/>
        <w:spacing w:after="0"/>
        <w:rPr>
          <w:noProof/>
        </w:rPr>
      </w:pPr>
      <w:del w:id="160" w:author="Revisions" w:date="2026-07-10T09:33:00Z" w16du:dateUtc="2026-07-10T13:33:00Z">
        <w:r w:rsidRPr="00A32E16">
          <w:rPr>
            <w:noProof/>
          </w:rPr>
          <w:delText>9</w:delText>
        </w:r>
      </w:del>
      <w:ins w:id="161" w:author="Revisions" w:date="2026-07-10T09:33:00Z" w16du:dateUtc="2026-07-10T13:33:00Z">
        <w:r w:rsidR="00B76663" w:rsidRPr="00B76663">
          <w:rPr>
            <w:noProof/>
          </w:rPr>
          <w:t>11</w:t>
        </w:r>
      </w:ins>
      <w:r w:rsidR="00B76663" w:rsidRPr="00B76663">
        <w:rPr>
          <w:noProof/>
        </w:rPr>
        <w:t>.</w:t>
      </w:r>
      <w:r w:rsidR="00B76663" w:rsidRPr="00B76663">
        <w:rPr>
          <w:noProof/>
        </w:rPr>
        <w:tab/>
        <w:t>Nethery RC, Testa C, Tabb LP, Hanage WP, Chen JT, Krieger N. Addressing spatial misalignment in population health research: a case study of US congressional district political metrics and county health data. medRxiv. 2023.</w:t>
      </w:r>
    </w:p>
    <w:p w14:paraId="791898CE" w14:textId="77777777" w:rsidR="00B76663" w:rsidRPr="00B76663" w:rsidRDefault="00A32E16" w:rsidP="00B76663">
      <w:pPr>
        <w:pStyle w:val="EndNoteBibliography"/>
        <w:spacing w:after="0"/>
        <w:rPr>
          <w:ins w:id="162" w:author="Revisions" w:date="2026-07-10T09:33:00Z" w16du:dateUtc="2026-07-10T13:33:00Z"/>
          <w:noProof/>
        </w:rPr>
      </w:pPr>
      <w:del w:id="163" w:author="Revisions" w:date="2026-07-10T09:33:00Z" w16du:dateUtc="2026-07-10T13:33:00Z">
        <w:r w:rsidRPr="00A32E16">
          <w:rPr>
            <w:noProof/>
          </w:rPr>
          <w:delText>10</w:delText>
        </w:r>
      </w:del>
      <w:ins w:id="164" w:author="Revisions" w:date="2026-07-10T09:33:00Z" w16du:dateUtc="2026-07-10T13:33:00Z">
        <w:r w:rsidR="00B76663" w:rsidRPr="00B76663">
          <w:rPr>
            <w:noProof/>
          </w:rPr>
          <w:t>12.</w:t>
        </w:r>
        <w:r w:rsidR="00B76663" w:rsidRPr="00B76663">
          <w:rPr>
            <w:noProof/>
          </w:rPr>
          <w:tab/>
          <w:t>Clark A, Scott D. Understanding the Impact of the Modifiable Areal Unit Problem on the Relationship between Active Travel and the Built Environment. Urban Studies. 2013;51(2):284-99.</w:t>
        </w:r>
      </w:ins>
    </w:p>
    <w:p w14:paraId="6862D9FF" w14:textId="77777777" w:rsidR="00B76663" w:rsidRPr="00B76663" w:rsidRDefault="00B76663" w:rsidP="00B76663">
      <w:pPr>
        <w:pStyle w:val="EndNoteBibliography"/>
        <w:spacing w:after="0"/>
        <w:rPr>
          <w:ins w:id="165" w:author="Revisions" w:date="2026-07-10T09:33:00Z" w16du:dateUtc="2026-07-10T13:33:00Z"/>
          <w:noProof/>
        </w:rPr>
      </w:pPr>
      <w:ins w:id="166" w:author="Revisions" w:date="2026-07-10T09:33:00Z" w16du:dateUtc="2026-07-10T13:33:00Z">
        <w:r w:rsidRPr="00B76663">
          <w:rPr>
            <w:noProof/>
          </w:rPr>
          <w:t>13.</w:t>
        </w:r>
        <w:r w:rsidRPr="00B76663">
          <w:rPr>
            <w:noProof/>
          </w:rPr>
          <w:tab/>
          <w:t>Mavoa S, Bagheri N, Koohsari MJ, Kaczynski AT, Lamb KE, Oka K, et al. How Do Neighbourhood Definitions Influence the Associations between Built Environment and Physical Activity? Int J Environ Res Public Health. 2019;16(9).</w:t>
        </w:r>
      </w:ins>
    </w:p>
    <w:p w14:paraId="412D44AA" w14:textId="77777777" w:rsidR="00B76663" w:rsidRPr="00B76663" w:rsidRDefault="00B76663" w:rsidP="00B76663">
      <w:pPr>
        <w:pStyle w:val="EndNoteBibliography"/>
        <w:spacing w:after="0"/>
        <w:rPr>
          <w:ins w:id="167" w:author="Revisions" w:date="2026-07-10T09:33:00Z" w16du:dateUtc="2026-07-10T13:33:00Z"/>
          <w:noProof/>
        </w:rPr>
      </w:pPr>
      <w:ins w:id="168" w:author="Revisions" w:date="2026-07-10T09:33:00Z" w16du:dateUtc="2026-07-10T13:33:00Z">
        <w:r w:rsidRPr="00B76663">
          <w:rPr>
            <w:noProof/>
          </w:rPr>
          <w:t>14.</w:t>
        </w:r>
        <w:r w:rsidRPr="00B76663">
          <w:rPr>
            <w:noProof/>
          </w:rPr>
          <w:tab/>
          <w:t>Krieger N, Chen JT, Waterman PD, Soobader MJ, Subramanian SV, Carson R. Geocoding and monitoring of US socioeconomic inequalities in mortality and cancer incidence: does the choice of area-based measure and geographic level matter?: the Public Health Disparities Geocoding Project. Am J Epidemiol. 2002;156(5):471-82.</w:t>
        </w:r>
      </w:ins>
    </w:p>
    <w:p w14:paraId="112FB8F7" w14:textId="77777777" w:rsidR="00B76663" w:rsidRPr="00B76663" w:rsidRDefault="00B76663" w:rsidP="00B76663">
      <w:pPr>
        <w:pStyle w:val="EndNoteBibliography"/>
        <w:spacing w:after="0"/>
        <w:rPr>
          <w:noProof/>
        </w:rPr>
      </w:pPr>
      <w:ins w:id="169" w:author="Revisions" w:date="2026-07-10T09:33:00Z" w16du:dateUtc="2026-07-10T13:33:00Z">
        <w:r w:rsidRPr="00B76663">
          <w:rPr>
            <w:noProof/>
          </w:rPr>
          <w:lastRenderedPageBreak/>
          <w:t>15</w:t>
        </w:r>
      </w:ins>
      <w:r w:rsidRPr="00B76663">
        <w:rPr>
          <w:noProof/>
        </w:rPr>
        <w:t>.</w:t>
      </w:r>
      <w:r w:rsidRPr="00B76663">
        <w:rPr>
          <w:noProof/>
        </w:rPr>
        <w:tab/>
        <w:t>Mendez-Luck CA, Yu H, Meng YY, Jhawar M, Wallace SP. Estimating health conditions for small areas: asthma symptom prevalence for state legislative districts. Health Serv Res. 2007;42(6 Pt 2):2389-409.</w:t>
      </w:r>
    </w:p>
    <w:p w14:paraId="492A2C60" w14:textId="77777777" w:rsidR="00B76663" w:rsidRPr="00B76663" w:rsidRDefault="00A32E16" w:rsidP="00B76663">
      <w:pPr>
        <w:pStyle w:val="EndNoteBibliography"/>
        <w:spacing w:after="0"/>
        <w:rPr>
          <w:noProof/>
        </w:rPr>
      </w:pPr>
      <w:del w:id="170" w:author="Revisions" w:date="2026-07-10T09:33:00Z" w16du:dateUtc="2026-07-10T13:33:00Z">
        <w:r w:rsidRPr="00A32E16">
          <w:rPr>
            <w:noProof/>
          </w:rPr>
          <w:delText>11</w:delText>
        </w:r>
      </w:del>
      <w:ins w:id="171" w:author="Revisions" w:date="2026-07-10T09:33:00Z" w16du:dateUtc="2026-07-10T13:33:00Z">
        <w:r w:rsidR="00B76663" w:rsidRPr="00B76663">
          <w:rPr>
            <w:noProof/>
          </w:rPr>
          <w:t>16</w:t>
        </w:r>
      </w:ins>
      <w:r w:rsidR="00B76663" w:rsidRPr="00B76663">
        <w:rPr>
          <w:noProof/>
        </w:rPr>
        <w:t>.</w:t>
      </w:r>
      <w:r w:rsidR="00B76663" w:rsidRPr="00B76663">
        <w:rPr>
          <w:noProof/>
        </w:rPr>
        <w:tab/>
        <w:t>Yu H, Meng YY, Mendez-Luck CA, Jhawar M, Wallace SP. Small-area estimation of health insurance coverage for California legislative districts. Am J Public Health. 2007;97(4):731-7.</w:t>
      </w:r>
    </w:p>
    <w:p w14:paraId="66150718" w14:textId="2E9B3A26" w:rsidR="00B76663" w:rsidRPr="00B76663" w:rsidRDefault="00A32E16" w:rsidP="00B76663">
      <w:pPr>
        <w:pStyle w:val="EndNoteBibliography"/>
        <w:spacing w:after="0"/>
        <w:rPr>
          <w:noProof/>
        </w:rPr>
      </w:pPr>
      <w:del w:id="172" w:author="Revisions" w:date="2026-07-10T09:33:00Z" w16du:dateUtc="2026-07-10T13:33:00Z">
        <w:r w:rsidRPr="00A32E16">
          <w:rPr>
            <w:noProof/>
          </w:rPr>
          <w:delText>12</w:delText>
        </w:r>
      </w:del>
      <w:ins w:id="173" w:author="Revisions" w:date="2026-07-10T09:33:00Z" w16du:dateUtc="2026-07-10T13:33:00Z">
        <w:r w:rsidR="00B76663" w:rsidRPr="00B76663">
          <w:rPr>
            <w:noProof/>
          </w:rPr>
          <w:t>17</w:t>
        </w:r>
      </w:ins>
      <w:r w:rsidR="00B76663" w:rsidRPr="00B76663">
        <w:rPr>
          <w:noProof/>
        </w:rPr>
        <w:t>.</w:t>
      </w:r>
      <w:r w:rsidR="00B76663" w:rsidRPr="00B76663">
        <w:rPr>
          <w:noProof/>
        </w:rPr>
        <w:tab/>
        <w:t xml:space="preserve">Health and Human Services. Michigan Senate District Dashboard  [Available from: </w:t>
      </w:r>
      <w:hyperlink r:id="rId11" w:history="1">
        <w:r w:rsidR="00B76663" w:rsidRPr="00B76663">
          <w:rPr>
            <w:rStyle w:val="Hyperlink"/>
            <w:noProof/>
          </w:rPr>
          <w:t>https://www.michigan.gov/mdhhs/inside-mdhhs/statisticsreports/michigan-public-health-data-dashboards</w:t>
        </w:r>
      </w:hyperlink>
      <w:r w:rsidR="00B76663" w:rsidRPr="00B76663">
        <w:rPr>
          <w:noProof/>
        </w:rPr>
        <w:t>.</w:t>
      </w:r>
    </w:p>
    <w:p w14:paraId="77B171A6" w14:textId="3A991DC5" w:rsidR="00B76663" w:rsidRPr="00B76663" w:rsidRDefault="00A32E16" w:rsidP="00B76663">
      <w:pPr>
        <w:pStyle w:val="EndNoteBibliography"/>
        <w:spacing w:after="0"/>
        <w:rPr>
          <w:noProof/>
        </w:rPr>
      </w:pPr>
      <w:del w:id="174" w:author="Revisions" w:date="2026-07-10T09:33:00Z" w16du:dateUtc="2026-07-10T13:33:00Z">
        <w:r w:rsidRPr="00A32E16">
          <w:rPr>
            <w:noProof/>
          </w:rPr>
          <w:delText>13</w:delText>
        </w:r>
      </w:del>
      <w:ins w:id="175" w:author="Revisions" w:date="2026-07-10T09:33:00Z" w16du:dateUtc="2026-07-10T13:33:00Z">
        <w:r w:rsidR="00B76663" w:rsidRPr="00B76663">
          <w:rPr>
            <w:noProof/>
          </w:rPr>
          <w:t>18</w:t>
        </w:r>
      </w:ins>
      <w:r w:rsidR="00B76663" w:rsidRPr="00B76663">
        <w:rPr>
          <w:noProof/>
        </w:rPr>
        <w:t>.</w:t>
      </w:r>
      <w:r w:rsidR="00B76663" w:rsidRPr="00B76663">
        <w:rPr>
          <w:noProof/>
        </w:rPr>
        <w:tab/>
        <w:t xml:space="preserve">Kentucky Center for Statistics. Kentucky Legislative District Dashboard  [Available from: </w:t>
      </w:r>
      <w:hyperlink r:id="rId12" w:history="1">
        <w:r w:rsidR="00B76663" w:rsidRPr="00B76663">
          <w:rPr>
            <w:rStyle w:val="Hyperlink"/>
            <w:noProof/>
          </w:rPr>
          <w:t>https://kystats.ky.gov/Latest/LD</w:t>
        </w:r>
      </w:hyperlink>
      <w:r w:rsidR="00B76663" w:rsidRPr="00B76663">
        <w:rPr>
          <w:noProof/>
        </w:rPr>
        <w:t>.</w:t>
      </w:r>
    </w:p>
    <w:p w14:paraId="60EFC540" w14:textId="77777777" w:rsidR="00B76663" w:rsidRPr="00B76663" w:rsidRDefault="00A32E16" w:rsidP="00B76663">
      <w:pPr>
        <w:pStyle w:val="EndNoteBibliography"/>
        <w:spacing w:after="0"/>
        <w:rPr>
          <w:noProof/>
        </w:rPr>
      </w:pPr>
      <w:del w:id="176" w:author="Revisions" w:date="2026-07-10T09:33:00Z" w16du:dateUtc="2026-07-10T13:33:00Z">
        <w:r w:rsidRPr="00A32E16">
          <w:rPr>
            <w:noProof/>
          </w:rPr>
          <w:delText>14</w:delText>
        </w:r>
      </w:del>
      <w:ins w:id="177" w:author="Revisions" w:date="2026-07-10T09:33:00Z" w16du:dateUtc="2026-07-10T13:33:00Z">
        <w:r w:rsidR="00B76663" w:rsidRPr="00B76663">
          <w:rPr>
            <w:noProof/>
          </w:rPr>
          <w:t>19</w:t>
        </w:r>
      </w:ins>
      <w:r w:rsidR="00B76663" w:rsidRPr="00B76663">
        <w:rPr>
          <w:noProof/>
        </w:rPr>
        <w:t>.</w:t>
      </w:r>
      <w:r w:rsidR="00B76663" w:rsidRPr="00B76663">
        <w:rPr>
          <w:noProof/>
        </w:rPr>
        <w:tab/>
        <w:t>Galea S, Vlahov D. URBAN HEALTH: Evidence, Challenges, and Directions. Annual Review of Public Health. 2005;26(Volume 26, 2005):341-65.</w:t>
      </w:r>
    </w:p>
    <w:p w14:paraId="04812292" w14:textId="77777777" w:rsidR="00B76663" w:rsidRPr="00B76663" w:rsidRDefault="00A32E16" w:rsidP="00B76663">
      <w:pPr>
        <w:pStyle w:val="EndNoteBibliography"/>
        <w:spacing w:after="0"/>
        <w:rPr>
          <w:noProof/>
        </w:rPr>
      </w:pPr>
      <w:del w:id="178" w:author="Revisions" w:date="2026-07-10T09:33:00Z" w16du:dateUtc="2026-07-10T13:33:00Z">
        <w:r w:rsidRPr="00A32E16">
          <w:rPr>
            <w:noProof/>
          </w:rPr>
          <w:delText>15</w:delText>
        </w:r>
      </w:del>
      <w:ins w:id="179" w:author="Revisions" w:date="2026-07-10T09:33:00Z" w16du:dateUtc="2026-07-10T13:33:00Z">
        <w:r w:rsidR="00B76663" w:rsidRPr="00B76663">
          <w:rPr>
            <w:noProof/>
          </w:rPr>
          <w:t>20</w:t>
        </w:r>
      </w:ins>
      <w:r w:rsidR="00B76663" w:rsidRPr="00B76663">
        <w:rPr>
          <w:noProof/>
        </w:rPr>
        <w:t>.</w:t>
      </w:r>
      <w:r w:rsidR="00B76663" w:rsidRPr="00B76663">
        <w:rPr>
          <w:noProof/>
        </w:rPr>
        <w:tab/>
        <w:t>Schnake-Mahl AS, Jahn JL, Purtle J, Bilal U. Considering multiple governance levels in epidemiologic analysis of public policies. Soc Sci Med. 2022;314:115444.</w:t>
      </w:r>
    </w:p>
    <w:p w14:paraId="4C78A8FD" w14:textId="77777777" w:rsidR="00B76663" w:rsidRPr="00B76663" w:rsidRDefault="00A32E16" w:rsidP="00B76663">
      <w:pPr>
        <w:pStyle w:val="EndNoteBibliography"/>
        <w:spacing w:after="0"/>
        <w:rPr>
          <w:moveFrom w:id="180" w:author="Revisions" w:date="2026-07-10T09:33:00Z" w16du:dateUtc="2026-07-10T13:33:00Z"/>
          <w:noProof/>
        </w:rPr>
      </w:pPr>
      <w:del w:id="181" w:author="Revisions" w:date="2026-07-10T09:33:00Z" w16du:dateUtc="2026-07-10T13:33:00Z">
        <w:r w:rsidRPr="00A32E16">
          <w:rPr>
            <w:noProof/>
          </w:rPr>
          <w:delText>16</w:delText>
        </w:r>
      </w:del>
      <w:ins w:id="182" w:author="Revisions" w:date="2026-07-10T09:33:00Z" w16du:dateUtc="2026-07-10T13:33:00Z">
        <w:r w:rsidR="00B76663" w:rsidRPr="00B76663">
          <w:rPr>
            <w:noProof/>
          </w:rPr>
          <w:t>21</w:t>
        </w:r>
      </w:ins>
      <w:moveFromRangeStart w:id="183" w:author="Revisions" w:date="2026-07-10T09:33:00Z" w:name="move234568400"/>
      <w:moveFrom w:id="184" w:author="Revisions" w:date="2026-07-10T09:33:00Z" w16du:dateUtc="2026-07-10T13:33:00Z">
        <w:r w:rsidR="00B76663" w:rsidRPr="00B76663">
          <w:rPr>
            <w:noProof/>
          </w:rPr>
          <w:t>.</w:t>
        </w:r>
        <w:r w:rsidR="00B76663" w:rsidRPr="00B76663">
          <w:rPr>
            <w:noProof/>
          </w:rPr>
          <w:tab/>
          <w:t xml:space="preserve">Schnake-Mahl A, Anfuso G, Hernandez SM, Bilal U. </w:t>
        </w:r>
        <w:moveFromRangeStart w:id="185" w:author="Revisions" w:date="2026-07-10T09:33:00Z" w:name="move234568401"/>
        <w:moveFromRangeEnd w:id="183"/>
        <w:r w:rsidR="00B76663" w:rsidRPr="00B76663">
          <w:rPr>
            <w:noProof/>
          </w:rPr>
          <w:t>Geospatial Data Aggregation Methods for Novel Geographies: Validating Congressional District Life Expectancy Estimates. Epidemiology. 2024.</w:t>
        </w:r>
      </w:moveFrom>
    </w:p>
    <w:moveFromRangeEnd w:id="185"/>
    <w:p w14:paraId="4BF7DE7B" w14:textId="77777777" w:rsidR="00B76663" w:rsidRPr="00B76663" w:rsidRDefault="00A32E16" w:rsidP="00B76663">
      <w:pPr>
        <w:pStyle w:val="EndNoteBibliography"/>
        <w:spacing w:after="0"/>
        <w:rPr>
          <w:moveFrom w:id="186" w:author="Revisions" w:date="2026-07-10T09:33:00Z" w16du:dateUtc="2026-07-10T13:33:00Z"/>
          <w:noProof/>
        </w:rPr>
      </w:pPr>
      <w:del w:id="187" w:author="Revisions" w:date="2026-07-10T09:33:00Z" w16du:dateUtc="2026-07-10T13:33:00Z">
        <w:r w:rsidRPr="00A32E16">
          <w:rPr>
            <w:noProof/>
          </w:rPr>
          <w:delText>17</w:delText>
        </w:r>
      </w:del>
      <w:moveFromRangeStart w:id="188" w:author="Revisions" w:date="2026-07-10T09:33:00Z" w:name="move234568402"/>
      <w:moveFrom w:id="189" w:author="Revisions" w:date="2026-07-10T09:33:00Z" w16du:dateUtc="2026-07-10T13:33:00Z">
        <w:r w:rsidR="00B76663" w:rsidRPr="00B76663">
          <w:rPr>
            <w:noProof/>
          </w:rPr>
          <w:t>.</w:t>
        </w:r>
        <w:r w:rsidR="00B76663" w:rsidRPr="00B76663">
          <w:rPr>
            <w:noProof/>
          </w:rPr>
          <w:tab/>
          <w:t xml:space="preserve">Collaborative DUUH. </w:t>
        </w:r>
        <w:moveFromRangeStart w:id="190" w:author="Revisions" w:date="2026-07-10T09:33:00Z" w:name="move234568403"/>
        <w:moveFromRangeEnd w:id="188"/>
        <w:r w:rsidR="00B76663" w:rsidRPr="00B76663">
          <w:rPr>
            <w:noProof/>
          </w:rPr>
          <w:t>Average percent tree canopy National Land Cover Dataset (NLCD) Contiguous US. 2019.</w:t>
        </w:r>
      </w:moveFrom>
    </w:p>
    <w:moveFromRangeEnd w:id="190"/>
    <w:p w14:paraId="5DF86A97" w14:textId="77777777" w:rsidR="00B76663" w:rsidRPr="00B76663" w:rsidRDefault="00A32E16" w:rsidP="00B76663">
      <w:pPr>
        <w:pStyle w:val="EndNoteBibliography"/>
        <w:spacing w:after="0"/>
        <w:rPr>
          <w:noProof/>
        </w:rPr>
      </w:pPr>
      <w:del w:id="191" w:author="Revisions" w:date="2026-07-10T09:33:00Z" w16du:dateUtc="2026-07-10T13:33:00Z">
        <w:r w:rsidRPr="00A32E16">
          <w:rPr>
            <w:noProof/>
          </w:rPr>
          <w:delText>18</w:delText>
        </w:r>
      </w:del>
      <w:r w:rsidR="00B76663" w:rsidRPr="00B76663">
        <w:rPr>
          <w:noProof/>
        </w:rPr>
        <w:t>.</w:t>
      </w:r>
      <w:r w:rsidR="00B76663" w:rsidRPr="00B76663">
        <w:rPr>
          <w:noProof/>
        </w:rPr>
        <w:tab/>
        <w:t>Kondo MC, South EC, Branas CC, Richmond TS, Wiebe DJ. The Association Between Urban Tree Cover and Gun Assault: A Case-Control and Case-Crossover Study. Am J Epidemiol. 2017;186(3):289-96.</w:t>
      </w:r>
    </w:p>
    <w:p w14:paraId="7DCDBDFB" w14:textId="77777777" w:rsidR="00B76663" w:rsidRPr="00B76663" w:rsidRDefault="00A32E16" w:rsidP="00B76663">
      <w:pPr>
        <w:pStyle w:val="EndNoteBibliography"/>
        <w:spacing w:after="0"/>
        <w:rPr>
          <w:noProof/>
        </w:rPr>
      </w:pPr>
      <w:del w:id="192" w:author="Revisions" w:date="2026-07-10T09:33:00Z" w16du:dateUtc="2026-07-10T13:33:00Z">
        <w:r w:rsidRPr="00A32E16">
          <w:rPr>
            <w:noProof/>
          </w:rPr>
          <w:delText>19</w:delText>
        </w:r>
      </w:del>
      <w:ins w:id="193" w:author="Revisions" w:date="2026-07-10T09:33:00Z" w16du:dateUtc="2026-07-10T13:33:00Z">
        <w:r w:rsidR="00B76663" w:rsidRPr="00B76663">
          <w:rPr>
            <w:noProof/>
          </w:rPr>
          <w:t>22</w:t>
        </w:r>
      </w:ins>
      <w:r w:rsidR="00B76663" w:rsidRPr="00B76663">
        <w:rPr>
          <w:noProof/>
        </w:rPr>
        <w:t>.</w:t>
      </w:r>
      <w:r w:rsidR="00B76663" w:rsidRPr="00B76663">
        <w:rPr>
          <w:noProof/>
        </w:rPr>
        <w:tab/>
        <w:t>Kondo MC, Mueller N, Locke DH, Roman LA, Rojas-Rueda D, Schinasi LH, et al. Health impact assessment of Philadelphia's 2025 tree canopy cover goals. Lancet Planet Health. 2020;4(4):e149-e57.</w:t>
      </w:r>
    </w:p>
    <w:p w14:paraId="2F57BBA0" w14:textId="77777777" w:rsidR="00B76663" w:rsidRPr="00B76663" w:rsidRDefault="00A32E16" w:rsidP="00B76663">
      <w:pPr>
        <w:pStyle w:val="EndNoteBibliography"/>
        <w:spacing w:after="0"/>
        <w:rPr>
          <w:ins w:id="194" w:author="Revisions" w:date="2026-07-10T09:33:00Z" w16du:dateUtc="2026-07-10T13:33:00Z"/>
          <w:noProof/>
        </w:rPr>
      </w:pPr>
      <w:del w:id="195" w:author="Revisions" w:date="2026-07-10T09:33:00Z" w16du:dateUtc="2026-07-10T13:33:00Z">
        <w:r w:rsidRPr="00A32E16">
          <w:rPr>
            <w:noProof/>
          </w:rPr>
          <w:delText>20</w:delText>
        </w:r>
      </w:del>
      <w:ins w:id="196" w:author="Revisions" w:date="2026-07-10T09:33:00Z" w16du:dateUtc="2026-07-10T13:33:00Z">
        <w:r w:rsidR="00B76663" w:rsidRPr="00B76663">
          <w:rPr>
            <w:noProof/>
          </w:rPr>
          <w:t>23.</w:t>
        </w:r>
        <w:r w:rsidR="00B76663" w:rsidRPr="00B76663">
          <w:rPr>
            <w:noProof/>
          </w:rPr>
          <w:tab/>
          <w:t>Levy H, Buchmueller TC. The Impact of Health Insurance on Mortality. Annu Rev Public Health. 2025;46(1):541-50.</w:t>
        </w:r>
      </w:ins>
    </w:p>
    <w:p w14:paraId="31A3ADE8" w14:textId="77777777" w:rsidR="00B76663" w:rsidRPr="00B76663" w:rsidRDefault="00B76663" w:rsidP="00B76663">
      <w:pPr>
        <w:pStyle w:val="EndNoteBibliography"/>
        <w:spacing w:after="0"/>
        <w:rPr>
          <w:moveTo w:id="197" w:author="Revisions" w:date="2026-07-10T09:33:00Z" w16du:dateUtc="2026-07-10T13:33:00Z"/>
          <w:noProof/>
        </w:rPr>
      </w:pPr>
      <w:ins w:id="198" w:author="Revisions" w:date="2026-07-10T09:33:00Z" w16du:dateUtc="2026-07-10T13:33:00Z">
        <w:r w:rsidRPr="00B76663">
          <w:rPr>
            <w:noProof/>
          </w:rPr>
          <w:t>24</w:t>
        </w:r>
      </w:ins>
      <w:moveToRangeStart w:id="199" w:author="Revisions" w:date="2026-07-10T09:33:00Z" w:name="move234568400"/>
      <w:moveTo w:id="200" w:author="Revisions" w:date="2026-07-10T09:33:00Z" w16du:dateUtc="2026-07-10T13:33:00Z">
        <w:r w:rsidRPr="00B76663">
          <w:rPr>
            <w:noProof/>
          </w:rPr>
          <w:t>.</w:t>
        </w:r>
        <w:r w:rsidRPr="00B76663">
          <w:rPr>
            <w:noProof/>
          </w:rPr>
          <w:tab/>
          <w:t xml:space="preserve">Schnake-Mahl A, Anfuso G, Hernandez SM, Bilal U. </w:t>
        </w:r>
        <w:moveToRangeStart w:id="201" w:author="Revisions" w:date="2026-07-10T09:33:00Z" w:name="move234568401"/>
        <w:moveToRangeEnd w:id="199"/>
        <w:r w:rsidRPr="00B76663">
          <w:rPr>
            <w:noProof/>
          </w:rPr>
          <w:t>Geospatial Data Aggregation Methods for Novel Geographies: Validating Congressional District Life Expectancy Estimates. Epidemiology. 2024.</w:t>
        </w:r>
      </w:moveTo>
    </w:p>
    <w:moveToRangeEnd w:id="201"/>
    <w:p w14:paraId="7121A584" w14:textId="77777777" w:rsidR="00B76663" w:rsidRPr="00B76663" w:rsidRDefault="00B76663" w:rsidP="00B76663">
      <w:pPr>
        <w:pStyle w:val="EndNoteBibliography"/>
        <w:spacing w:after="0"/>
        <w:rPr>
          <w:moveTo w:id="202" w:author="Revisions" w:date="2026-07-10T09:33:00Z" w16du:dateUtc="2026-07-10T13:33:00Z"/>
          <w:noProof/>
        </w:rPr>
      </w:pPr>
      <w:ins w:id="203" w:author="Revisions" w:date="2026-07-10T09:33:00Z" w16du:dateUtc="2026-07-10T13:33:00Z">
        <w:r w:rsidRPr="00B76663">
          <w:rPr>
            <w:noProof/>
          </w:rPr>
          <w:t>25</w:t>
        </w:r>
      </w:ins>
      <w:moveToRangeStart w:id="204" w:author="Revisions" w:date="2026-07-10T09:33:00Z" w:name="move234568402"/>
      <w:moveTo w:id="205" w:author="Revisions" w:date="2026-07-10T09:33:00Z" w16du:dateUtc="2026-07-10T13:33:00Z">
        <w:r w:rsidRPr="00B76663">
          <w:rPr>
            <w:noProof/>
          </w:rPr>
          <w:t>.</w:t>
        </w:r>
        <w:r w:rsidRPr="00B76663">
          <w:rPr>
            <w:noProof/>
          </w:rPr>
          <w:tab/>
          <w:t xml:space="preserve">Collaborative DUUH. </w:t>
        </w:r>
        <w:moveToRangeStart w:id="206" w:author="Revisions" w:date="2026-07-10T09:33:00Z" w:name="move234568403"/>
        <w:moveToRangeEnd w:id="204"/>
        <w:r w:rsidRPr="00B76663">
          <w:rPr>
            <w:noProof/>
          </w:rPr>
          <w:t>Average percent tree canopy National Land Cover Dataset (NLCD) Contiguous US. 2019.</w:t>
        </w:r>
      </w:moveTo>
    </w:p>
    <w:moveToRangeEnd w:id="206"/>
    <w:p w14:paraId="7019AB4C" w14:textId="77777777" w:rsidR="00B76663" w:rsidRPr="00B76663" w:rsidRDefault="00B76663" w:rsidP="00B76663">
      <w:pPr>
        <w:pStyle w:val="EndNoteBibliography"/>
        <w:spacing w:after="0"/>
        <w:rPr>
          <w:noProof/>
        </w:rPr>
      </w:pPr>
      <w:ins w:id="207" w:author="Revisions" w:date="2026-07-10T09:33:00Z" w16du:dateUtc="2026-07-10T13:33:00Z">
        <w:r w:rsidRPr="00B76663">
          <w:rPr>
            <w:noProof/>
          </w:rPr>
          <w:t>26</w:t>
        </w:r>
      </w:ins>
      <w:r w:rsidRPr="00B76663">
        <w:rPr>
          <w:noProof/>
        </w:rPr>
        <w:t>.</w:t>
      </w:r>
      <w:r w:rsidRPr="00B76663">
        <w:rPr>
          <w:noProof/>
        </w:rPr>
        <w:tab/>
        <w:t>Akpinar A, Barbosa-Leiker C, Brooks KR. Does green space matter? Exploring relationships between green space type and health indicators. Urban Forestry &amp; Urban Greening. 2016;20:407-18.</w:t>
      </w:r>
    </w:p>
    <w:p w14:paraId="1DF23962" w14:textId="77777777" w:rsidR="00B76663" w:rsidRPr="00B76663" w:rsidRDefault="00A32E16" w:rsidP="00B76663">
      <w:pPr>
        <w:pStyle w:val="EndNoteBibliography"/>
        <w:spacing w:after="0"/>
        <w:rPr>
          <w:noProof/>
        </w:rPr>
      </w:pPr>
      <w:del w:id="208" w:author="Revisions" w:date="2026-07-10T09:33:00Z" w16du:dateUtc="2026-07-10T13:33:00Z">
        <w:r w:rsidRPr="00A32E16">
          <w:rPr>
            <w:noProof/>
          </w:rPr>
          <w:delText>21</w:delText>
        </w:r>
      </w:del>
      <w:ins w:id="209" w:author="Revisions" w:date="2026-07-10T09:33:00Z" w16du:dateUtc="2026-07-10T13:33:00Z">
        <w:r w:rsidR="00B76663" w:rsidRPr="00B76663">
          <w:rPr>
            <w:noProof/>
          </w:rPr>
          <w:t>27</w:t>
        </w:r>
      </w:ins>
      <w:r w:rsidR="00B76663" w:rsidRPr="00B76663">
        <w:rPr>
          <w:noProof/>
        </w:rPr>
        <w:t>.</w:t>
      </w:r>
      <w:r w:rsidR="00B76663" w:rsidRPr="00B76663">
        <w:rPr>
          <w:noProof/>
        </w:rPr>
        <w:tab/>
        <w:t>Evelly J. City Council Debates Mandatory Air Conditioning Bill. City Limits. 2024.</w:t>
      </w:r>
    </w:p>
    <w:p w14:paraId="65FCA4E2" w14:textId="77777777" w:rsidR="00B76663" w:rsidRPr="00B76663" w:rsidRDefault="00A32E16" w:rsidP="00B76663">
      <w:pPr>
        <w:pStyle w:val="EndNoteBibliography"/>
        <w:spacing w:after="0"/>
        <w:rPr>
          <w:noProof/>
        </w:rPr>
      </w:pPr>
      <w:del w:id="210" w:author="Revisions" w:date="2026-07-10T09:33:00Z" w16du:dateUtc="2026-07-10T13:33:00Z">
        <w:r w:rsidRPr="00A32E16">
          <w:rPr>
            <w:noProof/>
          </w:rPr>
          <w:delText>22</w:delText>
        </w:r>
      </w:del>
      <w:ins w:id="211" w:author="Revisions" w:date="2026-07-10T09:33:00Z" w16du:dateUtc="2026-07-10T13:33:00Z">
        <w:r w:rsidR="00B76663" w:rsidRPr="00B76663">
          <w:rPr>
            <w:noProof/>
          </w:rPr>
          <w:t>28</w:t>
        </w:r>
      </w:ins>
      <w:r w:rsidR="00B76663" w:rsidRPr="00B76663">
        <w:rPr>
          <w:noProof/>
        </w:rPr>
        <w:t>.</w:t>
      </w:r>
      <w:r w:rsidR="00B76663" w:rsidRPr="00B76663">
        <w:rPr>
          <w:noProof/>
        </w:rPr>
        <w:tab/>
        <w:t>Han N, Rosenfeld M. Philadelphia area Latino residents face barriers to health insurance. ABC 6 Action News. 2021.</w:t>
      </w:r>
    </w:p>
    <w:p w14:paraId="609E78E2" w14:textId="77777777" w:rsidR="00B76663" w:rsidRPr="00B76663" w:rsidRDefault="00A32E16" w:rsidP="00B76663">
      <w:pPr>
        <w:pStyle w:val="EndNoteBibliography"/>
        <w:spacing w:after="0"/>
        <w:rPr>
          <w:noProof/>
        </w:rPr>
      </w:pPr>
      <w:del w:id="212" w:author="Revisions" w:date="2026-07-10T09:33:00Z" w16du:dateUtc="2026-07-10T13:33:00Z">
        <w:r w:rsidRPr="00A32E16">
          <w:rPr>
            <w:noProof/>
          </w:rPr>
          <w:delText>23</w:delText>
        </w:r>
      </w:del>
      <w:ins w:id="213" w:author="Revisions" w:date="2026-07-10T09:33:00Z" w16du:dateUtc="2026-07-10T13:33:00Z">
        <w:r w:rsidR="00B76663" w:rsidRPr="00B76663">
          <w:rPr>
            <w:noProof/>
          </w:rPr>
          <w:t>29</w:t>
        </w:r>
      </w:ins>
      <w:r w:rsidR="00B76663" w:rsidRPr="00B76663">
        <w:rPr>
          <w:noProof/>
        </w:rPr>
        <w:t>.</w:t>
      </w:r>
      <w:r w:rsidR="00B76663" w:rsidRPr="00B76663">
        <w:rPr>
          <w:noProof/>
        </w:rPr>
        <w:tab/>
        <w:t>Passel JS, Krogstad JM. What we know about unauthorized immigrants living in the U.S.: PEW Research Center; 2024.</w:t>
      </w:r>
    </w:p>
    <w:p w14:paraId="5D191556" w14:textId="77777777" w:rsidR="00B76663" w:rsidRPr="00B76663" w:rsidRDefault="00A32E16">
      <w:pPr>
        <w:pStyle w:val="EndNoteBibliography"/>
        <w:spacing w:after="0"/>
        <w:rPr>
          <w:noProof/>
        </w:rPr>
        <w:pPrChange w:id="214" w:author="Revisions" w:date="2026-07-10T09:33:00Z" w16du:dateUtc="2026-07-10T13:33:00Z">
          <w:pPr>
            <w:pStyle w:val="EndNoteBibliography"/>
          </w:pPr>
        </w:pPrChange>
      </w:pPr>
      <w:del w:id="215" w:author="Revisions" w:date="2026-07-10T09:33:00Z" w16du:dateUtc="2026-07-10T13:33:00Z">
        <w:r w:rsidRPr="00A32E16">
          <w:rPr>
            <w:noProof/>
          </w:rPr>
          <w:delText>24</w:delText>
        </w:r>
      </w:del>
      <w:ins w:id="216" w:author="Revisions" w:date="2026-07-10T09:33:00Z" w16du:dateUtc="2026-07-10T13:33:00Z">
        <w:r w:rsidR="00B76663" w:rsidRPr="00B76663">
          <w:rPr>
            <w:noProof/>
          </w:rPr>
          <w:t>30</w:t>
        </w:r>
      </w:ins>
      <w:r w:rsidR="00B76663" w:rsidRPr="00B76663">
        <w:rPr>
          <w:noProof/>
        </w:rPr>
        <w:t>.</w:t>
      </w:r>
      <w:r w:rsidR="00B76663" w:rsidRPr="00B76663">
        <w:rPr>
          <w:noProof/>
        </w:rPr>
        <w:tab/>
        <w:t>Casserly D. Health Care for Immigrants: A Manual for Advocates in Pennsylvania. Pennsylvania Health Law Project; 2017.</w:t>
      </w:r>
    </w:p>
    <w:p w14:paraId="0DC11C45" w14:textId="77777777" w:rsidR="00B76663" w:rsidRPr="00B76663" w:rsidRDefault="00B76663" w:rsidP="00B76663">
      <w:pPr>
        <w:pStyle w:val="EndNoteBibliography"/>
        <w:spacing w:after="0"/>
        <w:rPr>
          <w:ins w:id="217" w:author="Revisions" w:date="2026-07-10T09:33:00Z" w16du:dateUtc="2026-07-10T13:33:00Z"/>
          <w:noProof/>
        </w:rPr>
      </w:pPr>
      <w:ins w:id="218" w:author="Revisions" w:date="2026-07-10T09:33:00Z" w16du:dateUtc="2026-07-10T13:33:00Z">
        <w:r w:rsidRPr="00B76663">
          <w:rPr>
            <w:noProof/>
          </w:rPr>
          <w:t>31.</w:t>
        </w:r>
        <w:r w:rsidRPr="00B76663">
          <w:rPr>
            <w:noProof/>
          </w:rPr>
          <w:tab/>
          <w:t>Wong DWS. The Modifiable Areal Unit Problem (MAUP). In: Janelle DG, Warf, B., Hansen, K., editor. WorldMinds: Geographical Perspectives on 100 Problems. Dordrecht: Springer; 2004.</w:t>
        </w:r>
      </w:ins>
    </w:p>
    <w:p w14:paraId="57364BCB" w14:textId="77777777" w:rsidR="00B76663" w:rsidRPr="00B76663" w:rsidRDefault="00B76663" w:rsidP="00B76663">
      <w:pPr>
        <w:pStyle w:val="EndNoteBibliography"/>
        <w:spacing w:after="0"/>
        <w:rPr>
          <w:ins w:id="219" w:author="Revisions" w:date="2026-07-10T09:33:00Z" w16du:dateUtc="2026-07-10T13:33:00Z"/>
          <w:noProof/>
        </w:rPr>
      </w:pPr>
      <w:ins w:id="220" w:author="Revisions" w:date="2026-07-10T09:33:00Z" w16du:dateUtc="2026-07-10T13:33:00Z">
        <w:r w:rsidRPr="00B76663">
          <w:rPr>
            <w:noProof/>
          </w:rPr>
          <w:t>32.</w:t>
        </w:r>
        <w:r w:rsidRPr="00B76663">
          <w:rPr>
            <w:noProof/>
          </w:rPr>
          <w:tab/>
          <w:t>Kwan M-P. The Uncertain Geographic Context Problem. Annals of the Association of American Geographers. 2012;102(5):958-68.</w:t>
        </w:r>
      </w:ins>
    </w:p>
    <w:p w14:paraId="47E1C783" w14:textId="77777777" w:rsidR="00B76663" w:rsidRPr="00B76663" w:rsidRDefault="00B76663" w:rsidP="00B76663">
      <w:pPr>
        <w:pStyle w:val="EndNoteBibliography"/>
        <w:rPr>
          <w:ins w:id="221" w:author="Revisions" w:date="2026-07-10T09:33:00Z" w16du:dateUtc="2026-07-10T13:33:00Z"/>
          <w:noProof/>
        </w:rPr>
      </w:pPr>
      <w:ins w:id="222" w:author="Revisions" w:date="2026-07-10T09:33:00Z" w16du:dateUtc="2026-07-10T13:33:00Z">
        <w:r w:rsidRPr="00B76663">
          <w:rPr>
            <w:noProof/>
          </w:rPr>
          <w:lastRenderedPageBreak/>
          <w:t>33.</w:t>
        </w:r>
        <w:r w:rsidRPr="00B76663">
          <w:rPr>
            <w:noProof/>
          </w:rPr>
          <w:tab/>
          <w:t>Adler ES, Cayton AF, Griffin JD, E. Scott Adler AFC, John D. Griffin. Representation When Constituent Opinion and District Conditions Collide. Political Research Quarterly. 2018-03-05;71(3).</w:t>
        </w:r>
      </w:ins>
    </w:p>
    <w:p w14:paraId="2FF38C28" w14:textId="6C104988" w:rsidR="00F81F4B" w:rsidRPr="00A455C4" w:rsidRDefault="00B96C1A" w:rsidP="00B378E6">
      <w:pPr>
        <w:rPr>
          <w:sz w:val="21"/>
          <w:szCs w:val="21"/>
        </w:rPr>
      </w:pPr>
      <w:r w:rsidRPr="00B378E6">
        <w:rPr>
          <w:sz w:val="21"/>
          <w:szCs w:val="21"/>
        </w:rPr>
        <w:fldChar w:fldCharType="end"/>
      </w:r>
    </w:p>
    <w:sectPr w:rsidR="00F81F4B" w:rsidRPr="00A455C4" w:rsidSect="0098532D">
      <w:headerReference w:type="default" r:id="rId13"/>
      <w:footerReference w:type="even" r:id="rId14"/>
      <w:footerReference w:type="default" r:id="rId15"/>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88C6DE" w14:textId="77777777" w:rsidR="002279DC" w:rsidRDefault="002279DC" w:rsidP="00D658AC">
      <w:pPr>
        <w:spacing w:after="0" w:line="240" w:lineRule="auto"/>
      </w:pPr>
      <w:r>
        <w:separator/>
      </w:r>
    </w:p>
  </w:endnote>
  <w:endnote w:type="continuationSeparator" w:id="0">
    <w:p w14:paraId="792D17CE" w14:textId="77777777" w:rsidR="002279DC" w:rsidRDefault="002279DC" w:rsidP="00D658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29912339"/>
      <w:docPartObj>
        <w:docPartGallery w:val="Page Numbers (Bottom of Page)"/>
        <w:docPartUnique/>
      </w:docPartObj>
    </w:sdtPr>
    <w:sdtEndPr>
      <w:rPr>
        <w:rStyle w:val="PageNumber"/>
      </w:rPr>
    </w:sdtEndPr>
    <w:sdtContent>
      <w:p w14:paraId="482064AA" w14:textId="4EF23246" w:rsidR="00D658AC" w:rsidRDefault="00D658AC" w:rsidP="00314EB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3B23ECF" w14:textId="77777777" w:rsidR="00D658AC" w:rsidRDefault="00D658AC" w:rsidP="00D658A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48536005"/>
      <w:docPartObj>
        <w:docPartGallery w:val="Page Numbers (Bottom of Page)"/>
        <w:docPartUnique/>
      </w:docPartObj>
    </w:sdtPr>
    <w:sdtEndPr>
      <w:rPr>
        <w:rStyle w:val="PageNumber"/>
      </w:rPr>
    </w:sdtEndPr>
    <w:sdtContent>
      <w:p w14:paraId="6B783813" w14:textId="4BFD5C92" w:rsidR="00D658AC" w:rsidRDefault="00D658AC" w:rsidP="00314EB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17DF4574" w14:textId="77777777" w:rsidR="00D658AC" w:rsidRDefault="00D658AC" w:rsidP="00D658A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C22519" w14:textId="77777777" w:rsidR="002279DC" w:rsidRDefault="002279DC" w:rsidP="00D658AC">
      <w:pPr>
        <w:spacing w:after="0" w:line="240" w:lineRule="auto"/>
      </w:pPr>
      <w:r>
        <w:separator/>
      </w:r>
    </w:p>
  </w:footnote>
  <w:footnote w:type="continuationSeparator" w:id="0">
    <w:p w14:paraId="79B7CFAD" w14:textId="77777777" w:rsidR="002279DC" w:rsidRDefault="002279DC" w:rsidP="00D658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D3AF4A" w14:textId="77777777" w:rsidR="002C13B8" w:rsidRDefault="002C13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CA7201"/>
    <w:multiLevelType w:val="hybridMultilevel"/>
    <w:tmpl w:val="B6EC25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161E83"/>
    <w:multiLevelType w:val="multilevel"/>
    <w:tmpl w:val="625A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095439">
    <w:abstractNumId w:val="1"/>
  </w:num>
  <w:num w:numId="2" w16cid:durableId="161894626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ax92wdr7adtz5etxvfxdfr0s5z2etvt2v0z&quot;&gt;My EndNote Library&lt;record-ids&gt;&lt;item&gt;155&lt;/item&gt;&lt;item&gt;156&lt;/item&gt;&lt;item&gt;157&lt;/item&gt;&lt;item&gt;158&lt;/item&gt;&lt;item&gt;260&lt;/item&gt;&lt;item&gt;276&lt;/item&gt;&lt;item&gt;282&lt;/item&gt;&lt;item&gt;283&lt;/item&gt;&lt;item&gt;286&lt;/item&gt;&lt;item&gt;298&lt;/item&gt;&lt;item&gt;302&lt;/item&gt;&lt;item&gt;311&lt;/item&gt;&lt;item&gt;315&lt;/item&gt;&lt;item&gt;333&lt;/item&gt;&lt;item&gt;336&lt;/item&gt;&lt;item&gt;348&lt;/item&gt;&lt;item&gt;350&lt;/item&gt;&lt;item&gt;354&lt;/item&gt;&lt;item&gt;356&lt;/item&gt;&lt;item&gt;363&lt;/item&gt;&lt;item&gt;589&lt;/item&gt;&lt;item&gt;590&lt;/item&gt;&lt;item&gt;591&lt;/item&gt;&lt;item&gt;592&lt;/item&gt;&lt;item&gt;594&lt;/item&gt;&lt;item&gt;701&lt;/item&gt;&lt;item&gt;702&lt;/item&gt;&lt;item&gt;703&lt;/item&gt;&lt;item&gt;704&lt;/item&gt;&lt;item&gt;705&lt;/item&gt;&lt;item&gt;706&lt;/item&gt;&lt;item&gt;708&lt;/item&gt;&lt;item&gt;709&lt;/item&gt;&lt;/record-ids&gt;&lt;/item&gt;&lt;/Libraries&gt;"/>
    <w:docVar w:name="EN.UseJSCitationFormat" w:val="False"/>
  </w:docVars>
  <w:rsids>
    <w:rsidRoot w:val="00996429"/>
    <w:rsid w:val="000051F0"/>
    <w:rsid w:val="00011408"/>
    <w:rsid w:val="000118B7"/>
    <w:rsid w:val="0001213A"/>
    <w:rsid w:val="00012691"/>
    <w:rsid w:val="00014628"/>
    <w:rsid w:val="00016115"/>
    <w:rsid w:val="0001770C"/>
    <w:rsid w:val="0001770F"/>
    <w:rsid w:val="000222BA"/>
    <w:rsid w:val="00022CFC"/>
    <w:rsid w:val="00024CE5"/>
    <w:rsid w:val="000275D4"/>
    <w:rsid w:val="0002782B"/>
    <w:rsid w:val="000320C3"/>
    <w:rsid w:val="00032D0A"/>
    <w:rsid w:val="0003442D"/>
    <w:rsid w:val="00034B20"/>
    <w:rsid w:val="000360DA"/>
    <w:rsid w:val="00042A1B"/>
    <w:rsid w:val="00045361"/>
    <w:rsid w:val="00045E20"/>
    <w:rsid w:val="00046591"/>
    <w:rsid w:val="00052A27"/>
    <w:rsid w:val="00062D29"/>
    <w:rsid w:val="00064EF6"/>
    <w:rsid w:val="00067674"/>
    <w:rsid w:val="000724FA"/>
    <w:rsid w:val="00073182"/>
    <w:rsid w:val="0007518E"/>
    <w:rsid w:val="00076D10"/>
    <w:rsid w:val="000813B7"/>
    <w:rsid w:val="000830A5"/>
    <w:rsid w:val="00083945"/>
    <w:rsid w:val="0008734E"/>
    <w:rsid w:val="00092974"/>
    <w:rsid w:val="00095202"/>
    <w:rsid w:val="000A2909"/>
    <w:rsid w:val="000B2873"/>
    <w:rsid w:val="000B4B4F"/>
    <w:rsid w:val="000C0F68"/>
    <w:rsid w:val="000C2DE8"/>
    <w:rsid w:val="000D436D"/>
    <w:rsid w:val="000D663B"/>
    <w:rsid w:val="000E4AC5"/>
    <w:rsid w:val="000F3A2B"/>
    <w:rsid w:val="0010152A"/>
    <w:rsid w:val="0010527E"/>
    <w:rsid w:val="00105D89"/>
    <w:rsid w:val="00112558"/>
    <w:rsid w:val="00116089"/>
    <w:rsid w:val="00116934"/>
    <w:rsid w:val="00123FDD"/>
    <w:rsid w:val="00125445"/>
    <w:rsid w:val="00132493"/>
    <w:rsid w:val="00133999"/>
    <w:rsid w:val="00137285"/>
    <w:rsid w:val="001373E8"/>
    <w:rsid w:val="0013767B"/>
    <w:rsid w:val="001515B2"/>
    <w:rsid w:val="00151C97"/>
    <w:rsid w:val="0015361C"/>
    <w:rsid w:val="001570B8"/>
    <w:rsid w:val="0016468F"/>
    <w:rsid w:val="00166E01"/>
    <w:rsid w:val="00171059"/>
    <w:rsid w:val="00174F08"/>
    <w:rsid w:val="00175F3B"/>
    <w:rsid w:val="00194FB0"/>
    <w:rsid w:val="001A10DC"/>
    <w:rsid w:val="001A140D"/>
    <w:rsid w:val="001A3094"/>
    <w:rsid w:val="001A3629"/>
    <w:rsid w:val="001B3AF5"/>
    <w:rsid w:val="001C06BB"/>
    <w:rsid w:val="001C30AA"/>
    <w:rsid w:val="001C5F4C"/>
    <w:rsid w:val="001C78FB"/>
    <w:rsid w:val="001C7D30"/>
    <w:rsid w:val="001D56DB"/>
    <w:rsid w:val="001E1676"/>
    <w:rsid w:val="001E21E7"/>
    <w:rsid w:val="001E459A"/>
    <w:rsid w:val="001E6595"/>
    <w:rsid w:val="001F0629"/>
    <w:rsid w:val="001F207F"/>
    <w:rsid w:val="001F280E"/>
    <w:rsid w:val="001F2F36"/>
    <w:rsid w:val="001F4093"/>
    <w:rsid w:val="001F4471"/>
    <w:rsid w:val="001F6B98"/>
    <w:rsid w:val="00202459"/>
    <w:rsid w:val="00202463"/>
    <w:rsid w:val="00202552"/>
    <w:rsid w:val="00205441"/>
    <w:rsid w:val="00214F85"/>
    <w:rsid w:val="00216697"/>
    <w:rsid w:val="00221D95"/>
    <w:rsid w:val="00222328"/>
    <w:rsid w:val="00224BE6"/>
    <w:rsid w:val="002279DC"/>
    <w:rsid w:val="00231B4E"/>
    <w:rsid w:val="00231D14"/>
    <w:rsid w:val="00237BA3"/>
    <w:rsid w:val="0024772E"/>
    <w:rsid w:val="0025386C"/>
    <w:rsid w:val="00257E9D"/>
    <w:rsid w:val="002621CB"/>
    <w:rsid w:val="00266D02"/>
    <w:rsid w:val="0027206F"/>
    <w:rsid w:val="00276D19"/>
    <w:rsid w:val="002837D9"/>
    <w:rsid w:val="002871E9"/>
    <w:rsid w:val="00291870"/>
    <w:rsid w:val="00295A91"/>
    <w:rsid w:val="002A5F8C"/>
    <w:rsid w:val="002A6ABD"/>
    <w:rsid w:val="002A6F42"/>
    <w:rsid w:val="002A7994"/>
    <w:rsid w:val="002B0C8A"/>
    <w:rsid w:val="002B75E3"/>
    <w:rsid w:val="002C11A7"/>
    <w:rsid w:val="002C13B8"/>
    <w:rsid w:val="002C408A"/>
    <w:rsid w:val="002C59EC"/>
    <w:rsid w:val="002D061A"/>
    <w:rsid w:val="002D0F06"/>
    <w:rsid w:val="002D37B1"/>
    <w:rsid w:val="002D77B6"/>
    <w:rsid w:val="002E5247"/>
    <w:rsid w:val="002F06E3"/>
    <w:rsid w:val="00301C50"/>
    <w:rsid w:val="00305A64"/>
    <w:rsid w:val="00310E08"/>
    <w:rsid w:val="00313FFB"/>
    <w:rsid w:val="003146C4"/>
    <w:rsid w:val="0031516E"/>
    <w:rsid w:val="00316A9E"/>
    <w:rsid w:val="00316ABC"/>
    <w:rsid w:val="00316C60"/>
    <w:rsid w:val="0032137B"/>
    <w:rsid w:val="00322FE2"/>
    <w:rsid w:val="0032497C"/>
    <w:rsid w:val="0032577B"/>
    <w:rsid w:val="00334B69"/>
    <w:rsid w:val="00336125"/>
    <w:rsid w:val="00337689"/>
    <w:rsid w:val="00341741"/>
    <w:rsid w:val="0034494D"/>
    <w:rsid w:val="00345B83"/>
    <w:rsid w:val="00347A11"/>
    <w:rsid w:val="003528B2"/>
    <w:rsid w:val="0036027A"/>
    <w:rsid w:val="0036028F"/>
    <w:rsid w:val="00360877"/>
    <w:rsid w:val="00362D95"/>
    <w:rsid w:val="00362F2C"/>
    <w:rsid w:val="00363688"/>
    <w:rsid w:val="00363A36"/>
    <w:rsid w:val="003644FC"/>
    <w:rsid w:val="00365BB4"/>
    <w:rsid w:val="0036671F"/>
    <w:rsid w:val="00366CDC"/>
    <w:rsid w:val="00372E94"/>
    <w:rsid w:val="0037305F"/>
    <w:rsid w:val="00377CD6"/>
    <w:rsid w:val="00380293"/>
    <w:rsid w:val="003843E6"/>
    <w:rsid w:val="00390CDF"/>
    <w:rsid w:val="00391F9F"/>
    <w:rsid w:val="00395CC4"/>
    <w:rsid w:val="00397AFF"/>
    <w:rsid w:val="003A1C33"/>
    <w:rsid w:val="003A4EF4"/>
    <w:rsid w:val="003B03E0"/>
    <w:rsid w:val="003B2AA1"/>
    <w:rsid w:val="003C0311"/>
    <w:rsid w:val="003C4285"/>
    <w:rsid w:val="003C6291"/>
    <w:rsid w:val="003C73DC"/>
    <w:rsid w:val="003C7520"/>
    <w:rsid w:val="003C792C"/>
    <w:rsid w:val="003C7A07"/>
    <w:rsid w:val="003D0208"/>
    <w:rsid w:val="003D2DE7"/>
    <w:rsid w:val="003D31DD"/>
    <w:rsid w:val="003E11F3"/>
    <w:rsid w:val="003E57B4"/>
    <w:rsid w:val="003E6AA2"/>
    <w:rsid w:val="003F075D"/>
    <w:rsid w:val="004013DD"/>
    <w:rsid w:val="00404931"/>
    <w:rsid w:val="004054A4"/>
    <w:rsid w:val="00410EE1"/>
    <w:rsid w:val="00412B5A"/>
    <w:rsid w:val="00413A1F"/>
    <w:rsid w:val="00420759"/>
    <w:rsid w:val="0042086D"/>
    <w:rsid w:val="00424C2D"/>
    <w:rsid w:val="00425C0D"/>
    <w:rsid w:val="004267D0"/>
    <w:rsid w:val="00430421"/>
    <w:rsid w:val="00445293"/>
    <w:rsid w:val="00446253"/>
    <w:rsid w:val="0044739C"/>
    <w:rsid w:val="00452363"/>
    <w:rsid w:val="0045286F"/>
    <w:rsid w:val="0046110D"/>
    <w:rsid w:val="00461153"/>
    <w:rsid w:val="00464307"/>
    <w:rsid w:val="00482157"/>
    <w:rsid w:val="00482282"/>
    <w:rsid w:val="00482317"/>
    <w:rsid w:val="00483DB5"/>
    <w:rsid w:val="00493516"/>
    <w:rsid w:val="00494A63"/>
    <w:rsid w:val="004954C1"/>
    <w:rsid w:val="00497E6B"/>
    <w:rsid w:val="004A0EBD"/>
    <w:rsid w:val="004A5124"/>
    <w:rsid w:val="004A6AD1"/>
    <w:rsid w:val="004B02A1"/>
    <w:rsid w:val="004B0C69"/>
    <w:rsid w:val="004B43D6"/>
    <w:rsid w:val="004B4B03"/>
    <w:rsid w:val="004C3213"/>
    <w:rsid w:val="004C38F1"/>
    <w:rsid w:val="004C3EC4"/>
    <w:rsid w:val="004C4CB0"/>
    <w:rsid w:val="004C5999"/>
    <w:rsid w:val="004D058C"/>
    <w:rsid w:val="004D2DAD"/>
    <w:rsid w:val="004D5A3F"/>
    <w:rsid w:val="004D65CC"/>
    <w:rsid w:val="004D75DC"/>
    <w:rsid w:val="004E751E"/>
    <w:rsid w:val="004F0E06"/>
    <w:rsid w:val="005020AF"/>
    <w:rsid w:val="0050238A"/>
    <w:rsid w:val="00503D55"/>
    <w:rsid w:val="00504FA9"/>
    <w:rsid w:val="005145FB"/>
    <w:rsid w:val="0052141A"/>
    <w:rsid w:val="00533904"/>
    <w:rsid w:val="00535704"/>
    <w:rsid w:val="00536DFC"/>
    <w:rsid w:val="0053798A"/>
    <w:rsid w:val="00537A06"/>
    <w:rsid w:val="005419DB"/>
    <w:rsid w:val="00543131"/>
    <w:rsid w:val="00544556"/>
    <w:rsid w:val="005511E8"/>
    <w:rsid w:val="0055595A"/>
    <w:rsid w:val="00555A21"/>
    <w:rsid w:val="0055784E"/>
    <w:rsid w:val="0056449B"/>
    <w:rsid w:val="00573074"/>
    <w:rsid w:val="0057413A"/>
    <w:rsid w:val="00574567"/>
    <w:rsid w:val="005836F5"/>
    <w:rsid w:val="00584922"/>
    <w:rsid w:val="00587A8B"/>
    <w:rsid w:val="00593FD9"/>
    <w:rsid w:val="00595838"/>
    <w:rsid w:val="005B1C82"/>
    <w:rsid w:val="005B6CE8"/>
    <w:rsid w:val="005C49B4"/>
    <w:rsid w:val="005D2636"/>
    <w:rsid w:val="005D29E5"/>
    <w:rsid w:val="005D3AF8"/>
    <w:rsid w:val="005D3CF9"/>
    <w:rsid w:val="005D62BC"/>
    <w:rsid w:val="005D7338"/>
    <w:rsid w:val="005E26CA"/>
    <w:rsid w:val="005E2C33"/>
    <w:rsid w:val="005E6BD3"/>
    <w:rsid w:val="005E713D"/>
    <w:rsid w:val="005F23B6"/>
    <w:rsid w:val="00600FF3"/>
    <w:rsid w:val="0060452C"/>
    <w:rsid w:val="00606DE6"/>
    <w:rsid w:val="00607E4C"/>
    <w:rsid w:val="00611E33"/>
    <w:rsid w:val="006226F6"/>
    <w:rsid w:val="0062473B"/>
    <w:rsid w:val="0062707D"/>
    <w:rsid w:val="0063386A"/>
    <w:rsid w:val="00633CEB"/>
    <w:rsid w:val="00635646"/>
    <w:rsid w:val="00635A76"/>
    <w:rsid w:val="0064023C"/>
    <w:rsid w:val="0064042D"/>
    <w:rsid w:val="00640518"/>
    <w:rsid w:val="00640ACA"/>
    <w:rsid w:val="006428A3"/>
    <w:rsid w:val="0064371A"/>
    <w:rsid w:val="00646F89"/>
    <w:rsid w:val="0065578A"/>
    <w:rsid w:val="006616DC"/>
    <w:rsid w:val="00665B61"/>
    <w:rsid w:val="00666AE7"/>
    <w:rsid w:val="00675B79"/>
    <w:rsid w:val="00680266"/>
    <w:rsid w:val="00682574"/>
    <w:rsid w:val="00686423"/>
    <w:rsid w:val="006876F5"/>
    <w:rsid w:val="00694541"/>
    <w:rsid w:val="006A0BAD"/>
    <w:rsid w:val="006A2BAB"/>
    <w:rsid w:val="006B3FF8"/>
    <w:rsid w:val="006B5269"/>
    <w:rsid w:val="006C2069"/>
    <w:rsid w:val="006C2873"/>
    <w:rsid w:val="006C397D"/>
    <w:rsid w:val="006F218B"/>
    <w:rsid w:val="006F799D"/>
    <w:rsid w:val="00700519"/>
    <w:rsid w:val="00700BB2"/>
    <w:rsid w:val="00710449"/>
    <w:rsid w:val="007147C6"/>
    <w:rsid w:val="00717D7F"/>
    <w:rsid w:val="00725F08"/>
    <w:rsid w:val="00730D77"/>
    <w:rsid w:val="007444DF"/>
    <w:rsid w:val="00745FAF"/>
    <w:rsid w:val="0074798A"/>
    <w:rsid w:val="00751404"/>
    <w:rsid w:val="00751577"/>
    <w:rsid w:val="00753462"/>
    <w:rsid w:val="0075388A"/>
    <w:rsid w:val="00754417"/>
    <w:rsid w:val="007579B1"/>
    <w:rsid w:val="0076244E"/>
    <w:rsid w:val="00762B19"/>
    <w:rsid w:val="007662DA"/>
    <w:rsid w:val="00766890"/>
    <w:rsid w:val="0077212F"/>
    <w:rsid w:val="00773FF6"/>
    <w:rsid w:val="00777087"/>
    <w:rsid w:val="00780267"/>
    <w:rsid w:val="0078582C"/>
    <w:rsid w:val="00786E37"/>
    <w:rsid w:val="007B0A05"/>
    <w:rsid w:val="007C298F"/>
    <w:rsid w:val="007C48A2"/>
    <w:rsid w:val="007C7F9E"/>
    <w:rsid w:val="007D1EB6"/>
    <w:rsid w:val="007D4F01"/>
    <w:rsid w:val="007D536F"/>
    <w:rsid w:val="007D5939"/>
    <w:rsid w:val="007D765F"/>
    <w:rsid w:val="007E0F6E"/>
    <w:rsid w:val="007E632A"/>
    <w:rsid w:val="007E6C60"/>
    <w:rsid w:val="007F0274"/>
    <w:rsid w:val="007F0889"/>
    <w:rsid w:val="007F3951"/>
    <w:rsid w:val="007F439E"/>
    <w:rsid w:val="008039CB"/>
    <w:rsid w:val="00803A1F"/>
    <w:rsid w:val="008128A3"/>
    <w:rsid w:val="00816055"/>
    <w:rsid w:val="00816268"/>
    <w:rsid w:val="00821684"/>
    <w:rsid w:val="008358C8"/>
    <w:rsid w:val="00836A93"/>
    <w:rsid w:val="00840552"/>
    <w:rsid w:val="008433F9"/>
    <w:rsid w:val="00843438"/>
    <w:rsid w:val="008440C5"/>
    <w:rsid w:val="00844140"/>
    <w:rsid w:val="00852309"/>
    <w:rsid w:val="00855202"/>
    <w:rsid w:val="008656F6"/>
    <w:rsid w:val="00877365"/>
    <w:rsid w:val="00877E79"/>
    <w:rsid w:val="008857B1"/>
    <w:rsid w:val="00890A39"/>
    <w:rsid w:val="008A31E9"/>
    <w:rsid w:val="008B0270"/>
    <w:rsid w:val="008B3038"/>
    <w:rsid w:val="008B5B3A"/>
    <w:rsid w:val="008C239A"/>
    <w:rsid w:val="008D0FC8"/>
    <w:rsid w:val="008D154E"/>
    <w:rsid w:val="008E2516"/>
    <w:rsid w:val="008E694D"/>
    <w:rsid w:val="008E6BF2"/>
    <w:rsid w:val="008F014A"/>
    <w:rsid w:val="008F2AEC"/>
    <w:rsid w:val="008F4BE6"/>
    <w:rsid w:val="008F5753"/>
    <w:rsid w:val="008F5CE9"/>
    <w:rsid w:val="00901716"/>
    <w:rsid w:val="00905074"/>
    <w:rsid w:val="0090541B"/>
    <w:rsid w:val="00907861"/>
    <w:rsid w:val="00910FD8"/>
    <w:rsid w:val="00916416"/>
    <w:rsid w:val="00927D21"/>
    <w:rsid w:val="00931863"/>
    <w:rsid w:val="00932AC7"/>
    <w:rsid w:val="00937B3D"/>
    <w:rsid w:val="00944923"/>
    <w:rsid w:val="0095063E"/>
    <w:rsid w:val="00963175"/>
    <w:rsid w:val="00965EA1"/>
    <w:rsid w:val="0097061F"/>
    <w:rsid w:val="00972B48"/>
    <w:rsid w:val="00974001"/>
    <w:rsid w:val="00977727"/>
    <w:rsid w:val="0098532D"/>
    <w:rsid w:val="0098767F"/>
    <w:rsid w:val="009904B9"/>
    <w:rsid w:val="009909C4"/>
    <w:rsid w:val="009913BF"/>
    <w:rsid w:val="009913E3"/>
    <w:rsid w:val="00992488"/>
    <w:rsid w:val="00992FED"/>
    <w:rsid w:val="00996429"/>
    <w:rsid w:val="009B33D8"/>
    <w:rsid w:val="009C19E0"/>
    <w:rsid w:val="009C1BDC"/>
    <w:rsid w:val="009D307A"/>
    <w:rsid w:val="009D5346"/>
    <w:rsid w:val="009D58C5"/>
    <w:rsid w:val="009E35B4"/>
    <w:rsid w:val="009E536E"/>
    <w:rsid w:val="009E5456"/>
    <w:rsid w:val="009F2D91"/>
    <w:rsid w:val="009F6ABF"/>
    <w:rsid w:val="009F75F0"/>
    <w:rsid w:val="00A06741"/>
    <w:rsid w:val="00A07753"/>
    <w:rsid w:val="00A07927"/>
    <w:rsid w:val="00A07CB6"/>
    <w:rsid w:val="00A1195A"/>
    <w:rsid w:val="00A126BA"/>
    <w:rsid w:val="00A14162"/>
    <w:rsid w:val="00A15280"/>
    <w:rsid w:val="00A21B5B"/>
    <w:rsid w:val="00A260C8"/>
    <w:rsid w:val="00A32E16"/>
    <w:rsid w:val="00A33FB2"/>
    <w:rsid w:val="00A3522E"/>
    <w:rsid w:val="00A35323"/>
    <w:rsid w:val="00A354F7"/>
    <w:rsid w:val="00A360C6"/>
    <w:rsid w:val="00A4164E"/>
    <w:rsid w:val="00A455C4"/>
    <w:rsid w:val="00A467C6"/>
    <w:rsid w:val="00A5005B"/>
    <w:rsid w:val="00A51690"/>
    <w:rsid w:val="00A5646D"/>
    <w:rsid w:val="00A64546"/>
    <w:rsid w:val="00A7096C"/>
    <w:rsid w:val="00A7768F"/>
    <w:rsid w:val="00A810BB"/>
    <w:rsid w:val="00A820B2"/>
    <w:rsid w:val="00A84BBF"/>
    <w:rsid w:val="00A92DD1"/>
    <w:rsid w:val="00A9753B"/>
    <w:rsid w:val="00AA0969"/>
    <w:rsid w:val="00AA7433"/>
    <w:rsid w:val="00AB103F"/>
    <w:rsid w:val="00AB3DE8"/>
    <w:rsid w:val="00AB667C"/>
    <w:rsid w:val="00AC4829"/>
    <w:rsid w:val="00AC4FF3"/>
    <w:rsid w:val="00AC610F"/>
    <w:rsid w:val="00AC6F4A"/>
    <w:rsid w:val="00AD0CFF"/>
    <w:rsid w:val="00AE2484"/>
    <w:rsid w:val="00AF08CA"/>
    <w:rsid w:val="00AF1965"/>
    <w:rsid w:val="00AF22C0"/>
    <w:rsid w:val="00AF33EC"/>
    <w:rsid w:val="00AF3A45"/>
    <w:rsid w:val="00AF61CC"/>
    <w:rsid w:val="00B024CB"/>
    <w:rsid w:val="00B02767"/>
    <w:rsid w:val="00B0343E"/>
    <w:rsid w:val="00B07C17"/>
    <w:rsid w:val="00B12D3B"/>
    <w:rsid w:val="00B13C60"/>
    <w:rsid w:val="00B15ADC"/>
    <w:rsid w:val="00B163F5"/>
    <w:rsid w:val="00B217AF"/>
    <w:rsid w:val="00B24071"/>
    <w:rsid w:val="00B257B9"/>
    <w:rsid w:val="00B27047"/>
    <w:rsid w:val="00B27230"/>
    <w:rsid w:val="00B319DA"/>
    <w:rsid w:val="00B33144"/>
    <w:rsid w:val="00B33BBA"/>
    <w:rsid w:val="00B35B90"/>
    <w:rsid w:val="00B378E6"/>
    <w:rsid w:val="00B40D32"/>
    <w:rsid w:val="00B42D5B"/>
    <w:rsid w:val="00B432F9"/>
    <w:rsid w:val="00B5448F"/>
    <w:rsid w:val="00B54B3D"/>
    <w:rsid w:val="00B57195"/>
    <w:rsid w:val="00B73DC3"/>
    <w:rsid w:val="00B75AF9"/>
    <w:rsid w:val="00B76663"/>
    <w:rsid w:val="00B918F3"/>
    <w:rsid w:val="00B9401A"/>
    <w:rsid w:val="00B94549"/>
    <w:rsid w:val="00B96C1A"/>
    <w:rsid w:val="00BB0CFE"/>
    <w:rsid w:val="00BB0D35"/>
    <w:rsid w:val="00BB3CEB"/>
    <w:rsid w:val="00BB71BC"/>
    <w:rsid w:val="00BC1013"/>
    <w:rsid w:val="00BC3B88"/>
    <w:rsid w:val="00BC4275"/>
    <w:rsid w:val="00BD09D3"/>
    <w:rsid w:val="00BD4320"/>
    <w:rsid w:val="00BE1480"/>
    <w:rsid w:val="00BE2104"/>
    <w:rsid w:val="00BE24EF"/>
    <w:rsid w:val="00BE3EFF"/>
    <w:rsid w:val="00BE4BA3"/>
    <w:rsid w:val="00BE697E"/>
    <w:rsid w:val="00BE798C"/>
    <w:rsid w:val="00BF07F5"/>
    <w:rsid w:val="00BF43FD"/>
    <w:rsid w:val="00BF44D7"/>
    <w:rsid w:val="00C13ECB"/>
    <w:rsid w:val="00C1552C"/>
    <w:rsid w:val="00C22F94"/>
    <w:rsid w:val="00C232CF"/>
    <w:rsid w:val="00C2637C"/>
    <w:rsid w:val="00C3009F"/>
    <w:rsid w:val="00C3172C"/>
    <w:rsid w:val="00C3472E"/>
    <w:rsid w:val="00C37C01"/>
    <w:rsid w:val="00C4277A"/>
    <w:rsid w:val="00C444C5"/>
    <w:rsid w:val="00C47A6C"/>
    <w:rsid w:val="00C53F72"/>
    <w:rsid w:val="00C53FC9"/>
    <w:rsid w:val="00C61287"/>
    <w:rsid w:val="00C61C8E"/>
    <w:rsid w:val="00C628F1"/>
    <w:rsid w:val="00C80547"/>
    <w:rsid w:val="00C85CB7"/>
    <w:rsid w:val="00CA0460"/>
    <w:rsid w:val="00CA09A8"/>
    <w:rsid w:val="00CA7284"/>
    <w:rsid w:val="00CB2A96"/>
    <w:rsid w:val="00CB5D14"/>
    <w:rsid w:val="00CB659E"/>
    <w:rsid w:val="00CC7DD8"/>
    <w:rsid w:val="00CD5FEF"/>
    <w:rsid w:val="00CD7ED5"/>
    <w:rsid w:val="00CE30F6"/>
    <w:rsid w:val="00CE59EB"/>
    <w:rsid w:val="00CF3DA6"/>
    <w:rsid w:val="00CF6511"/>
    <w:rsid w:val="00D01AFC"/>
    <w:rsid w:val="00D02B04"/>
    <w:rsid w:val="00D03FE8"/>
    <w:rsid w:val="00D05983"/>
    <w:rsid w:val="00D059D2"/>
    <w:rsid w:val="00D177AF"/>
    <w:rsid w:val="00D21B5E"/>
    <w:rsid w:val="00D27189"/>
    <w:rsid w:val="00D27FA3"/>
    <w:rsid w:val="00D30189"/>
    <w:rsid w:val="00D30A74"/>
    <w:rsid w:val="00D32DCB"/>
    <w:rsid w:val="00D4143B"/>
    <w:rsid w:val="00D420F6"/>
    <w:rsid w:val="00D51790"/>
    <w:rsid w:val="00D5525F"/>
    <w:rsid w:val="00D6279E"/>
    <w:rsid w:val="00D658AC"/>
    <w:rsid w:val="00D67C1E"/>
    <w:rsid w:val="00D760EE"/>
    <w:rsid w:val="00D842A4"/>
    <w:rsid w:val="00D87491"/>
    <w:rsid w:val="00DA4126"/>
    <w:rsid w:val="00DA51A0"/>
    <w:rsid w:val="00DA588A"/>
    <w:rsid w:val="00DB0816"/>
    <w:rsid w:val="00DB25F8"/>
    <w:rsid w:val="00DB33F8"/>
    <w:rsid w:val="00DB45B4"/>
    <w:rsid w:val="00DB57E7"/>
    <w:rsid w:val="00DB7057"/>
    <w:rsid w:val="00DB77E6"/>
    <w:rsid w:val="00DC0FDF"/>
    <w:rsid w:val="00DC371D"/>
    <w:rsid w:val="00DC5CD5"/>
    <w:rsid w:val="00DC6CED"/>
    <w:rsid w:val="00DD0319"/>
    <w:rsid w:val="00DE12D7"/>
    <w:rsid w:val="00DE36C1"/>
    <w:rsid w:val="00DE72DD"/>
    <w:rsid w:val="00DF0781"/>
    <w:rsid w:val="00DF3EC8"/>
    <w:rsid w:val="00E03224"/>
    <w:rsid w:val="00E03DD4"/>
    <w:rsid w:val="00E11266"/>
    <w:rsid w:val="00E134FD"/>
    <w:rsid w:val="00E14962"/>
    <w:rsid w:val="00E27127"/>
    <w:rsid w:val="00E30369"/>
    <w:rsid w:val="00E35338"/>
    <w:rsid w:val="00E36253"/>
    <w:rsid w:val="00E44196"/>
    <w:rsid w:val="00E478C3"/>
    <w:rsid w:val="00E47AC7"/>
    <w:rsid w:val="00E51EC8"/>
    <w:rsid w:val="00E56C65"/>
    <w:rsid w:val="00E6255F"/>
    <w:rsid w:val="00E635CD"/>
    <w:rsid w:val="00E64E8C"/>
    <w:rsid w:val="00E65377"/>
    <w:rsid w:val="00E661FB"/>
    <w:rsid w:val="00E6795D"/>
    <w:rsid w:val="00E70797"/>
    <w:rsid w:val="00E75AEA"/>
    <w:rsid w:val="00E82B2D"/>
    <w:rsid w:val="00E863BB"/>
    <w:rsid w:val="00E9673F"/>
    <w:rsid w:val="00EA3EA0"/>
    <w:rsid w:val="00EB0472"/>
    <w:rsid w:val="00EB1FB0"/>
    <w:rsid w:val="00EB278C"/>
    <w:rsid w:val="00EC1696"/>
    <w:rsid w:val="00EC455D"/>
    <w:rsid w:val="00EC4C00"/>
    <w:rsid w:val="00ED2491"/>
    <w:rsid w:val="00EE0CB2"/>
    <w:rsid w:val="00EE53BB"/>
    <w:rsid w:val="00EE6977"/>
    <w:rsid w:val="00EE7C0A"/>
    <w:rsid w:val="00EF418C"/>
    <w:rsid w:val="00EF7CCB"/>
    <w:rsid w:val="00EF7D24"/>
    <w:rsid w:val="00F00A25"/>
    <w:rsid w:val="00F02A02"/>
    <w:rsid w:val="00F10931"/>
    <w:rsid w:val="00F11461"/>
    <w:rsid w:val="00F128EC"/>
    <w:rsid w:val="00F22F10"/>
    <w:rsid w:val="00F24F60"/>
    <w:rsid w:val="00F321FA"/>
    <w:rsid w:val="00F3733D"/>
    <w:rsid w:val="00F41AA4"/>
    <w:rsid w:val="00F42932"/>
    <w:rsid w:val="00F47010"/>
    <w:rsid w:val="00F51521"/>
    <w:rsid w:val="00F5225D"/>
    <w:rsid w:val="00F549C3"/>
    <w:rsid w:val="00F70F04"/>
    <w:rsid w:val="00F74FD7"/>
    <w:rsid w:val="00F7555B"/>
    <w:rsid w:val="00F80DA8"/>
    <w:rsid w:val="00F81F4B"/>
    <w:rsid w:val="00F82138"/>
    <w:rsid w:val="00F85FBF"/>
    <w:rsid w:val="00F868CD"/>
    <w:rsid w:val="00F91696"/>
    <w:rsid w:val="00F93F33"/>
    <w:rsid w:val="00F94E79"/>
    <w:rsid w:val="00F95BB8"/>
    <w:rsid w:val="00F96D8B"/>
    <w:rsid w:val="00FA313E"/>
    <w:rsid w:val="00FA65BD"/>
    <w:rsid w:val="00FB00F7"/>
    <w:rsid w:val="00FB1CE3"/>
    <w:rsid w:val="00FB56CC"/>
    <w:rsid w:val="00FB5A10"/>
    <w:rsid w:val="00FC001F"/>
    <w:rsid w:val="00FC0999"/>
    <w:rsid w:val="00FC3620"/>
    <w:rsid w:val="00FC59A0"/>
    <w:rsid w:val="00FD2661"/>
    <w:rsid w:val="00FD378A"/>
    <w:rsid w:val="00FD7D70"/>
    <w:rsid w:val="00FE6BB0"/>
    <w:rsid w:val="00FF170B"/>
    <w:rsid w:val="00FF1F46"/>
    <w:rsid w:val="00FF1F5F"/>
    <w:rsid w:val="00FF4DEF"/>
    <w:rsid w:val="010948A7"/>
    <w:rsid w:val="0355FEEE"/>
    <w:rsid w:val="0375B0E7"/>
    <w:rsid w:val="04824F3F"/>
    <w:rsid w:val="04BA291A"/>
    <w:rsid w:val="066117E7"/>
    <w:rsid w:val="06EDB999"/>
    <w:rsid w:val="06F8D53A"/>
    <w:rsid w:val="07B17729"/>
    <w:rsid w:val="0833C651"/>
    <w:rsid w:val="0863389A"/>
    <w:rsid w:val="089E443E"/>
    <w:rsid w:val="08EE906A"/>
    <w:rsid w:val="09716D3C"/>
    <w:rsid w:val="09AF6DA6"/>
    <w:rsid w:val="0A68D928"/>
    <w:rsid w:val="0ACCDE45"/>
    <w:rsid w:val="0B069FA1"/>
    <w:rsid w:val="0BDC8901"/>
    <w:rsid w:val="0BF9D282"/>
    <w:rsid w:val="0C533BAA"/>
    <w:rsid w:val="0D6E8706"/>
    <w:rsid w:val="0FA79232"/>
    <w:rsid w:val="0FFAB6BB"/>
    <w:rsid w:val="111C9BBC"/>
    <w:rsid w:val="11694C77"/>
    <w:rsid w:val="12D37944"/>
    <w:rsid w:val="13145F07"/>
    <w:rsid w:val="13265088"/>
    <w:rsid w:val="132FE4B0"/>
    <w:rsid w:val="14A42387"/>
    <w:rsid w:val="15AA504D"/>
    <w:rsid w:val="164F3042"/>
    <w:rsid w:val="16A976CD"/>
    <w:rsid w:val="1740289B"/>
    <w:rsid w:val="17F3B605"/>
    <w:rsid w:val="183C2DFF"/>
    <w:rsid w:val="1865B458"/>
    <w:rsid w:val="18CB005D"/>
    <w:rsid w:val="19B595EF"/>
    <w:rsid w:val="19E466BA"/>
    <w:rsid w:val="1A086F81"/>
    <w:rsid w:val="1BAD610A"/>
    <w:rsid w:val="1C6E6FC2"/>
    <w:rsid w:val="1CD9661A"/>
    <w:rsid w:val="1E13149D"/>
    <w:rsid w:val="1E8B3A04"/>
    <w:rsid w:val="1E9E8453"/>
    <w:rsid w:val="1ED5D0BC"/>
    <w:rsid w:val="1F3E3CD9"/>
    <w:rsid w:val="1FE6884C"/>
    <w:rsid w:val="21D91D8D"/>
    <w:rsid w:val="21ED1904"/>
    <w:rsid w:val="22492413"/>
    <w:rsid w:val="225F1206"/>
    <w:rsid w:val="22D7453C"/>
    <w:rsid w:val="22EB6245"/>
    <w:rsid w:val="22FAF371"/>
    <w:rsid w:val="23648DA8"/>
    <w:rsid w:val="24CE68EA"/>
    <w:rsid w:val="24D5137F"/>
    <w:rsid w:val="25985B1D"/>
    <w:rsid w:val="267A950D"/>
    <w:rsid w:val="27683EA9"/>
    <w:rsid w:val="282E306D"/>
    <w:rsid w:val="285D52F5"/>
    <w:rsid w:val="287F3378"/>
    <w:rsid w:val="29824FCC"/>
    <w:rsid w:val="2A157C58"/>
    <w:rsid w:val="2A7FD6B0"/>
    <w:rsid w:val="2BDA3CF1"/>
    <w:rsid w:val="2D1B1A63"/>
    <w:rsid w:val="2D5B0C84"/>
    <w:rsid w:val="2DC1B093"/>
    <w:rsid w:val="300D84AA"/>
    <w:rsid w:val="32B7ED0F"/>
    <w:rsid w:val="32B9713F"/>
    <w:rsid w:val="32E72E47"/>
    <w:rsid w:val="33B19282"/>
    <w:rsid w:val="35C328CF"/>
    <w:rsid w:val="39635B88"/>
    <w:rsid w:val="3A392D34"/>
    <w:rsid w:val="3B831722"/>
    <w:rsid w:val="3BD72129"/>
    <w:rsid w:val="3C1E3957"/>
    <w:rsid w:val="3C974077"/>
    <w:rsid w:val="3CE221AE"/>
    <w:rsid w:val="3D3C00F5"/>
    <w:rsid w:val="3D4B7C7E"/>
    <w:rsid w:val="3F156091"/>
    <w:rsid w:val="3F5160F6"/>
    <w:rsid w:val="3F648920"/>
    <w:rsid w:val="3F69C8CA"/>
    <w:rsid w:val="402E1E0E"/>
    <w:rsid w:val="404CE42D"/>
    <w:rsid w:val="40A2C80B"/>
    <w:rsid w:val="40CAE3FA"/>
    <w:rsid w:val="41769080"/>
    <w:rsid w:val="41DA34BB"/>
    <w:rsid w:val="44714AD1"/>
    <w:rsid w:val="45BEBE71"/>
    <w:rsid w:val="45F107A7"/>
    <w:rsid w:val="461259C6"/>
    <w:rsid w:val="4650F61F"/>
    <w:rsid w:val="4664801F"/>
    <w:rsid w:val="46A12F65"/>
    <w:rsid w:val="49E1B0CA"/>
    <w:rsid w:val="49F7A697"/>
    <w:rsid w:val="4A06D9EE"/>
    <w:rsid w:val="4AB04D45"/>
    <w:rsid w:val="4B1B3F22"/>
    <w:rsid w:val="4B366873"/>
    <w:rsid w:val="4C2B1374"/>
    <w:rsid w:val="4C304214"/>
    <w:rsid w:val="4C62D3E0"/>
    <w:rsid w:val="4C704BC6"/>
    <w:rsid w:val="4CE04077"/>
    <w:rsid w:val="4D039BAC"/>
    <w:rsid w:val="4DB9B62E"/>
    <w:rsid w:val="4DC4BF46"/>
    <w:rsid w:val="4E9D3372"/>
    <w:rsid w:val="4F7D4604"/>
    <w:rsid w:val="4FCDEFC3"/>
    <w:rsid w:val="4FCFB67E"/>
    <w:rsid w:val="5007A740"/>
    <w:rsid w:val="5156DA10"/>
    <w:rsid w:val="51637E46"/>
    <w:rsid w:val="51DCDBBA"/>
    <w:rsid w:val="51FBD963"/>
    <w:rsid w:val="5207D195"/>
    <w:rsid w:val="52A650D4"/>
    <w:rsid w:val="52EC9E66"/>
    <w:rsid w:val="533ABF88"/>
    <w:rsid w:val="53F9BF5A"/>
    <w:rsid w:val="5449426B"/>
    <w:rsid w:val="5453587F"/>
    <w:rsid w:val="55E8A668"/>
    <w:rsid w:val="566A8AE7"/>
    <w:rsid w:val="57401100"/>
    <w:rsid w:val="57677DD6"/>
    <w:rsid w:val="5885D2F1"/>
    <w:rsid w:val="5A4D65A4"/>
    <w:rsid w:val="5AF816B6"/>
    <w:rsid w:val="5C12A882"/>
    <w:rsid w:val="5C1E20B1"/>
    <w:rsid w:val="5C400473"/>
    <w:rsid w:val="5DA7A29B"/>
    <w:rsid w:val="5E17604D"/>
    <w:rsid w:val="5E5AC561"/>
    <w:rsid w:val="5EDB091A"/>
    <w:rsid w:val="5FB1A30B"/>
    <w:rsid w:val="5FED6E93"/>
    <w:rsid w:val="61A8C588"/>
    <w:rsid w:val="61C9911A"/>
    <w:rsid w:val="61E2EA42"/>
    <w:rsid w:val="622AA2F5"/>
    <w:rsid w:val="62DB9CF2"/>
    <w:rsid w:val="6347FE36"/>
    <w:rsid w:val="63A83267"/>
    <w:rsid w:val="63AE63DD"/>
    <w:rsid w:val="641122A4"/>
    <w:rsid w:val="64DC86C0"/>
    <w:rsid w:val="64DFDB78"/>
    <w:rsid w:val="6592041A"/>
    <w:rsid w:val="65A5B437"/>
    <w:rsid w:val="65CCA4D1"/>
    <w:rsid w:val="666C4D6A"/>
    <w:rsid w:val="66BA6FD8"/>
    <w:rsid w:val="66FB04D6"/>
    <w:rsid w:val="6730DB29"/>
    <w:rsid w:val="6737E1E7"/>
    <w:rsid w:val="67B5A4C4"/>
    <w:rsid w:val="67E03662"/>
    <w:rsid w:val="67E7E4FE"/>
    <w:rsid w:val="68AEE1BD"/>
    <w:rsid w:val="68B7FA2D"/>
    <w:rsid w:val="690CDE6E"/>
    <w:rsid w:val="69545C73"/>
    <w:rsid w:val="69999FE7"/>
    <w:rsid w:val="69CE75D7"/>
    <w:rsid w:val="6A6C703F"/>
    <w:rsid w:val="6A6C9D06"/>
    <w:rsid w:val="6B2DD8E0"/>
    <w:rsid w:val="6B2FB499"/>
    <w:rsid w:val="6BF68AA2"/>
    <w:rsid w:val="6EB3054C"/>
    <w:rsid w:val="702406EC"/>
    <w:rsid w:val="712FE129"/>
    <w:rsid w:val="7132CE4D"/>
    <w:rsid w:val="720A7629"/>
    <w:rsid w:val="72B21EB1"/>
    <w:rsid w:val="73922ECD"/>
    <w:rsid w:val="7428EBD6"/>
    <w:rsid w:val="749AC8F9"/>
    <w:rsid w:val="74C15579"/>
    <w:rsid w:val="74FCAD6F"/>
    <w:rsid w:val="753F4819"/>
    <w:rsid w:val="7563DE95"/>
    <w:rsid w:val="75BC702F"/>
    <w:rsid w:val="75C98F4E"/>
    <w:rsid w:val="75D66EAC"/>
    <w:rsid w:val="7628CD10"/>
    <w:rsid w:val="76321E6D"/>
    <w:rsid w:val="76375BEA"/>
    <w:rsid w:val="773D4CBB"/>
    <w:rsid w:val="77D039A7"/>
    <w:rsid w:val="7840D191"/>
    <w:rsid w:val="78BB8CE7"/>
    <w:rsid w:val="79874649"/>
    <w:rsid w:val="7A177F4C"/>
    <w:rsid w:val="7A5BF904"/>
    <w:rsid w:val="7A6CAD69"/>
    <w:rsid w:val="7A7DDCEC"/>
    <w:rsid w:val="7B2452A6"/>
    <w:rsid w:val="7CA27942"/>
    <w:rsid w:val="7D4BCC9E"/>
    <w:rsid w:val="7D82D1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42C47F"/>
  <w15:chartTrackingRefBased/>
  <w15:docId w15:val="{0750A3D8-115C-404E-BCA4-6D23E3972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6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64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4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4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4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4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4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4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4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64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64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64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6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6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429"/>
    <w:rPr>
      <w:rFonts w:eastAsiaTheme="majorEastAsia" w:cstheme="majorBidi"/>
      <w:color w:val="272727" w:themeColor="text1" w:themeTint="D8"/>
    </w:rPr>
  </w:style>
  <w:style w:type="paragraph" w:styleId="Title">
    <w:name w:val="Title"/>
    <w:basedOn w:val="Normal"/>
    <w:next w:val="Normal"/>
    <w:link w:val="TitleChar"/>
    <w:uiPriority w:val="10"/>
    <w:qFormat/>
    <w:rsid w:val="00996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4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429"/>
    <w:pPr>
      <w:spacing w:before="160"/>
      <w:jc w:val="center"/>
    </w:pPr>
    <w:rPr>
      <w:i/>
      <w:iCs/>
      <w:color w:val="404040" w:themeColor="text1" w:themeTint="BF"/>
    </w:rPr>
  </w:style>
  <w:style w:type="character" w:customStyle="1" w:styleId="QuoteChar">
    <w:name w:val="Quote Char"/>
    <w:basedOn w:val="DefaultParagraphFont"/>
    <w:link w:val="Quote"/>
    <w:uiPriority w:val="29"/>
    <w:rsid w:val="00996429"/>
    <w:rPr>
      <w:i/>
      <w:iCs/>
      <w:color w:val="404040" w:themeColor="text1" w:themeTint="BF"/>
    </w:rPr>
  </w:style>
  <w:style w:type="paragraph" w:styleId="ListParagraph">
    <w:name w:val="List Paragraph"/>
    <w:basedOn w:val="Normal"/>
    <w:link w:val="ListParagraphChar"/>
    <w:uiPriority w:val="34"/>
    <w:qFormat/>
    <w:rsid w:val="00996429"/>
    <w:pPr>
      <w:ind w:left="720"/>
      <w:contextualSpacing/>
    </w:pPr>
  </w:style>
  <w:style w:type="character" w:styleId="IntenseEmphasis">
    <w:name w:val="Intense Emphasis"/>
    <w:basedOn w:val="DefaultParagraphFont"/>
    <w:uiPriority w:val="21"/>
    <w:qFormat/>
    <w:rsid w:val="00996429"/>
    <w:rPr>
      <w:i/>
      <w:iCs/>
      <w:color w:val="0F4761" w:themeColor="accent1" w:themeShade="BF"/>
    </w:rPr>
  </w:style>
  <w:style w:type="paragraph" w:styleId="IntenseQuote">
    <w:name w:val="Intense Quote"/>
    <w:basedOn w:val="Normal"/>
    <w:next w:val="Normal"/>
    <w:link w:val="IntenseQuoteChar"/>
    <w:uiPriority w:val="30"/>
    <w:qFormat/>
    <w:rsid w:val="00996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429"/>
    <w:rPr>
      <w:i/>
      <w:iCs/>
      <w:color w:val="0F4761" w:themeColor="accent1" w:themeShade="BF"/>
    </w:rPr>
  </w:style>
  <w:style w:type="character" w:styleId="IntenseReference">
    <w:name w:val="Intense Reference"/>
    <w:basedOn w:val="DefaultParagraphFont"/>
    <w:uiPriority w:val="32"/>
    <w:qFormat/>
    <w:rsid w:val="00996429"/>
    <w:rPr>
      <w:b/>
      <w:bCs/>
      <w:smallCaps/>
      <w:color w:val="0F4761" w:themeColor="accent1" w:themeShade="BF"/>
      <w:spacing w:val="5"/>
    </w:rPr>
  </w:style>
  <w:style w:type="character" w:styleId="Hyperlink">
    <w:name w:val="Hyperlink"/>
    <w:basedOn w:val="DefaultParagraphFont"/>
    <w:uiPriority w:val="99"/>
    <w:unhideWhenUsed/>
    <w:rsid w:val="00996429"/>
    <w:rPr>
      <w:color w:val="467886" w:themeColor="hyperlink"/>
      <w:u w:val="single"/>
    </w:rPr>
  </w:style>
  <w:style w:type="character" w:styleId="UnresolvedMention">
    <w:name w:val="Unresolved Mention"/>
    <w:basedOn w:val="DefaultParagraphFont"/>
    <w:uiPriority w:val="99"/>
    <w:semiHidden/>
    <w:unhideWhenUsed/>
    <w:rsid w:val="00996429"/>
    <w:rPr>
      <w:color w:val="605E5C"/>
      <w:shd w:val="clear" w:color="auto" w:fill="E1DFDD"/>
    </w:rPr>
  </w:style>
  <w:style w:type="character" w:styleId="FollowedHyperlink">
    <w:name w:val="FollowedHyperlink"/>
    <w:basedOn w:val="DefaultParagraphFont"/>
    <w:uiPriority w:val="99"/>
    <w:semiHidden/>
    <w:unhideWhenUsed/>
    <w:rsid w:val="00996429"/>
    <w:rPr>
      <w:color w:val="96607D" w:themeColor="followedHyperlink"/>
      <w:u w:val="single"/>
    </w:rPr>
  </w:style>
  <w:style w:type="table" w:styleId="TableGrid">
    <w:name w:val="Table Grid"/>
    <w:basedOn w:val="TableNormal"/>
    <w:uiPriority w:val="39"/>
    <w:rsid w:val="00CF3D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391F9F"/>
    <w:rPr>
      <w:b/>
      <w:bCs/>
    </w:rPr>
  </w:style>
  <w:style w:type="character" w:customStyle="1" w:styleId="CommentSubjectChar">
    <w:name w:val="Comment Subject Char"/>
    <w:basedOn w:val="CommentTextChar"/>
    <w:link w:val="CommentSubject"/>
    <w:uiPriority w:val="99"/>
    <w:semiHidden/>
    <w:rsid w:val="00391F9F"/>
    <w:rPr>
      <w:b/>
      <w:bCs/>
      <w:sz w:val="20"/>
      <w:szCs w:val="20"/>
    </w:rPr>
  </w:style>
  <w:style w:type="paragraph" w:styleId="NormalWeb">
    <w:name w:val="Normal (Web)"/>
    <w:basedOn w:val="Normal"/>
    <w:uiPriority w:val="99"/>
    <w:semiHidden/>
    <w:unhideWhenUsed/>
    <w:rsid w:val="005D29E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ndNoteBibliographyTitle">
    <w:name w:val="EndNote Bibliography Title"/>
    <w:basedOn w:val="Normal"/>
    <w:link w:val="EndNoteBibliographyTitleChar"/>
    <w:rsid w:val="00B96C1A"/>
    <w:pPr>
      <w:spacing w:after="0"/>
      <w:jc w:val="center"/>
    </w:pPr>
    <w:rPr>
      <w:rFonts w:ascii="Aptos" w:hAnsi="Aptos"/>
    </w:rPr>
  </w:style>
  <w:style w:type="character" w:customStyle="1" w:styleId="EndNoteBibliographyTitleChar">
    <w:name w:val="EndNote Bibliography Title Char"/>
    <w:basedOn w:val="DefaultParagraphFont"/>
    <w:link w:val="EndNoteBibliographyTitle"/>
    <w:rsid w:val="00B96C1A"/>
    <w:rPr>
      <w:rFonts w:ascii="Aptos" w:hAnsi="Aptos"/>
    </w:rPr>
  </w:style>
  <w:style w:type="paragraph" w:customStyle="1" w:styleId="EndNoteBibliography">
    <w:name w:val="EndNote Bibliography"/>
    <w:basedOn w:val="Normal"/>
    <w:link w:val="EndNoteBibliographyChar"/>
    <w:rsid w:val="00B96C1A"/>
    <w:pPr>
      <w:spacing w:line="240" w:lineRule="auto"/>
    </w:pPr>
    <w:rPr>
      <w:rFonts w:ascii="Aptos" w:hAnsi="Aptos"/>
    </w:rPr>
  </w:style>
  <w:style w:type="character" w:customStyle="1" w:styleId="EndNoteBibliographyChar">
    <w:name w:val="EndNote Bibliography Char"/>
    <w:basedOn w:val="DefaultParagraphFont"/>
    <w:link w:val="EndNoteBibliography"/>
    <w:rsid w:val="00B96C1A"/>
    <w:rPr>
      <w:rFonts w:ascii="Aptos" w:hAnsi="Aptos"/>
    </w:rPr>
  </w:style>
  <w:style w:type="paragraph" w:styleId="Footer">
    <w:name w:val="footer"/>
    <w:basedOn w:val="Normal"/>
    <w:link w:val="FooterChar"/>
    <w:uiPriority w:val="99"/>
    <w:unhideWhenUsed/>
    <w:rsid w:val="00D658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58AC"/>
  </w:style>
  <w:style w:type="character" w:styleId="PageNumber">
    <w:name w:val="page number"/>
    <w:basedOn w:val="DefaultParagraphFont"/>
    <w:uiPriority w:val="99"/>
    <w:semiHidden/>
    <w:unhideWhenUsed/>
    <w:rsid w:val="00D658AC"/>
  </w:style>
  <w:style w:type="character" w:styleId="LineNumber">
    <w:name w:val="line number"/>
    <w:basedOn w:val="DefaultParagraphFont"/>
    <w:uiPriority w:val="99"/>
    <w:semiHidden/>
    <w:unhideWhenUsed/>
    <w:rsid w:val="0098532D"/>
  </w:style>
  <w:style w:type="character" w:customStyle="1" w:styleId="ListParagraphChar">
    <w:name w:val="List Paragraph Char"/>
    <w:basedOn w:val="DefaultParagraphFont"/>
    <w:link w:val="ListParagraph"/>
    <w:uiPriority w:val="34"/>
    <w:rsid w:val="0013767B"/>
  </w:style>
  <w:style w:type="paragraph" w:styleId="Header">
    <w:name w:val="header"/>
    <w:basedOn w:val="Normal"/>
    <w:link w:val="HeaderChar"/>
    <w:uiPriority w:val="99"/>
    <w:unhideWhenUsed/>
    <w:rsid w:val="002C13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13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exel-uhc.github.io/philadelphia-council-districts-and-health/?metric=hs_grad_pct"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tr842@drexel.edu" TargetMode="External"/><Relationship Id="rId12" Type="http://schemas.openxmlformats.org/officeDocument/2006/relationships/hyperlink" Target="https://kystats.ky.gov/Latest/LD"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ichigan.gov/mdhhs/inside-mdhhs/statisticsreports/michigan-public-health-data-dashboards"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congressionaldistricthealthdashboard.org/" TargetMode="External"/><Relationship Id="rId4" Type="http://schemas.openxmlformats.org/officeDocument/2006/relationships/webSettings" Target="webSettings.xml"/><Relationship Id="rId9" Type="http://schemas.openxmlformats.org/officeDocument/2006/relationships/hyperlink" Target="https://doiorg/102105/AJPH2018304532"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11</Pages>
  <Words>8550</Words>
  <Characters>48738</Characters>
  <Application>Microsoft Office Word</Application>
  <DocSecurity>0</DocSecurity>
  <Lines>406</Lines>
  <Paragraphs>114</Paragraphs>
  <ScaleCrop>false</ScaleCrop>
  <Company/>
  <LinksUpToDate>false</LinksUpToDate>
  <CharactersWithSpaces>57174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Rushovich,Tamara</dc:creator>
  <cp:keywords/>
  <dc:description/>
  <cp:lastModifiedBy>Rushovich,Tamara</cp:lastModifiedBy>
  <cp:revision>2</cp:revision>
  <dcterms:created xsi:type="dcterms:W3CDTF">2025-07-10T20:50:00Z</dcterms:created>
  <dcterms:modified xsi:type="dcterms:W3CDTF">2026-07-10T13:36:00Z</dcterms:modified>
</cp:coreProperties>
</file>