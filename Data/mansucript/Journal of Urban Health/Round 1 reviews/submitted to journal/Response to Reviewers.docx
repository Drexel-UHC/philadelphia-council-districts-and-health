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9E7E96" w14:textId="5722ABA5" w:rsidR="00E42238" w:rsidRDefault="00E42238" w:rsidP="00E42238">
      <w:pPr>
        <w:rPr>
          <w:rFonts w:ascii="Times New Roman" w:hAnsi="Times New Roman" w:cs="Times New Roman"/>
          <w:color w:val="222222"/>
          <w:sz w:val="20"/>
          <w:szCs w:val="20"/>
          <w:shd w:val="clear" w:color="auto" w:fill="FFFFFF"/>
        </w:rPr>
      </w:pPr>
      <w:r>
        <w:rPr>
          <w:rFonts w:ascii="Times New Roman" w:hAnsi="Times New Roman" w:cs="Times New Roman"/>
          <w:color w:val="222222"/>
          <w:sz w:val="20"/>
          <w:szCs w:val="20"/>
          <w:shd w:val="clear" w:color="auto" w:fill="FFFFFF"/>
        </w:rPr>
        <w:t>Dear Editor,</w:t>
      </w:r>
    </w:p>
    <w:p w14:paraId="766CBFE4" w14:textId="450A8BB5" w:rsidR="00E42238" w:rsidRDefault="0005592E" w:rsidP="00E42238">
      <w:pPr>
        <w:rPr>
          <w:rFonts w:ascii="Times New Roman" w:hAnsi="Times New Roman" w:cs="Times New Roman"/>
          <w:color w:val="222222"/>
          <w:sz w:val="20"/>
          <w:szCs w:val="20"/>
        </w:rPr>
      </w:pPr>
      <w:r w:rsidRPr="00DA40E8">
        <w:rPr>
          <w:rFonts w:ascii="Times New Roman" w:hAnsi="Times New Roman" w:cs="Times New Roman"/>
          <w:color w:val="222222"/>
          <w:sz w:val="20"/>
          <w:szCs w:val="20"/>
          <w:shd w:val="clear" w:color="auto" w:fill="FFFFFF"/>
        </w:rPr>
        <w:t>Thank you for the opportunity to revise our manuscript. We have made edits based on the comments of the three reviewers</w:t>
      </w:r>
      <w:r w:rsidR="007E7C98" w:rsidRPr="00DA40E8">
        <w:rPr>
          <w:rFonts w:ascii="Times New Roman" w:hAnsi="Times New Roman" w:cs="Times New Roman"/>
          <w:color w:val="222222"/>
          <w:sz w:val="20"/>
          <w:szCs w:val="20"/>
          <w:shd w:val="clear" w:color="auto" w:fill="FFFFFF"/>
        </w:rPr>
        <w:t>. Overall, we have added some references to international examples of similar work, clarifies the methods, limitations and conclusions. See detailed responses below.</w:t>
      </w:r>
      <w:r w:rsidR="0000619B" w:rsidRPr="00DA40E8">
        <w:rPr>
          <w:rFonts w:ascii="Times New Roman" w:hAnsi="Times New Roman" w:cs="Times New Roman"/>
          <w:color w:val="222222"/>
          <w:sz w:val="20"/>
          <w:szCs w:val="20"/>
        </w:rPr>
        <w:br/>
      </w:r>
    </w:p>
    <w:p w14:paraId="31FE66F8" w14:textId="2F76AA37" w:rsidR="0000619B" w:rsidRPr="00E42238" w:rsidRDefault="0000619B" w:rsidP="00E42238">
      <w:pPr>
        <w:rPr>
          <w:rFonts w:ascii="Times New Roman" w:hAnsi="Times New Roman" w:cs="Times New Roman"/>
          <w:color w:val="222222"/>
          <w:sz w:val="20"/>
          <w:szCs w:val="20"/>
        </w:rPr>
      </w:pPr>
      <w:r w:rsidRPr="00DA40E8">
        <w:rPr>
          <w:rFonts w:ascii="Times New Roman" w:hAnsi="Times New Roman" w:cs="Times New Roman"/>
          <w:color w:val="222222"/>
          <w:sz w:val="20"/>
          <w:szCs w:val="20"/>
        </w:rPr>
        <w:br/>
      </w:r>
      <w:r w:rsidRPr="00DA40E8">
        <w:rPr>
          <w:rFonts w:ascii="Times New Roman" w:hAnsi="Times New Roman" w:cs="Times New Roman"/>
          <w:b/>
          <w:bCs/>
          <w:color w:val="222222"/>
          <w:sz w:val="20"/>
          <w:szCs w:val="20"/>
          <w:shd w:val="clear" w:color="auto" w:fill="FFFFFF"/>
        </w:rPr>
        <w:t>Reviewer #1:</w:t>
      </w:r>
      <w:r w:rsidRPr="00DA40E8">
        <w:rPr>
          <w:rFonts w:ascii="Times New Roman" w:hAnsi="Times New Roman" w:cs="Times New Roman"/>
          <w:color w:val="222222"/>
          <w:sz w:val="20"/>
          <w:szCs w:val="20"/>
          <w:shd w:val="clear" w:color="auto" w:fill="FFFFFF"/>
        </w:rPr>
        <w:t xml:space="preserve"> </w:t>
      </w:r>
    </w:p>
    <w:p w14:paraId="136F9FCB"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The study focuses on the American context and city council level health metrics. The Introduction and the article on the whole is short, and hence misses key and relevant literature from international examples that include those that focus on council level data such as the extensive literature examining context and the use of administrative boundaries for use in studies examining health and environmental influences. None are mentioned, the authors could review the work of Clark et al (2014), </w:t>
      </w:r>
      <w:proofErr w:type="spellStart"/>
      <w:r w:rsidRPr="00DA40E8">
        <w:rPr>
          <w:rFonts w:ascii="Times New Roman" w:hAnsi="Times New Roman" w:cs="Times New Roman"/>
          <w:color w:val="222222"/>
          <w:sz w:val="20"/>
          <w:szCs w:val="20"/>
          <w:shd w:val="clear" w:color="auto" w:fill="FFFFFF"/>
        </w:rPr>
        <w:t>Mavoa</w:t>
      </w:r>
      <w:proofErr w:type="spellEnd"/>
      <w:r w:rsidRPr="00DA40E8">
        <w:rPr>
          <w:rFonts w:ascii="Times New Roman" w:hAnsi="Times New Roman" w:cs="Times New Roman"/>
          <w:color w:val="222222"/>
          <w:sz w:val="20"/>
          <w:szCs w:val="20"/>
          <w:shd w:val="clear" w:color="auto" w:fill="FFFFFF"/>
        </w:rPr>
        <w:t xml:space="preserve"> et al (2019) among others, see References below.</w:t>
      </w:r>
    </w:p>
    <w:tbl>
      <w:tblPr>
        <w:tblStyle w:val="TableGrid"/>
        <w:tblW w:w="0" w:type="auto"/>
        <w:tblLook w:val="04A0" w:firstRow="1" w:lastRow="0" w:firstColumn="1" w:lastColumn="0" w:noHBand="0" w:noVBand="1"/>
      </w:tblPr>
      <w:tblGrid>
        <w:gridCol w:w="9350"/>
      </w:tblGrid>
      <w:tr w:rsidR="00584B81" w:rsidRPr="00DA40E8" w14:paraId="72F22DA4" w14:textId="77777777" w:rsidTr="00584B81">
        <w:tc>
          <w:tcPr>
            <w:tcW w:w="9350" w:type="dxa"/>
          </w:tcPr>
          <w:p w14:paraId="36BA64E9" w14:textId="25AB2673" w:rsidR="00064D52" w:rsidRPr="00DA40E8" w:rsidRDefault="005E5BC2">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Pr="00DA40E8">
              <w:rPr>
                <w:rFonts w:ascii="Times New Roman" w:hAnsi="Times New Roman" w:cs="Times New Roman"/>
                <w:color w:val="222222"/>
                <w:sz w:val="20"/>
                <w:szCs w:val="20"/>
                <w:shd w:val="clear" w:color="auto" w:fill="FFFFFF"/>
              </w:rPr>
              <w:t xml:space="preserve">: </w:t>
            </w:r>
            <w:r w:rsidR="00976C1F" w:rsidRPr="00DA40E8">
              <w:rPr>
                <w:rFonts w:ascii="Times New Roman" w:hAnsi="Times New Roman" w:cs="Times New Roman"/>
                <w:color w:val="222222"/>
                <w:sz w:val="20"/>
                <w:szCs w:val="20"/>
                <w:shd w:val="clear" w:color="auto" w:fill="FFFFFF"/>
              </w:rPr>
              <w:t xml:space="preserve">Thank you for this point. </w:t>
            </w:r>
            <w:r w:rsidR="005074BC" w:rsidRPr="00DA40E8">
              <w:rPr>
                <w:rFonts w:ascii="Times New Roman" w:hAnsi="Times New Roman" w:cs="Times New Roman"/>
                <w:color w:val="222222"/>
                <w:sz w:val="20"/>
                <w:szCs w:val="20"/>
                <w:shd w:val="clear" w:color="auto" w:fill="FFFFFF"/>
              </w:rPr>
              <w:t xml:space="preserve">The focus of </w:t>
            </w:r>
            <w:r w:rsidR="005B2674" w:rsidRPr="00DA40E8">
              <w:rPr>
                <w:rFonts w:ascii="Times New Roman" w:hAnsi="Times New Roman" w:cs="Times New Roman"/>
                <w:color w:val="222222"/>
                <w:sz w:val="20"/>
                <w:szCs w:val="20"/>
                <w:shd w:val="clear" w:color="auto" w:fill="FFFFFF"/>
              </w:rPr>
              <w:t>our</w:t>
            </w:r>
            <w:r w:rsidR="005074BC" w:rsidRPr="00DA40E8">
              <w:rPr>
                <w:rFonts w:ascii="Times New Roman" w:hAnsi="Times New Roman" w:cs="Times New Roman"/>
                <w:color w:val="222222"/>
                <w:sz w:val="20"/>
                <w:szCs w:val="20"/>
                <w:shd w:val="clear" w:color="auto" w:fill="FFFFFF"/>
              </w:rPr>
              <w:t xml:space="preserve"> study is to use Philadelphia as a case study to look at the feasibility and utility of investigating and reporting public health metrics at the city council district level. We</w:t>
            </w:r>
            <w:r w:rsidR="00A82953" w:rsidRPr="00DA40E8">
              <w:rPr>
                <w:rFonts w:ascii="Times New Roman" w:hAnsi="Times New Roman" w:cs="Times New Roman"/>
                <w:color w:val="222222"/>
                <w:sz w:val="20"/>
                <w:szCs w:val="20"/>
                <w:shd w:val="clear" w:color="auto" w:fill="FFFFFF"/>
              </w:rPr>
              <w:t xml:space="preserve"> focus on</w:t>
            </w:r>
            <w:r w:rsidR="005074BC" w:rsidRPr="00DA40E8">
              <w:rPr>
                <w:rFonts w:ascii="Times New Roman" w:hAnsi="Times New Roman" w:cs="Times New Roman"/>
                <w:color w:val="222222"/>
                <w:sz w:val="20"/>
                <w:szCs w:val="20"/>
                <w:shd w:val="clear" w:color="auto" w:fill="FFFFFF"/>
              </w:rPr>
              <w:t xml:space="preserve"> </w:t>
            </w:r>
            <w:r w:rsidR="00A82953" w:rsidRPr="00DA40E8">
              <w:rPr>
                <w:rFonts w:ascii="Times New Roman" w:hAnsi="Times New Roman" w:cs="Times New Roman"/>
                <w:color w:val="222222"/>
                <w:sz w:val="20"/>
                <w:szCs w:val="20"/>
                <w:shd w:val="clear" w:color="auto" w:fill="FFFFFF"/>
              </w:rPr>
              <w:t>the merits and necessary consideration of using city council districts</w:t>
            </w:r>
            <w:r w:rsidR="002C33D6" w:rsidRPr="00DA40E8">
              <w:rPr>
                <w:rFonts w:ascii="Times New Roman" w:hAnsi="Times New Roman" w:cs="Times New Roman"/>
                <w:color w:val="222222"/>
                <w:sz w:val="20"/>
                <w:szCs w:val="20"/>
                <w:shd w:val="clear" w:color="auto" w:fill="FFFFFF"/>
              </w:rPr>
              <w:t xml:space="preserve">, rather than comparing </w:t>
            </w:r>
            <w:r w:rsidR="00A82953" w:rsidRPr="00DA40E8">
              <w:rPr>
                <w:rFonts w:ascii="Times New Roman" w:hAnsi="Times New Roman" w:cs="Times New Roman"/>
                <w:color w:val="222222"/>
                <w:sz w:val="20"/>
                <w:szCs w:val="20"/>
                <w:shd w:val="clear" w:color="auto" w:fill="FFFFFF"/>
              </w:rPr>
              <w:t xml:space="preserve"> </w:t>
            </w:r>
            <w:r w:rsidR="0061590B" w:rsidRPr="00DA40E8">
              <w:rPr>
                <w:rFonts w:ascii="Times New Roman" w:hAnsi="Times New Roman" w:cs="Times New Roman"/>
                <w:color w:val="222222"/>
                <w:sz w:val="20"/>
                <w:szCs w:val="20"/>
                <w:shd w:val="clear" w:color="auto" w:fill="FFFFFF"/>
              </w:rPr>
              <w:t>administrative boundaries</w:t>
            </w:r>
            <w:r w:rsidR="002C33D6" w:rsidRPr="00DA40E8">
              <w:rPr>
                <w:rFonts w:ascii="Times New Roman" w:hAnsi="Times New Roman" w:cs="Times New Roman"/>
                <w:color w:val="222222"/>
                <w:sz w:val="20"/>
                <w:szCs w:val="20"/>
                <w:shd w:val="clear" w:color="auto" w:fill="FFFFFF"/>
              </w:rPr>
              <w:t>.</w:t>
            </w:r>
            <w:r w:rsidR="001048A7" w:rsidRPr="00DA40E8">
              <w:rPr>
                <w:rFonts w:ascii="Times New Roman" w:hAnsi="Times New Roman" w:cs="Times New Roman"/>
                <w:color w:val="222222"/>
                <w:sz w:val="20"/>
                <w:szCs w:val="20"/>
                <w:shd w:val="clear" w:color="auto" w:fill="FFFFFF"/>
              </w:rPr>
              <w:t xml:space="preserve"> </w:t>
            </w:r>
            <w:r w:rsidR="003F6AB8" w:rsidRPr="00DA40E8">
              <w:rPr>
                <w:rFonts w:ascii="Times New Roman" w:hAnsi="Times New Roman" w:cs="Times New Roman"/>
                <w:color w:val="222222"/>
                <w:sz w:val="20"/>
                <w:szCs w:val="20"/>
                <w:shd w:val="clear" w:color="auto" w:fill="FFFFFF"/>
              </w:rPr>
              <w:t>However, we have included reference</w:t>
            </w:r>
            <w:r w:rsidR="0010479A" w:rsidRPr="00DA40E8">
              <w:rPr>
                <w:rFonts w:ascii="Times New Roman" w:hAnsi="Times New Roman" w:cs="Times New Roman"/>
                <w:color w:val="222222"/>
                <w:sz w:val="20"/>
                <w:szCs w:val="20"/>
                <w:shd w:val="clear" w:color="auto" w:fill="FFFFFF"/>
              </w:rPr>
              <w:t>s</w:t>
            </w:r>
            <w:r w:rsidR="003F6AB8" w:rsidRPr="00DA40E8">
              <w:rPr>
                <w:rFonts w:ascii="Times New Roman" w:hAnsi="Times New Roman" w:cs="Times New Roman"/>
                <w:color w:val="222222"/>
                <w:sz w:val="20"/>
                <w:szCs w:val="20"/>
                <w:shd w:val="clear" w:color="auto" w:fill="FFFFFF"/>
              </w:rPr>
              <w:t xml:space="preserve"> to the </w:t>
            </w:r>
            <w:r w:rsidR="0010479A" w:rsidRPr="00DA40E8">
              <w:rPr>
                <w:rFonts w:ascii="Times New Roman" w:hAnsi="Times New Roman" w:cs="Times New Roman"/>
                <w:color w:val="222222"/>
                <w:sz w:val="20"/>
                <w:szCs w:val="20"/>
                <w:shd w:val="clear" w:color="auto" w:fill="FFFFFF"/>
              </w:rPr>
              <w:t>suggested literature in the introduction to ensure that we acknowledge this important additional work</w:t>
            </w:r>
            <w:r w:rsidR="00064D52" w:rsidRPr="00DA40E8">
              <w:rPr>
                <w:rFonts w:ascii="Times New Roman" w:hAnsi="Times New Roman" w:cs="Times New Roman"/>
                <w:color w:val="222222"/>
                <w:sz w:val="20"/>
                <w:szCs w:val="20"/>
                <w:shd w:val="clear" w:color="auto" w:fill="FFFFFF"/>
              </w:rPr>
              <w:t>:</w:t>
            </w:r>
          </w:p>
          <w:p w14:paraId="52D94441" w14:textId="77777777" w:rsidR="005375E5" w:rsidRPr="00DA40E8" w:rsidRDefault="005375E5">
            <w:pPr>
              <w:rPr>
                <w:rFonts w:ascii="Times New Roman" w:hAnsi="Times New Roman" w:cs="Times New Roman"/>
                <w:color w:val="222222"/>
                <w:sz w:val="20"/>
                <w:szCs w:val="20"/>
                <w:shd w:val="clear" w:color="auto" w:fill="FFFFFF"/>
              </w:rPr>
            </w:pPr>
          </w:p>
          <w:p w14:paraId="21AD0E72" w14:textId="41B65022" w:rsidR="00064D52" w:rsidRPr="00DA40E8" w:rsidRDefault="00064D52">
            <w:pPr>
              <w:rPr>
                <w:rFonts w:ascii="Times New Roman" w:hAnsi="Times New Roman" w:cs="Times New Roman"/>
                <w:i/>
                <w:iCs/>
                <w:color w:val="222222"/>
                <w:sz w:val="20"/>
                <w:szCs w:val="20"/>
                <w:shd w:val="clear" w:color="auto" w:fill="FFFFFF"/>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 xml:space="preserve">There have also been efforts to develop new methods for estimating public health metrics by district, as most health data are not available using district boundaries, </w:t>
            </w:r>
            <w:r w:rsidRPr="00DA40E8">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ZWFyPjxSZWNOdW0+MzM2PC9SZWNOdW0+PERpc3BsYXlUZXh0PigzLCA4LCA5KTwvRGlzcGxheVRl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ZWFyPjxSZWNOdW0+MzM2PC9SZWNOdW0+PERpc3BsYXlUZXh0PigzLCA4LCA5KTwvRGlzcGxheVRl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noProof/>
                <w:sz w:val="20"/>
                <w:szCs w:val="20"/>
              </w:rPr>
              <w:t>(3, 8, 9)</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evaluating the validity of using geographic units of different sizes</w:t>
            </w:r>
            <w:r w:rsidRPr="00DA40E8">
              <w:rPr>
                <w:rFonts w:ascii="Times New Roman" w:hAnsi="Times New Roman" w:cs="Times New Roman"/>
                <w:i/>
                <w:iCs/>
                <w:sz w:val="20"/>
                <w:szCs w:val="20"/>
              </w:rPr>
              <w:fldChar w:fldCharType="begin">
                <w:fldData xml:space="preserve">PEVuZE5vdGU+PENpdGU+PEF1dGhvcj5DbGFyazwvQXV0aG9yPjxZZWFyPjIwMTM8L1llYXI+PFJl
Y051bT43MDI8L1JlY051bT48RGlzcGxheVRleHQ+KDEwLTEyKTwvRGlzcGxheVRleHQ+PHJlY29y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PEVuZE5vdGU+PENpdGU+PEF1dGhvcj5DbGFyazwvQXV0aG9yPjxZZWFyPjIwMTM8L1llYXI+PFJl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noProof/>
                <w:sz w:val="20"/>
                <w:szCs w:val="20"/>
              </w:rPr>
              <w:t>(10-12)</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The motivation for investigating council districts as a geopolitical unit that can be used in public health is twofold: to provide elected officials with data for the districts they represent, and to provide residents, constituents, and advocates with data on the health of their own district and broader community.”</w:t>
            </w:r>
          </w:p>
          <w:p w14:paraId="4AC7ED94" w14:textId="731C1A17" w:rsidR="0061590B" w:rsidRPr="00DA40E8" w:rsidRDefault="0061590B">
            <w:pPr>
              <w:rPr>
                <w:rFonts w:ascii="Times New Roman" w:hAnsi="Times New Roman" w:cs="Times New Roman"/>
                <w:color w:val="EE0000"/>
                <w:sz w:val="20"/>
                <w:szCs w:val="20"/>
                <w:shd w:val="clear" w:color="auto" w:fill="FFFFFF"/>
              </w:rPr>
            </w:pPr>
            <w:r w:rsidRPr="00DA40E8">
              <w:rPr>
                <w:rFonts w:ascii="Times New Roman" w:hAnsi="Times New Roman" w:cs="Times New Roman"/>
                <w:color w:val="EE0000"/>
                <w:sz w:val="20"/>
                <w:szCs w:val="20"/>
                <w:shd w:val="clear" w:color="auto" w:fill="FFFFFF"/>
              </w:rPr>
              <w:t xml:space="preserve"> </w:t>
            </w:r>
          </w:p>
        </w:tc>
      </w:tr>
    </w:tbl>
    <w:p w14:paraId="3A677208" w14:textId="77777777" w:rsidR="00584B81" w:rsidRPr="00DA40E8" w:rsidRDefault="00584B81">
      <w:pPr>
        <w:rPr>
          <w:rFonts w:ascii="Times New Roman" w:hAnsi="Times New Roman" w:cs="Times New Roman"/>
          <w:color w:val="222222"/>
          <w:sz w:val="20"/>
          <w:szCs w:val="20"/>
          <w:shd w:val="clear" w:color="auto" w:fill="FFFFFF"/>
        </w:rPr>
      </w:pPr>
    </w:p>
    <w:p w14:paraId="2F62D3B9"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Only two health metrics are explored and there is limited presentation of indicator systems that examine health metrics, despite there being many around.</w:t>
      </w:r>
    </w:p>
    <w:tbl>
      <w:tblPr>
        <w:tblStyle w:val="TableGrid"/>
        <w:tblW w:w="0" w:type="auto"/>
        <w:tblLook w:val="04A0" w:firstRow="1" w:lastRow="0" w:firstColumn="1" w:lastColumn="0" w:noHBand="0" w:noVBand="1"/>
      </w:tblPr>
      <w:tblGrid>
        <w:gridCol w:w="9350"/>
      </w:tblGrid>
      <w:tr w:rsidR="0061590B" w:rsidRPr="00DA40E8" w14:paraId="425EF4EB" w14:textId="77777777" w:rsidTr="0061590B">
        <w:tc>
          <w:tcPr>
            <w:tcW w:w="9350" w:type="dxa"/>
          </w:tcPr>
          <w:p w14:paraId="20597E93" w14:textId="6C09AD27" w:rsidR="0061590B" w:rsidRPr="00DA40E8" w:rsidRDefault="005A469A">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Pr="00DA40E8">
              <w:rPr>
                <w:rFonts w:ascii="Times New Roman" w:hAnsi="Times New Roman" w:cs="Times New Roman"/>
                <w:color w:val="222222"/>
                <w:sz w:val="20"/>
                <w:szCs w:val="20"/>
                <w:shd w:val="clear" w:color="auto" w:fill="FFFFFF"/>
              </w:rPr>
              <w:t xml:space="preserve"> </w:t>
            </w:r>
            <w:r w:rsidR="00154D75" w:rsidRPr="00DA40E8">
              <w:rPr>
                <w:rFonts w:ascii="Times New Roman" w:hAnsi="Times New Roman" w:cs="Times New Roman"/>
                <w:color w:val="222222"/>
                <w:sz w:val="20"/>
                <w:szCs w:val="20"/>
                <w:shd w:val="clear" w:color="auto" w:fill="FFFFFF"/>
              </w:rPr>
              <w:t xml:space="preserve">The aim of this study is not to do a comprehensive study of public health indicators for Philadelphia, but rather to use to </w:t>
            </w:r>
            <w:r w:rsidRPr="00DA40E8">
              <w:rPr>
                <w:rFonts w:ascii="Times New Roman" w:hAnsi="Times New Roman" w:cs="Times New Roman"/>
                <w:color w:val="222222"/>
                <w:sz w:val="20"/>
                <w:szCs w:val="20"/>
                <w:shd w:val="clear" w:color="auto" w:fill="FFFFFF"/>
              </w:rPr>
              <w:t xml:space="preserve">two </w:t>
            </w:r>
            <w:r w:rsidR="00154D75" w:rsidRPr="00DA40E8">
              <w:rPr>
                <w:rFonts w:ascii="Times New Roman" w:hAnsi="Times New Roman" w:cs="Times New Roman"/>
                <w:color w:val="222222"/>
                <w:sz w:val="20"/>
                <w:szCs w:val="20"/>
                <w:shd w:val="clear" w:color="auto" w:fill="FFFFFF"/>
              </w:rPr>
              <w:t xml:space="preserve">example indicators to show the utility and feasibility of </w:t>
            </w:r>
            <w:r w:rsidRPr="00DA40E8">
              <w:rPr>
                <w:rFonts w:ascii="Times New Roman" w:hAnsi="Times New Roman" w:cs="Times New Roman"/>
                <w:color w:val="222222"/>
                <w:sz w:val="20"/>
                <w:szCs w:val="20"/>
                <w:shd w:val="clear" w:color="auto" w:fill="FFFFFF"/>
              </w:rPr>
              <w:t xml:space="preserve">calculating health metrics at the city council district level.  </w:t>
            </w:r>
          </w:p>
          <w:p w14:paraId="1925043D" w14:textId="77777777" w:rsidR="005A469A" w:rsidRPr="00DA40E8" w:rsidRDefault="005A469A">
            <w:pPr>
              <w:rPr>
                <w:rFonts w:ascii="Times New Roman" w:hAnsi="Times New Roman" w:cs="Times New Roman"/>
                <w:color w:val="222222"/>
                <w:sz w:val="20"/>
                <w:szCs w:val="20"/>
                <w:shd w:val="clear" w:color="auto" w:fill="FFFFFF"/>
              </w:rPr>
            </w:pPr>
          </w:p>
          <w:p w14:paraId="005CF3B3" w14:textId="55884D9D" w:rsidR="006A41E4" w:rsidRPr="00DA40E8" w:rsidRDefault="005A469A">
            <w:pPr>
              <w:rPr>
                <w:rFonts w:ascii="Times New Roman" w:hAnsi="Times New Roman" w:cs="Times New Roman"/>
                <w:sz w:val="20"/>
                <w:szCs w:val="20"/>
                <w:shd w:val="clear" w:color="auto" w:fill="FFFFFF"/>
              </w:rPr>
            </w:pPr>
            <w:r w:rsidRPr="00DA40E8">
              <w:rPr>
                <w:rFonts w:ascii="Times New Roman" w:hAnsi="Times New Roman" w:cs="Times New Roman"/>
                <w:sz w:val="20"/>
                <w:szCs w:val="20"/>
                <w:shd w:val="clear" w:color="auto" w:fill="FFFFFF"/>
              </w:rPr>
              <w:t xml:space="preserve">We have added a sentence </w:t>
            </w:r>
            <w:r w:rsidR="008A298D" w:rsidRPr="00DA40E8">
              <w:rPr>
                <w:rFonts w:ascii="Times New Roman" w:hAnsi="Times New Roman" w:cs="Times New Roman"/>
                <w:sz w:val="20"/>
                <w:szCs w:val="20"/>
                <w:shd w:val="clear" w:color="auto" w:fill="FFFFFF"/>
              </w:rPr>
              <w:t>help clarify the paper’s intention</w:t>
            </w:r>
          </w:p>
          <w:p w14:paraId="0A577B55" w14:textId="77777777" w:rsidR="006A41E4" w:rsidRPr="00DA40E8" w:rsidRDefault="006A41E4">
            <w:pPr>
              <w:rPr>
                <w:rFonts w:ascii="Times New Roman" w:hAnsi="Times New Roman" w:cs="Times New Roman"/>
                <w:color w:val="EE0000"/>
                <w:sz w:val="20"/>
                <w:szCs w:val="20"/>
                <w:shd w:val="clear" w:color="auto" w:fill="FFFFFF"/>
              </w:rPr>
            </w:pPr>
          </w:p>
          <w:p w14:paraId="511BEE1F" w14:textId="07CB8E8D" w:rsidR="001C1A65" w:rsidRPr="00DA40E8" w:rsidRDefault="004E5D2B">
            <w:pPr>
              <w:rPr>
                <w:rFonts w:ascii="Times New Roman" w:hAnsi="Times New Roman" w:cs="Times New Roman"/>
                <w:i/>
                <w:iCs/>
                <w:sz w:val="20"/>
                <w:szCs w:val="20"/>
              </w:rPr>
            </w:pPr>
            <w:r w:rsidRPr="00DA40E8">
              <w:rPr>
                <w:rFonts w:ascii="Times New Roman" w:hAnsi="Times New Roman" w:cs="Times New Roman"/>
                <w:i/>
                <w:iCs/>
                <w:sz w:val="20"/>
                <w:szCs w:val="20"/>
              </w:rPr>
              <w:t xml:space="preserve">In this article, we present two example health metrics from the dashboard, tree canopy coverage and health insurance coverage, and assess their magnitude and distribution across the city. These metrics were selected because they are timely and relevant public health metrics that show variation in distributions across City Council Districts and warrant different types of public health responses. They are also associated with improved health outcomes, for example, greater tree canopy coverage is associated with lower odds of gun violence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&lt;EndNote&gt;&lt;Cite&gt;&lt;Author&gt;Kondo&lt;/Author&gt;&lt;Year&gt;2017&lt;/Year&gt;&lt;RecNum&gt;356&lt;/RecNum&gt;&lt;DisplayText&gt;(21)&lt;/DisplayText&gt;&lt;record&gt;&lt;rec-number&gt;356&lt;/rec-number&gt;&lt;foreign-keys&gt;&lt;key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(21)</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lower premature mortality </w:t>
            </w:r>
            <w:r w:rsidRPr="00DA40E8">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(22)</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health insurance has been shown to reduce mortality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&lt;EndNote&gt;&lt;Cite&gt;&lt;Author&gt;Levy&lt;/Author&gt;&lt;Year&gt;2025&lt;/Year&gt;&lt;RecNum&gt;708&lt;/RecNum&gt;&lt;DisplayText&gt;(23)&lt;/DisplayText&gt;&lt;record&gt;&lt;rec-number&gt;708&lt;/rec-number&gt;&lt;foreign-keys&gt;&lt;key app="EN" db-id="5ax92wdr7adtz5etxvfxdfr0s5z2etvt2v0z" timestamp="1783384502"&gt;708&lt;/key&gt;&lt;/foreign-keys&gt;&lt;ref-type name="Journal Article"&gt;17&lt;/ref-type&gt;&lt;contributors&gt;&lt;authors&gt;&lt;author&gt;Levy, H.&lt;/author&gt;&lt;author&gt;Buchmueller, T. C.&lt;/author&gt;&lt;/authors&gt;&lt;/contributors&gt;&lt;auth-address&gt;Institute for Social Research, University of Michigan, Ann Arbor, Michigan, USA; email: hlevy@umich.edu.&amp;#xD;Ross School of Business, University of Michigan, Ann Arbor, Michigan, USA.&lt;/auth-address&gt;&lt;titles&gt;&lt;title&gt;The Impact of Health Insurance on Mortality&lt;/title&gt;&lt;secondary-title&gt;Annu Rev Public Health&lt;/secondary-title&gt;&lt;/titles&gt;&lt;periodical&gt;&lt;full-title&gt;Annu Rev Public Health&lt;/full-title&gt;&lt;/periodical&gt;&lt;pages&gt;541-550&lt;/pages&gt;&lt;volume&gt;46&lt;/volume&gt;&lt;number&gt;1&lt;/number&gt;&lt;edition&gt;20250110&lt;/edition&gt;&lt;keywords&gt;&lt;keyword&gt;Humans&lt;/keyword&gt;&lt;keyword&gt;*Insurance, Health/statistics &amp;amp; numerical data&lt;/keyword&gt;&lt;keyword&gt;*Mortality/trends&lt;/keyword&gt;&lt;keyword&gt;Child&lt;/keyword&gt;&lt;keyword&gt;Adult&lt;/keyword&gt;&lt;keyword&gt;*Insurance Coverage/statistics &amp;amp; numerical data&lt;/keyword&gt;&lt;keyword&gt;Middle Aged&lt;/keyword&gt;&lt;keyword&gt;United States/epidemiology&lt;/keyword&gt;&lt;keyword&gt;Aged&lt;/keyword&gt;&lt;keyword&gt;Child, Preschool&lt;/keyword&gt;&lt;keyword&gt;Adolescent&lt;/keyword&gt;&lt;keyword&gt;Medicaid&lt;/keyword&gt;&lt;keyword&gt;Medicare&lt;/keyword&gt;&lt;keyword&gt;health insurance&lt;/keyword&gt;&lt;keyword&gt;mortality&lt;/keyword&gt;&lt;keyword&gt;uninsured&lt;/keyword&gt;&lt;/keywords&gt;&lt;dates&gt;&lt;year&gt;2025&lt;/year&gt;&lt;pub-dates&gt;&lt;date&gt;Apr&lt;/date&gt;&lt;/pub-dates&gt;&lt;/dates&gt;&lt;isbn&gt;1545-2093 (Electronic)&amp;#xD;0163-7525 (Linking)&lt;/isbn&gt;&lt;accession-num&gt;39792985&lt;/accession-num&gt;&lt;urls&gt;&lt;related-urls&gt;&lt;url&gt;https://www.ncbi.nlm.nih.gov/pubmed/39792985&lt;/url&gt;&lt;/related-urls&gt;&lt;/urls&gt;&lt;electronic-resource-num&gt;10.1146/annurev-publhealth-061022-042335&lt;/electronic-resource-num&gt;&lt;remote-database-name&gt;Medline&lt;/remote-database-name&gt;&lt;remote-database-provider&gt;NLM&lt;/remote-database-provider&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noProof/>
                <w:sz w:val="20"/>
                <w:szCs w:val="20"/>
              </w:rPr>
              <w:t>(23)</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w:t>
            </w:r>
          </w:p>
          <w:p w14:paraId="50036D74" w14:textId="77777777" w:rsidR="004E5D2B" w:rsidRPr="00DA40E8" w:rsidRDefault="004E5D2B">
            <w:pPr>
              <w:rPr>
                <w:rFonts w:ascii="Times New Roman" w:hAnsi="Times New Roman" w:cs="Times New Roman"/>
                <w:i/>
                <w:iCs/>
                <w:color w:val="EE0000"/>
                <w:sz w:val="20"/>
                <w:szCs w:val="20"/>
                <w:shd w:val="clear" w:color="auto" w:fill="FFFFFF"/>
              </w:rPr>
            </w:pPr>
          </w:p>
          <w:p w14:paraId="1B15720B" w14:textId="77777777" w:rsidR="001C1A65" w:rsidRPr="00DA40E8" w:rsidRDefault="001C1A65">
            <w:pPr>
              <w:rPr>
                <w:rFonts w:ascii="Times New Roman" w:hAnsi="Times New Roman" w:cs="Times New Roman"/>
                <w:sz w:val="20"/>
                <w:szCs w:val="20"/>
                <w:shd w:val="clear" w:color="auto" w:fill="FFFFFF"/>
              </w:rPr>
            </w:pPr>
            <w:r w:rsidRPr="00DA40E8">
              <w:rPr>
                <w:rFonts w:ascii="Times New Roman" w:hAnsi="Times New Roman" w:cs="Times New Roman"/>
                <w:sz w:val="20"/>
                <w:szCs w:val="20"/>
                <w:shd w:val="clear" w:color="auto" w:fill="FFFFFF"/>
              </w:rPr>
              <w:t>We have a sentence in the introduction which references other work looking at health metrics by political districts:</w:t>
            </w:r>
          </w:p>
          <w:p w14:paraId="3A9062C0" w14:textId="77777777" w:rsidR="001C1A65" w:rsidRPr="00DA40E8" w:rsidRDefault="001C1A65">
            <w:pPr>
              <w:rPr>
                <w:rFonts w:ascii="Times New Roman" w:hAnsi="Times New Roman" w:cs="Times New Roman"/>
                <w:sz w:val="20"/>
                <w:szCs w:val="20"/>
                <w:shd w:val="clear" w:color="auto" w:fill="FFFFFF"/>
              </w:rPr>
            </w:pPr>
          </w:p>
          <w:p w14:paraId="79E78825" w14:textId="5445C067" w:rsidR="001C1A65" w:rsidRPr="00DA40E8" w:rsidRDefault="001C1A65">
            <w:pPr>
              <w:rPr>
                <w:rFonts w:ascii="Times New Roman" w:hAnsi="Times New Roman" w:cs="Times New Roman"/>
                <w:color w:val="EE0000"/>
                <w:sz w:val="20"/>
                <w:szCs w:val="20"/>
                <w:shd w:val="clear" w:color="auto" w:fill="FFFFFF"/>
              </w:rPr>
            </w:pPr>
            <w:r w:rsidRPr="00DA40E8">
              <w:rPr>
                <w:rFonts w:ascii="Times New Roman" w:hAnsi="Times New Roman" w:cs="Times New Roman"/>
                <w:i/>
                <w:iCs/>
                <w:sz w:val="20"/>
                <w:szCs w:val="20"/>
              </w:rPr>
              <w:t xml:space="preserve">“Studies have investigated health disparities by geopolitical districts in the US and internationally – for example, reporting opioid prescribing rates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&lt;EndNote&gt;&lt;Cite&gt;&lt;Author&gt;Rolheiser&lt;/Author&gt;&lt;Year&gt;2018&lt;/Year&gt;&lt;RecNum&gt;283&lt;/RecNum&gt;&lt;DisplayText&gt;(4)&lt;/DisplayText&gt;&lt;record&gt;&lt;rec-number&gt;283&lt;/rec-number&gt;&lt;foreign-keys&gt;&lt;key app="EN" db-id="5ax92wdr7adtz5etxvfxdfr0s5z2etvt2v0z" timestamp="1779723927" guid="11017f65-744e-4549-9b6e-6576ad452db0"&gt;283&lt;/key&gt;&lt;/foreign-keys&gt;&lt;ref-type name="Journal Article"&gt;17&lt;/ref-type&gt;&lt;contributors&gt;&lt;authors&gt;&lt;author&gt;Lyndsey A.  Rolheiser&lt;/author&gt;&lt;author&gt;Jack  Cordes&lt;/author&gt;&lt;author&gt;S.V.  Subramanian&lt;/author&gt;&lt;/authors&gt;&lt;/contributors&gt;&lt;titles&gt;&lt;title&gt;Opioid Prescribing Rates by Congressional Districts, United States, 2016&lt;/title&gt;&lt;secondary-title&gt;https://doi.org/10.2105/AJPH.2018.304532&lt;/secondary-title&gt;&lt;/titles&gt;&lt;periodical&gt;&lt;full-title&gt;https://doi.org/10.2105/AJPH.2018.304532&lt;/full-title&gt;&lt;/periodical&gt;&lt;volume&gt;108&lt;/volume&gt;&lt;number&gt;9&lt;/number&gt;&lt;dates&gt;&lt;year&gt;2018&lt;/year&gt;&lt;/dates&gt;&lt;isbn&gt;0090-0036&lt;/isbn&gt;&lt;urls&gt;&lt;related-urls&gt;&lt;url&gt;https://ajph.aphapublications.org/doi/abs/10.2105/AJPH.2018.304532&lt;/url&gt;&lt;/related-urls&gt;&lt;/urls&gt;&lt;electronic-resource-num&gt;10.2105/AJPH.2018.304532&lt;/electronic-resource-num&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(4)</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cancer </w:t>
            </w:r>
            <w:r w:rsidRPr="00DA40E8">
              <w:rPr>
                <w:rFonts w:ascii="Times New Roman" w:hAnsi="Times New Roman" w:cs="Times New Roman"/>
                <w:i/>
                <w:iCs/>
                <w:sz w:val="20"/>
                <w:szCs w:val="20"/>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PEVuZE5vdGU+PENpdGU+PEF1dGhvcj5Jc2xhbWk8L0F1dGhvcj48WWVhcj4yMDIzPC9ZZWFyPjxS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=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(5)</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mortality </w:t>
            </w:r>
            <w:r w:rsidRPr="00DA40E8">
              <w:rPr>
                <w:rFonts w:ascii="Times New Roman" w:hAnsi="Times New Roman" w:cs="Times New Roman"/>
                <w:i/>
                <w:iCs/>
                <w:sz w:val="20"/>
                <w:szCs w:val="20"/>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PEVuZE5vdGU+PENpdGU+PEF1dGhvcj5UdW5zdGFsbDwvQXV0aG9yPjxZZWFyPjIwMTI8L1llYXI+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(6, 7)</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as well as in public facing dashboards for Covid-19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&lt;EndNote&gt;&lt;Cite&gt;&lt;Author&gt;deSouza&lt;/Author&gt;&lt;Year&gt;2020&lt;/Year&gt;&lt;RecNum&gt;311&lt;/RecNum&gt;&lt;DisplayText&gt;(8)&lt;/DisplayText&gt;&lt;record&gt;&lt;rec-number&gt;311&lt;/rec-number&gt;&lt;foreign-keys&gt;&lt;key app="EN" db-id="5ax92wdr7adtz5etxvfxdfr0s5z2etvt2v0z" timestamp="1779724252" guid="4e9d7e1c-6f76-4f27-81de-d2d77f14e9d5"&gt;311&lt;/key&gt;&lt;/foreign-keys&gt;&lt;ref-type name="Journal Article"&gt;17&lt;/ref-type&gt;&lt;contributors&gt;&lt;authors&gt;&lt;author&gt;deSouza, Priyanka N&lt;/author&gt;&lt;author&gt;Subramanian, S V&lt;/author&gt;&lt;/authors&gt;&lt;/contributors&gt;&lt;titles&gt;&lt;title&gt;COVID-19 across United States congressional districts&lt;/title&gt;&lt;secondary-title&gt;Journal of Global Health Science&lt;/secondary-title&gt;&lt;/titles&gt;&lt;periodical&gt;&lt;full-title&gt;Journal of Global Health Science&lt;/full-title&gt;&lt;/periodical&gt;&lt;volume&gt;2&lt;/volume&gt;&lt;number&gt;2&lt;/number&gt;&lt;dates&gt;&lt;year&gt;2020&lt;/year&gt;&lt;/dates&gt;&lt;isbn&gt;2671-6933&lt;/isbn&gt;&lt;urls&gt;&lt;related-urls&gt;&lt;url&gt;https://www.e-jghs.org/DOIx.php?id=10.35500/jghs.2020.2.e22&lt;/url&gt;&lt;/related-urls&gt;&lt;/urls&gt;&lt;electronic-resource-num&gt;10.35500/jghs.2020.2.e22&lt;/electronic-resource-num&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(8)</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comprehensive health determinants and outcomes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&lt;EndNote&gt;&lt;Cite&gt;&lt;Author&gt;Department of Population Health NYU Langone Health&lt;/Author&gt;&lt;RecNum&gt;155&lt;/RecNum&gt;&lt;DisplayText&gt;(9)&lt;/DisplayText&gt;&lt;record&gt;&lt;rec-number&gt;155&lt;/rec-number&gt;&lt;foreign-keys&gt;&lt;key app="EN" db-id="5ax92wdr7adtz5etxvfxdfr0s5z2etvt2v0z" timestamp="1779722845" guid="8198e7e9-38ba-43ce-ad44-d97591dbdeb8"&gt;155&lt;/key&gt;&lt;/foreign-keys&gt;&lt;ref-type name="Web Page"&gt;12&lt;/ref-type&gt;&lt;contributors&gt;&lt;authors&gt;&lt;author&gt;Department of Population Health NYU Langone Health,&lt;/author&gt;&lt;/authors&gt;&lt;/contributors&gt;&lt;titles&gt;&lt;title&gt;Congressional District Health Dashboard&lt;/title&gt;&lt;/titles&gt;&lt;number&gt;September 2025&lt;/number&gt;&lt;dates&gt;&lt;/dates&gt;&lt;urls&gt;&lt;related-urls&gt;&lt;url&gt;https://www.congressionaldistricthealthdashboard.org/&lt;/url&gt;&lt;/related-urls&gt;&lt;/urls&gt;&lt;/record&gt;&lt;/Cite&gt;&lt;/EndNote&gt;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(9)</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w:t>
            </w:r>
            <w:r w:rsidRPr="00DA40E8">
              <w:rPr>
                <w:rFonts w:ascii="Times New Roman" w:hAnsi="Times New Roman" w:cs="Times New Roman"/>
                <w:color w:val="EE0000"/>
                <w:sz w:val="20"/>
                <w:szCs w:val="20"/>
                <w:shd w:val="clear" w:color="auto" w:fill="FFFFFF"/>
              </w:rPr>
              <w:t xml:space="preserve"> </w:t>
            </w:r>
          </w:p>
        </w:tc>
      </w:tr>
    </w:tbl>
    <w:p w14:paraId="5E9C5786" w14:textId="77777777" w:rsidR="0061590B" w:rsidRPr="00DA40E8" w:rsidRDefault="0061590B">
      <w:pPr>
        <w:rPr>
          <w:rFonts w:ascii="Times New Roman" w:hAnsi="Times New Roman" w:cs="Times New Roman"/>
          <w:color w:val="222222"/>
          <w:sz w:val="20"/>
          <w:szCs w:val="20"/>
          <w:shd w:val="clear" w:color="auto" w:fill="FFFFFF"/>
        </w:rPr>
      </w:pPr>
    </w:p>
    <w:p w14:paraId="1162250F"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lastRenderedPageBreak/>
        <w:br/>
      </w:r>
      <w:r w:rsidRPr="00DA40E8">
        <w:rPr>
          <w:rFonts w:ascii="Times New Roman" w:hAnsi="Times New Roman" w:cs="Times New Roman"/>
          <w:color w:val="222222"/>
          <w:sz w:val="20"/>
          <w:szCs w:val="20"/>
          <w:shd w:val="clear" w:color="auto" w:fill="FFFFFF"/>
        </w:rPr>
        <w:t>Whilst the aims are clear, the research questions or hypothesis are not, it's not clear what is being examined. This needs to be reframed and brought out.</w:t>
      </w:r>
    </w:p>
    <w:tbl>
      <w:tblPr>
        <w:tblStyle w:val="TableGrid"/>
        <w:tblW w:w="0" w:type="auto"/>
        <w:tblLook w:val="04A0" w:firstRow="1" w:lastRow="0" w:firstColumn="1" w:lastColumn="0" w:noHBand="0" w:noVBand="1"/>
      </w:tblPr>
      <w:tblGrid>
        <w:gridCol w:w="9350"/>
      </w:tblGrid>
      <w:tr w:rsidR="005A469A" w:rsidRPr="00DA40E8" w14:paraId="4B793F03" w14:textId="77777777" w:rsidTr="005A469A">
        <w:tc>
          <w:tcPr>
            <w:tcW w:w="9350" w:type="dxa"/>
          </w:tcPr>
          <w:p w14:paraId="31667318" w14:textId="77AAA623" w:rsidR="0039349A" w:rsidRPr="00107BD9" w:rsidRDefault="005A469A">
            <w:pPr>
              <w:rPr>
                <w:rFonts w:ascii="Times New Roman" w:hAnsi="Times New Roman" w:cs="Times New Roman"/>
                <w:color w:val="EE0000"/>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107BD9">
              <w:rPr>
                <w:rFonts w:ascii="Times New Roman" w:hAnsi="Times New Roman" w:cs="Times New Roman"/>
                <w:sz w:val="20"/>
                <w:szCs w:val="20"/>
                <w:shd w:val="clear" w:color="auto" w:fill="FFFFFF"/>
              </w:rPr>
              <w:t xml:space="preserve"> </w:t>
            </w:r>
            <w:r w:rsidR="0039349A" w:rsidRPr="00DA40E8">
              <w:rPr>
                <w:rFonts w:ascii="Times New Roman" w:hAnsi="Times New Roman" w:cs="Times New Roman"/>
                <w:sz w:val="20"/>
                <w:szCs w:val="20"/>
                <w:shd w:val="clear" w:color="auto" w:fill="FFFFFF"/>
              </w:rPr>
              <w:t>We have added in the following sentences to clarify the question and aims:</w:t>
            </w:r>
          </w:p>
          <w:p w14:paraId="0130D8C0" w14:textId="77777777" w:rsidR="0039349A" w:rsidRPr="00DA40E8" w:rsidRDefault="0039349A">
            <w:pPr>
              <w:rPr>
                <w:rFonts w:ascii="Times New Roman" w:hAnsi="Times New Roman" w:cs="Times New Roman"/>
                <w:sz w:val="20"/>
                <w:szCs w:val="20"/>
                <w:shd w:val="clear" w:color="auto" w:fill="FFFFFF"/>
              </w:rPr>
            </w:pPr>
          </w:p>
          <w:p w14:paraId="312AA142" w14:textId="087CBCF4" w:rsidR="0039349A" w:rsidRPr="00DA40E8" w:rsidRDefault="0039349A">
            <w:pPr>
              <w:rPr>
                <w:rFonts w:ascii="Times New Roman" w:hAnsi="Times New Roman" w:cs="Times New Roman"/>
                <w:color w:val="EE0000"/>
                <w:sz w:val="20"/>
                <w:szCs w:val="20"/>
                <w:shd w:val="clear" w:color="auto" w:fill="FFFFFF"/>
              </w:rPr>
            </w:pPr>
            <w:r w:rsidRPr="00DA40E8">
              <w:rPr>
                <w:rFonts w:ascii="Times New Roman" w:hAnsi="Times New Roman" w:cs="Times New Roman"/>
                <w:sz w:val="20"/>
                <w:szCs w:val="20"/>
                <w:shd w:val="clear" w:color="auto" w:fill="FFFFFF"/>
              </w:rPr>
              <w:t>“</w:t>
            </w:r>
            <w:r w:rsidRPr="00DA40E8">
              <w:rPr>
                <w:rFonts w:ascii="Times New Roman" w:hAnsi="Times New Roman" w:cs="Times New Roman"/>
                <w:i/>
                <w:iCs/>
                <w:sz w:val="20"/>
                <w:szCs w:val="20"/>
              </w:rPr>
              <w:t>We use these two examples to present descriptive data for Philadelphia and answer the research questions of: How are the public health metrics of tree canopy coverage and health insurance coverage distributed across Philadelphia city council districts?  We hypothesize that here will be geospatial inequities in magnitude and with-district variation of both metrics across council districts.  We also use this study to demonstrate the process, feasibility, and utility of conducting an analysis using Council districts.”</w:t>
            </w:r>
          </w:p>
        </w:tc>
      </w:tr>
    </w:tbl>
    <w:p w14:paraId="5E184AB3"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Some of the description in the Methods could go into the Introduction. </w:t>
      </w:r>
    </w:p>
    <w:tbl>
      <w:tblPr>
        <w:tblStyle w:val="TableGrid"/>
        <w:tblW w:w="0" w:type="auto"/>
        <w:tblLook w:val="04A0" w:firstRow="1" w:lastRow="0" w:firstColumn="1" w:lastColumn="0" w:noHBand="0" w:noVBand="1"/>
      </w:tblPr>
      <w:tblGrid>
        <w:gridCol w:w="9350"/>
      </w:tblGrid>
      <w:tr w:rsidR="005A469A" w:rsidRPr="00DA40E8" w14:paraId="7A0E460D" w14:textId="77777777" w:rsidTr="005A469A">
        <w:tc>
          <w:tcPr>
            <w:tcW w:w="9350" w:type="dxa"/>
          </w:tcPr>
          <w:p w14:paraId="33108321" w14:textId="415FAD30" w:rsidR="005A469A" w:rsidRPr="00DA40E8" w:rsidRDefault="005A469A">
            <w:pPr>
              <w:rPr>
                <w:rFonts w:ascii="Times New Roman" w:hAnsi="Times New Roman" w:cs="Times New Roman"/>
                <w:sz w:val="20"/>
                <w:szCs w:val="20"/>
                <w:shd w:val="clear" w:color="auto" w:fill="FFFFFF"/>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7718B2" w:rsidRPr="00DA40E8">
              <w:rPr>
                <w:rFonts w:ascii="Times New Roman" w:hAnsi="Times New Roman" w:cs="Times New Roman"/>
                <w:sz w:val="20"/>
                <w:szCs w:val="20"/>
                <w:shd w:val="clear" w:color="auto" w:fill="FFFFFF"/>
              </w:rPr>
              <w:t xml:space="preserve">We have moved the following sentence to the introduction: </w:t>
            </w:r>
          </w:p>
          <w:p w14:paraId="71FF2A50" w14:textId="77777777" w:rsidR="007718B2" w:rsidRPr="00DA40E8" w:rsidRDefault="007718B2">
            <w:pPr>
              <w:rPr>
                <w:rFonts w:ascii="Times New Roman" w:hAnsi="Times New Roman" w:cs="Times New Roman"/>
                <w:sz w:val="20"/>
                <w:szCs w:val="20"/>
                <w:shd w:val="clear" w:color="auto" w:fill="FFFFFF"/>
              </w:rPr>
            </w:pPr>
          </w:p>
          <w:p w14:paraId="72567688" w14:textId="204F390B" w:rsidR="007718B2" w:rsidRPr="00DA40E8" w:rsidRDefault="007718B2">
            <w:pPr>
              <w:rPr>
                <w:rFonts w:ascii="Times New Roman" w:hAnsi="Times New Roman" w:cs="Times New Roman"/>
                <w:i/>
                <w:iCs/>
                <w:color w:val="EE0000"/>
                <w:sz w:val="20"/>
                <w:szCs w:val="20"/>
                <w:shd w:val="clear" w:color="auto" w:fill="FFFFFF"/>
              </w:rPr>
            </w:pPr>
            <w:r w:rsidRPr="00DA40E8">
              <w:rPr>
                <w:rFonts w:ascii="Times New Roman" w:hAnsi="Times New Roman" w:cs="Times New Roman"/>
                <w:i/>
                <w:iCs/>
                <w:sz w:val="20"/>
                <w:szCs w:val="20"/>
                <w:shd w:val="clear" w:color="auto" w:fill="FFFFFF"/>
              </w:rPr>
              <w:t>“</w:t>
            </w:r>
            <w:r w:rsidRPr="00DA40E8">
              <w:rPr>
                <w:rFonts w:ascii="Times New Roman" w:hAnsi="Times New Roman" w:cs="Times New Roman"/>
                <w:i/>
                <w:iCs/>
                <w:sz w:val="20"/>
                <w:szCs w:val="20"/>
              </w:rPr>
              <w:t>Like federal congressional districts, Philadelphia Council districts are re-drawn once every ten years following the release of the US Decennial Census.”</w:t>
            </w:r>
          </w:p>
        </w:tc>
      </w:tr>
    </w:tbl>
    <w:p w14:paraId="43781405" w14:textId="77777777" w:rsidR="0000619B" w:rsidRPr="00DA40E8" w:rsidRDefault="0000619B">
      <w:pPr>
        <w:rPr>
          <w:rFonts w:ascii="Times New Roman" w:hAnsi="Times New Roman" w:cs="Times New Roman"/>
          <w:color w:val="222222"/>
          <w:sz w:val="20"/>
          <w:szCs w:val="20"/>
          <w:shd w:val="clear" w:color="auto" w:fill="FFFFFF"/>
        </w:rPr>
      </w:pPr>
    </w:p>
    <w:p w14:paraId="5021AC62"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 Subheadings in the Methods would separate the context aspects, relative to the data that was used. It is more customary to have a section on the context in the Methods, this would include information on the council districts and location, and that 10 of them were used in this study.  Some of this information is in the Results section. The Context would then be followed by the Outcome used or Data sections and any processing of the data that occurred.  </w:t>
      </w:r>
    </w:p>
    <w:tbl>
      <w:tblPr>
        <w:tblStyle w:val="TableGrid"/>
        <w:tblW w:w="0" w:type="auto"/>
        <w:tblLook w:val="04A0" w:firstRow="1" w:lastRow="0" w:firstColumn="1" w:lastColumn="0" w:noHBand="0" w:noVBand="1"/>
      </w:tblPr>
      <w:tblGrid>
        <w:gridCol w:w="9350"/>
      </w:tblGrid>
      <w:tr w:rsidR="005A469A" w:rsidRPr="00DA40E8" w14:paraId="5A0C779A" w14:textId="77777777" w:rsidTr="005A469A">
        <w:tc>
          <w:tcPr>
            <w:tcW w:w="9350" w:type="dxa"/>
          </w:tcPr>
          <w:p w14:paraId="55C3F7F6" w14:textId="20DC7BC5" w:rsidR="005A469A" w:rsidRPr="00DA40E8" w:rsidRDefault="00D66DCA">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Pr="00DA40E8">
              <w:rPr>
                <w:rFonts w:ascii="Times New Roman" w:hAnsi="Times New Roman" w:cs="Times New Roman"/>
                <w:color w:val="222222"/>
                <w:sz w:val="20"/>
                <w:szCs w:val="20"/>
                <w:shd w:val="clear" w:color="auto" w:fill="FFFFFF"/>
              </w:rPr>
              <w:t>:</w:t>
            </w:r>
            <w:r w:rsidR="00A43D2F" w:rsidRPr="00DA40E8">
              <w:rPr>
                <w:rFonts w:ascii="Times New Roman" w:hAnsi="Times New Roman" w:cs="Times New Roman"/>
                <w:color w:val="222222"/>
                <w:sz w:val="20"/>
                <w:szCs w:val="20"/>
                <w:shd w:val="clear" w:color="auto" w:fill="FFFFFF"/>
              </w:rPr>
              <w:t xml:space="preserve"> </w:t>
            </w:r>
            <w:r w:rsidR="000E1DB0" w:rsidRPr="00DA40E8">
              <w:rPr>
                <w:rFonts w:ascii="Times New Roman" w:hAnsi="Times New Roman" w:cs="Times New Roman"/>
                <w:color w:val="222222"/>
                <w:sz w:val="20"/>
                <w:szCs w:val="20"/>
                <w:shd w:val="clear" w:color="auto" w:fill="FFFFFF"/>
              </w:rPr>
              <w:t xml:space="preserve">Thank you for this point. </w:t>
            </w:r>
            <w:r w:rsidR="00610DCA" w:rsidRPr="00DA40E8">
              <w:rPr>
                <w:rFonts w:ascii="Times New Roman" w:hAnsi="Times New Roman" w:cs="Times New Roman"/>
                <w:color w:val="222222"/>
                <w:sz w:val="20"/>
                <w:szCs w:val="20"/>
                <w:shd w:val="clear" w:color="auto" w:fill="FFFFFF"/>
              </w:rPr>
              <w:t>We have added sub</w:t>
            </w:r>
            <w:r w:rsidR="00BD0083" w:rsidRPr="00DA40E8">
              <w:rPr>
                <w:rFonts w:ascii="Times New Roman" w:hAnsi="Times New Roman" w:cs="Times New Roman"/>
                <w:color w:val="222222"/>
                <w:sz w:val="20"/>
                <w:szCs w:val="20"/>
                <w:shd w:val="clear" w:color="auto" w:fill="FFFFFF"/>
              </w:rPr>
              <w:t>headings to the methods section and consolidated the context</w:t>
            </w:r>
            <w:r w:rsidR="009155BC" w:rsidRPr="00DA40E8">
              <w:rPr>
                <w:rFonts w:ascii="Times New Roman" w:hAnsi="Times New Roman" w:cs="Times New Roman"/>
                <w:color w:val="222222"/>
                <w:sz w:val="20"/>
                <w:szCs w:val="20"/>
                <w:shd w:val="clear" w:color="auto" w:fill="FFFFFF"/>
              </w:rPr>
              <w:t xml:space="preserve">. </w:t>
            </w:r>
          </w:p>
        </w:tc>
      </w:tr>
    </w:tbl>
    <w:p w14:paraId="39DC0AA0" w14:textId="77777777" w:rsidR="0000619B" w:rsidRPr="00DA40E8" w:rsidRDefault="0000619B">
      <w:pPr>
        <w:rPr>
          <w:rFonts w:ascii="Times New Roman" w:hAnsi="Times New Roman" w:cs="Times New Roman"/>
          <w:color w:val="222222"/>
          <w:sz w:val="20"/>
          <w:szCs w:val="20"/>
          <w:shd w:val="clear" w:color="auto" w:fill="FFFFFF"/>
        </w:rPr>
      </w:pPr>
    </w:p>
    <w:p w14:paraId="7D2CAFE4" w14:textId="4584FCB9" w:rsidR="0003011D" w:rsidRPr="00DA40E8" w:rsidRDefault="0000619B">
      <w:pPr>
        <w:rPr>
          <w:rFonts w:ascii="Times New Roman" w:hAnsi="Times New Roman" w:cs="Times New Roman"/>
          <w:color w:val="000000" w:themeColor="text1"/>
          <w:sz w:val="20"/>
          <w:szCs w:val="20"/>
          <w:shd w:val="clear" w:color="auto" w:fill="FFFFFF"/>
        </w:rPr>
      </w:pPr>
      <w:r w:rsidRPr="00DA40E8">
        <w:rPr>
          <w:rFonts w:ascii="Times New Roman" w:hAnsi="Times New Roman" w:cs="Times New Roman"/>
          <w:color w:val="000000" w:themeColor="text1"/>
          <w:sz w:val="20"/>
          <w:szCs w:val="20"/>
          <w:shd w:val="clear" w:color="auto" w:fill="FFFFFF"/>
        </w:rPr>
        <w:t>The Results replicate the information presented in the table and there is limited explanation of the maps.</w:t>
      </w:r>
    </w:p>
    <w:tbl>
      <w:tblPr>
        <w:tblStyle w:val="TableGrid"/>
        <w:tblW w:w="0" w:type="auto"/>
        <w:tblLook w:val="04A0" w:firstRow="1" w:lastRow="0" w:firstColumn="1" w:lastColumn="0" w:noHBand="0" w:noVBand="1"/>
      </w:tblPr>
      <w:tblGrid>
        <w:gridCol w:w="9350"/>
      </w:tblGrid>
      <w:tr w:rsidR="0003011D" w:rsidRPr="00DA40E8" w14:paraId="280DC7DF" w14:textId="77777777" w:rsidTr="0003011D">
        <w:tc>
          <w:tcPr>
            <w:tcW w:w="9350" w:type="dxa"/>
          </w:tcPr>
          <w:p w14:paraId="19CF1A98" w14:textId="2363CD20" w:rsidR="00EF5C46" w:rsidRPr="00DA40E8" w:rsidRDefault="00460C21">
            <w:pPr>
              <w:rPr>
                <w:rFonts w:ascii="Times New Roman" w:hAnsi="Times New Roman" w:cs="Times New Roman"/>
                <w:color w:val="000000" w:themeColor="text1"/>
                <w:sz w:val="20"/>
                <w:szCs w:val="20"/>
                <w:shd w:val="clear" w:color="auto" w:fill="FFFFFF"/>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03011D" w:rsidRPr="00DA40E8">
              <w:rPr>
                <w:rFonts w:ascii="Times New Roman" w:hAnsi="Times New Roman" w:cs="Times New Roman"/>
                <w:color w:val="000000" w:themeColor="text1"/>
                <w:sz w:val="20"/>
                <w:szCs w:val="20"/>
                <w:shd w:val="clear" w:color="auto" w:fill="FFFFFF"/>
              </w:rPr>
              <w:t xml:space="preserve">We have added additional </w:t>
            </w:r>
            <w:r w:rsidR="002A2B7B" w:rsidRPr="00DA40E8">
              <w:rPr>
                <w:rFonts w:ascii="Times New Roman" w:hAnsi="Times New Roman" w:cs="Times New Roman"/>
                <w:color w:val="000000" w:themeColor="text1"/>
                <w:sz w:val="20"/>
                <w:szCs w:val="20"/>
                <w:shd w:val="clear" w:color="auto" w:fill="FFFFFF"/>
              </w:rPr>
              <w:t>explanation</w:t>
            </w:r>
            <w:r w:rsidR="0003011D" w:rsidRPr="00DA40E8">
              <w:rPr>
                <w:rFonts w:ascii="Times New Roman" w:hAnsi="Times New Roman" w:cs="Times New Roman"/>
                <w:color w:val="000000" w:themeColor="text1"/>
                <w:sz w:val="20"/>
                <w:szCs w:val="20"/>
                <w:shd w:val="clear" w:color="auto" w:fill="FFFFFF"/>
              </w:rPr>
              <w:t xml:space="preserve"> of the maps</w:t>
            </w:r>
            <w:r w:rsidR="00AC4367" w:rsidRPr="00DA40E8">
              <w:rPr>
                <w:rFonts w:ascii="Times New Roman" w:hAnsi="Times New Roman" w:cs="Times New Roman"/>
                <w:color w:val="000000" w:themeColor="text1"/>
                <w:sz w:val="20"/>
                <w:szCs w:val="20"/>
                <w:shd w:val="clear" w:color="auto" w:fill="FFFFFF"/>
              </w:rPr>
              <w:t xml:space="preserve"> (see the added sentences below)</w:t>
            </w:r>
            <w:r w:rsidR="0003011D" w:rsidRPr="00DA40E8">
              <w:rPr>
                <w:rFonts w:ascii="Times New Roman" w:hAnsi="Times New Roman" w:cs="Times New Roman"/>
                <w:color w:val="000000" w:themeColor="text1"/>
                <w:sz w:val="20"/>
                <w:szCs w:val="20"/>
                <w:shd w:val="clear" w:color="auto" w:fill="FFFFFF"/>
              </w:rPr>
              <w:t>.</w:t>
            </w:r>
            <w:r w:rsidR="002316FF" w:rsidRPr="00DA40E8">
              <w:rPr>
                <w:rFonts w:ascii="Times New Roman" w:hAnsi="Times New Roman" w:cs="Times New Roman"/>
                <w:color w:val="000000" w:themeColor="text1"/>
                <w:sz w:val="20"/>
                <w:szCs w:val="20"/>
                <w:shd w:val="clear" w:color="auto" w:fill="FFFFFF"/>
              </w:rPr>
              <w:t xml:space="preserve"> </w:t>
            </w:r>
            <w:r w:rsidR="00EF5C46" w:rsidRPr="00DA40E8">
              <w:rPr>
                <w:rFonts w:ascii="Times New Roman" w:hAnsi="Times New Roman" w:cs="Times New Roman"/>
                <w:color w:val="000000" w:themeColor="text1"/>
                <w:sz w:val="20"/>
                <w:szCs w:val="20"/>
                <w:shd w:val="clear" w:color="auto" w:fill="FFFFFF"/>
              </w:rPr>
              <w:t xml:space="preserve">The map provides a spatial and visual representation of the distribution of </w:t>
            </w:r>
            <w:r w:rsidR="00040331" w:rsidRPr="00DA40E8">
              <w:rPr>
                <w:rFonts w:ascii="Times New Roman" w:hAnsi="Times New Roman" w:cs="Times New Roman"/>
                <w:color w:val="000000" w:themeColor="text1"/>
                <w:sz w:val="20"/>
                <w:szCs w:val="20"/>
                <w:shd w:val="clear" w:color="auto" w:fill="FFFFFF"/>
              </w:rPr>
              <w:t>the metrics</w:t>
            </w:r>
            <w:r w:rsidR="00EF5C46" w:rsidRPr="00DA40E8">
              <w:rPr>
                <w:rFonts w:ascii="Times New Roman" w:hAnsi="Times New Roman" w:cs="Times New Roman"/>
                <w:color w:val="000000" w:themeColor="text1"/>
                <w:sz w:val="20"/>
                <w:szCs w:val="20"/>
                <w:shd w:val="clear" w:color="auto" w:fill="FFFFFF"/>
              </w:rPr>
              <w:t xml:space="preserve"> across the city's congressional districts. The map helps to contextualize the data within Philadelphia's geographic boundaries</w:t>
            </w:r>
          </w:p>
          <w:p w14:paraId="38C09B41" w14:textId="77777777" w:rsidR="00AC4367" w:rsidRPr="00DA40E8" w:rsidRDefault="00AC4367">
            <w:pPr>
              <w:rPr>
                <w:rFonts w:ascii="Times New Roman" w:hAnsi="Times New Roman" w:cs="Times New Roman"/>
                <w:color w:val="000000" w:themeColor="text1"/>
                <w:sz w:val="20"/>
                <w:szCs w:val="20"/>
                <w:shd w:val="clear" w:color="auto" w:fill="FFFFFF"/>
              </w:rPr>
            </w:pPr>
          </w:p>
          <w:p w14:paraId="51904E04" w14:textId="672C5ACC" w:rsidR="00AC4367" w:rsidRPr="00DA40E8" w:rsidRDefault="0010143E">
            <w:pPr>
              <w:rPr>
                <w:rFonts w:ascii="Times New Roman" w:hAnsi="Times New Roman" w:cs="Times New Roman"/>
                <w:i/>
                <w:iCs/>
                <w:color w:val="000000" w:themeColor="text1"/>
                <w:sz w:val="20"/>
                <w:szCs w:val="20"/>
                <w:shd w:val="clear" w:color="auto" w:fill="FFFFFF"/>
              </w:rPr>
            </w:pPr>
            <w:r w:rsidRPr="00DA40E8">
              <w:rPr>
                <w:rFonts w:ascii="Times New Roman" w:hAnsi="Times New Roman" w:cs="Times New Roman"/>
                <w:i/>
                <w:iCs/>
                <w:color w:val="000000" w:themeColor="text1"/>
                <w:sz w:val="20"/>
                <w:szCs w:val="20"/>
              </w:rPr>
              <w:t>“</w:t>
            </w:r>
            <w:r w:rsidR="00AC4367" w:rsidRPr="00DA40E8">
              <w:rPr>
                <w:rFonts w:ascii="Times New Roman" w:hAnsi="Times New Roman" w:cs="Times New Roman"/>
                <w:i/>
                <w:iCs/>
                <w:color w:val="000000" w:themeColor="text1"/>
                <w:sz w:val="20"/>
                <w:szCs w:val="20"/>
              </w:rPr>
              <w:t>This can be seen in the lighter color of district 7 compared to district 4 (Figure 1, Panel B). Across the city, the standard deviation between Council districts was 2.1, which means that most districts fell within 2.1 points of the city average (7.2%). However, within districts there was greater variation. The district with the highest internal variation was district 6, which had a standard deviation of 5.5 and the district with the lowest was district 4, which had a standard deviation of 2.8. This can be seen visually in the wider range of colors (i.e. census tracts) in district 6 compared to that of district 4 (Figure 1, Panel B).</w:t>
            </w:r>
            <w:r w:rsidRPr="00DA40E8">
              <w:rPr>
                <w:rFonts w:ascii="Times New Roman" w:hAnsi="Times New Roman" w:cs="Times New Roman"/>
                <w:i/>
                <w:iCs/>
                <w:color w:val="000000" w:themeColor="text1"/>
                <w:sz w:val="20"/>
                <w:szCs w:val="20"/>
              </w:rPr>
              <w:t>”</w:t>
            </w:r>
          </w:p>
        </w:tc>
      </w:tr>
    </w:tbl>
    <w:p w14:paraId="433A56ED" w14:textId="7318100D" w:rsidR="0000619B" w:rsidRPr="00DA40E8" w:rsidRDefault="0000619B">
      <w:pPr>
        <w:rPr>
          <w:rFonts w:ascii="Times New Roman" w:hAnsi="Times New Roman" w:cs="Times New Roman"/>
          <w:color w:val="222222"/>
          <w:sz w:val="20"/>
          <w:szCs w:val="20"/>
          <w:shd w:val="clear" w:color="auto" w:fill="FFFFFF"/>
        </w:rPr>
      </w:pPr>
    </w:p>
    <w:p w14:paraId="2CD3A3C2"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Only two health metrics are included in this article and there is no explanation of the role (or importance) of greenspace or canopy cover supporting this, despite extensive literature on the topic.  </w:t>
      </w:r>
    </w:p>
    <w:tbl>
      <w:tblPr>
        <w:tblStyle w:val="TableGrid"/>
        <w:tblW w:w="0" w:type="auto"/>
        <w:tblLook w:val="04A0" w:firstRow="1" w:lastRow="0" w:firstColumn="1" w:lastColumn="0" w:noHBand="0" w:noVBand="1"/>
      </w:tblPr>
      <w:tblGrid>
        <w:gridCol w:w="9350"/>
      </w:tblGrid>
      <w:tr w:rsidR="002A2B7B" w:rsidRPr="00DA40E8" w14:paraId="274288AE" w14:textId="77777777" w:rsidTr="002A2B7B">
        <w:tc>
          <w:tcPr>
            <w:tcW w:w="9350" w:type="dxa"/>
          </w:tcPr>
          <w:p w14:paraId="10F59D1A" w14:textId="237F6F3D" w:rsidR="002A2B7B" w:rsidRPr="00DA40E8" w:rsidRDefault="00460C21">
            <w:pPr>
              <w:rPr>
                <w:rFonts w:ascii="Times New Roman" w:hAnsi="Times New Roman" w:cs="Times New Roman"/>
                <w:color w:val="000000" w:themeColor="text1"/>
                <w:sz w:val="20"/>
                <w:szCs w:val="20"/>
                <w:shd w:val="clear" w:color="auto" w:fill="FFFFFF"/>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2A2B7B" w:rsidRPr="00DA40E8">
              <w:rPr>
                <w:rFonts w:ascii="Times New Roman" w:hAnsi="Times New Roman" w:cs="Times New Roman"/>
                <w:color w:val="222222"/>
                <w:sz w:val="20"/>
                <w:szCs w:val="20"/>
                <w:shd w:val="clear" w:color="auto" w:fill="FFFFFF"/>
              </w:rPr>
              <w:t xml:space="preserve">The role </w:t>
            </w:r>
            <w:r w:rsidR="009A48FD" w:rsidRPr="00DA40E8">
              <w:rPr>
                <w:rFonts w:ascii="Times New Roman" w:hAnsi="Times New Roman" w:cs="Times New Roman"/>
                <w:color w:val="222222"/>
                <w:sz w:val="20"/>
                <w:szCs w:val="20"/>
                <w:shd w:val="clear" w:color="auto" w:fill="FFFFFF"/>
              </w:rPr>
              <w:t>of</w:t>
            </w:r>
            <w:r w:rsidR="002A2B7B" w:rsidRPr="00DA40E8">
              <w:rPr>
                <w:rFonts w:ascii="Times New Roman" w:hAnsi="Times New Roman" w:cs="Times New Roman"/>
                <w:color w:val="222222"/>
                <w:sz w:val="20"/>
                <w:szCs w:val="20"/>
                <w:shd w:val="clear" w:color="auto" w:fill="FFFFFF"/>
              </w:rPr>
              <w:t xml:space="preserve"> the two health</w:t>
            </w:r>
            <w:r w:rsidR="00107BD9">
              <w:rPr>
                <w:rFonts w:ascii="Times New Roman" w:hAnsi="Times New Roman" w:cs="Times New Roman"/>
                <w:color w:val="222222"/>
                <w:sz w:val="20"/>
                <w:szCs w:val="20"/>
                <w:shd w:val="clear" w:color="auto" w:fill="FFFFFF"/>
              </w:rPr>
              <w:t xml:space="preserve">-related </w:t>
            </w:r>
            <w:r w:rsidR="002A2B7B" w:rsidRPr="00DA40E8">
              <w:rPr>
                <w:rFonts w:ascii="Times New Roman" w:hAnsi="Times New Roman" w:cs="Times New Roman"/>
                <w:color w:val="222222"/>
                <w:sz w:val="20"/>
                <w:szCs w:val="20"/>
                <w:shd w:val="clear" w:color="auto" w:fill="FFFFFF"/>
              </w:rPr>
              <w:t xml:space="preserve">metrics are to serve as examples of metrics that can be calculated by city council district. We </w:t>
            </w:r>
            <w:r w:rsidR="005D0E0F">
              <w:rPr>
                <w:rFonts w:ascii="Times New Roman" w:hAnsi="Times New Roman" w:cs="Times New Roman"/>
                <w:color w:val="222222"/>
                <w:sz w:val="20"/>
                <w:szCs w:val="20"/>
                <w:shd w:val="clear" w:color="auto" w:fill="FFFFFF"/>
              </w:rPr>
              <w:t xml:space="preserve">selected </w:t>
            </w:r>
            <w:r w:rsidR="002A2B7B" w:rsidRPr="00DA40E8">
              <w:rPr>
                <w:rFonts w:ascii="Times New Roman" w:hAnsi="Times New Roman" w:cs="Times New Roman"/>
                <w:color w:val="222222"/>
                <w:sz w:val="20"/>
                <w:szCs w:val="20"/>
                <w:shd w:val="clear" w:color="auto" w:fill="FFFFFF"/>
              </w:rPr>
              <w:t xml:space="preserve">those two as they are from different data sources and </w:t>
            </w:r>
            <w:r w:rsidR="009A48FD" w:rsidRPr="00DA40E8">
              <w:rPr>
                <w:rFonts w:ascii="Times New Roman" w:hAnsi="Times New Roman" w:cs="Times New Roman"/>
                <w:color w:val="222222"/>
                <w:sz w:val="20"/>
                <w:szCs w:val="20"/>
                <w:shd w:val="clear" w:color="auto" w:fill="FFFFFF"/>
              </w:rPr>
              <w:t>have different mechanisms connecting to health</w:t>
            </w:r>
            <w:r w:rsidR="009A48FD" w:rsidRPr="00DA40E8">
              <w:rPr>
                <w:rFonts w:ascii="Times New Roman" w:hAnsi="Times New Roman" w:cs="Times New Roman"/>
                <w:color w:val="000000" w:themeColor="text1"/>
                <w:sz w:val="20"/>
                <w:szCs w:val="20"/>
                <w:shd w:val="clear" w:color="auto" w:fill="FFFFFF"/>
              </w:rPr>
              <w:t xml:space="preserve">. </w:t>
            </w:r>
            <w:r w:rsidR="002C1D88">
              <w:rPr>
                <w:rFonts w:ascii="Times New Roman" w:hAnsi="Times New Roman" w:cs="Times New Roman"/>
                <w:color w:val="000000" w:themeColor="text1"/>
                <w:sz w:val="20"/>
                <w:szCs w:val="20"/>
                <w:shd w:val="clear" w:color="auto" w:fill="FFFFFF"/>
              </w:rPr>
              <w:t>We have provided</w:t>
            </w:r>
            <w:r w:rsidR="002C1D88">
              <w:rPr>
                <w:rFonts w:ascii="Times New Roman" w:hAnsi="Times New Roman" w:cs="Times New Roman"/>
                <w:color w:val="000000" w:themeColor="text1"/>
                <w:sz w:val="20"/>
                <w:szCs w:val="20"/>
                <w:shd w:val="clear" w:color="auto" w:fill="FFFFFF"/>
              </w:rPr>
              <w:t xml:space="preserve"> literature describing the importance of these metrics for health: </w:t>
            </w:r>
            <w:r w:rsidR="002C1D88">
              <w:rPr>
                <w:rFonts w:ascii="Times New Roman" w:hAnsi="Times New Roman" w:cs="Times New Roman"/>
                <w:color w:val="000000" w:themeColor="text1"/>
                <w:sz w:val="20"/>
                <w:szCs w:val="20"/>
                <w:shd w:val="clear" w:color="auto" w:fill="FFFFFF"/>
              </w:rPr>
              <w:t xml:space="preserve"> </w:t>
            </w:r>
          </w:p>
          <w:p w14:paraId="00035626" w14:textId="77777777" w:rsidR="004F26C8" w:rsidRPr="00DA40E8" w:rsidRDefault="004F26C8">
            <w:pPr>
              <w:rPr>
                <w:rFonts w:ascii="Times New Roman" w:hAnsi="Times New Roman" w:cs="Times New Roman"/>
                <w:color w:val="EE0000"/>
                <w:sz w:val="20"/>
                <w:szCs w:val="20"/>
                <w:shd w:val="clear" w:color="auto" w:fill="FFFFFF"/>
              </w:rPr>
            </w:pPr>
          </w:p>
          <w:p w14:paraId="1CB357F8" w14:textId="1D92746D" w:rsidR="00E620E0" w:rsidRPr="00DA40E8" w:rsidRDefault="004F26C8" w:rsidP="004F26C8">
            <w:pPr>
              <w:rPr>
                <w:rFonts w:ascii="Times New Roman" w:hAnsi="Times New Roman" w:cs="Times New Roman"/>
                <w:i/>
                <w:iCs/>
                <w:color w:val="222222"/>
                <w:sz w:val="20"/>
                <w:szCs w:val="20"/>
                <w:shd w:val="clear" w:color="auto" w:fill="FFFFFF"/>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 xml:space="preserve">In this article, we present two example health metrics from the dashboard, tree canopy coverage and health insurance coverage, and assess their magnitude and distribution across the city. These metrics are associated with various health outcomes, for example, greater tree canopy coverage is associated with lower odds of gun violence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&lt;EndNote&gt;&lt;Cite&gt;&lt;Author&gt;Kondo&lt;/Author&gt;&lt;Year&gt;2017&lt;/Year&gt;&lt;RecNum&gt;356&lt;/RecNum&gt;&lt;DisplayText&gt;(21)&lt;/DisplayText&gt;&lt;record&gt;&lt;rec-number&gt;356&lt;/rec-number&gt;&lt;foreign-keys&gt;&lt;key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(21)</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lower premature mortality </w:t>
            </w:r>
            <w:r w:rsidRPr="00DA40E8">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(22)</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improved mental health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&lt;EndNote&gt;&lt;Cite&gt;&lt;Author&gt;Akpinar&lt;/Author&gt;&lt;Year&gt;2016&lt;/Year&gt;&lt;RecNum&gt;282&lt;/RecNum&gt;&lt;DisplayText&gt;(23)&lt;/DisplayText&gt;&lt;record&gt;&lt;rec-number&gt;282&lt;/rec-number&gt;&lt;foreign-keys&gt;&lt;key app="EN" db-id="5ax92wdr7adtz5etxvfxdfr0s5z2etvt2v0z" timestamp="1779723916" guid="97710b01-91e2-4fce-9b03-93d0c20ee026"&gt;282&lt;/key&gt;&lt;/foreign-keys&gt;&lt;ref-type name="Journal Article"&gt;17&lt;/ref-type&gt;&lt;contributors&gt;&lt;authors&gt;&lt;author&gt;Akpinar, Abdullah&lt;/author&gt;&lt;author&gt;Barbosa-Leiker, Celestina&lt;/author&gt;&lt;author&gt;Brooks, Kerry R.&lt;/author&gt;&lt;/authors&gt;&lt;/contributors&gt;&lt;titles&gt;&lt;title&gt;Does green space matter? Exploring relationships between green space type and health indicators&lt;/title&gt;&lt;secondary-title&gt;Urban Forestry &amp;amp; Urban Greening&lt;/secondary-title&gt;&lt;/titles&gt;&lt;periodical&gt;&lt;full-title&gt;Urban Forestry &amp;amp; Urban Greening&lt;/full-title&gt;&lt;/periodical&gt;&lt;pages&gt;407-418&lt;/pages&gt;&lt;volume&gt;20&lt;/volume&gt;&lt;section&gt;407&lt;/section&gt;&lt;dates&gt;&lt;year&gt;2016&lt;/year&gt;&lt;/dates&gt;&lt;isbn&gt;16188667&lt;/isbn&gt;&lt;urls&gt;&lt;/urls&gt;&lt;electronic-resource-num&gt;10.1016/j.ufug.2016.10.013&lt;/electronic-resource-num&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(23)</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and health insurance reduced mortality rates </w:t>
            </w:r>
            <w:r w:rsidRPr="00DA40E8">
              <w:rPr>
                <w:rFonts w:ascii="Times New Roman" w:hAnsi="Times New Roman" w:cs="Times New Roman"/>
                <w:i/>
                <w:iCs/>
                <w:sz w:val="20"/>
                <w:szCs w:val="20"/>
              </w:rPr>
              <w:fldChar w:fldCharType="begin"/>
            </w:r>
            <w:r w:rsidRPr="00DA40E8">
              <w:rPr>
                <w:rFonts w:ascii="Times New Roman" w:hAnsi="Times New Roman" w:cs="Times New Roman"/>
                <w:i/>
                <w:iCs/>
                <w:sz w:val="20"/>
                <w:szCs w:val="20"/>
              </w:rPr>
              <w:instrText xml:space="preserve"> ADDIN EN.CITE &lt;EndNote&gt;&lt;Cite&gt;&lt;Author&gt;Levy&lt;/Author&gt;&lt;Year&gt;2025&lt;/Year&gt;&lt;RecNum&gt;708&lt;/RecNum&gt;&lt;DisplayText&gt;(24)&lt;/DisplayText&gt;&lt;record&gt;&lt;rec-number&gt;708&lt;/rec-number&gt;&lt;foreign-keys&gt;&lt;key app="EN" db-id="5ax92wdr7adtz5etxvfxdfr0s5z2etvt2v0z" timestamp="1783384502"&gt;708&lt;/key&gt;&lt;/foreign-keys&gt;&lt;ref-type name="Journal Article"&gt;17&lt;/ref-type&gt;&lt;contributors&gt;&lt;authors&gt;&lt;author&gt;Levy, H.&lt;/author&gt;&lt;author&gt;Buchmueller, T. C.&lt;/author&gt;&lt;/authors&gt;&lt;/contributors&gt;&lt;auth-address&gt;Institute for Social Research, University of Michigan, Ann Arbor, Michigan, USA; email: hlevy@umich.edu.&amp;#xD;Ross School of Business, University of Michigan, Ann Arbor, Michigan, USA.&lt;/auth-address&gt;&lt;titles&gt;&lt;title&gt;The Impact of Health Insurance on Mortality&lt;/title&gt;&lt;secondary-title&gt;Annu Rev Public Health&lt;/secondary-title&gt;&lt;/titles&gt;&lt;periodical&gt;&lt;full-title&gt;Annu Rev Public Health&lt;/full-title&gt;&lt;/periodical&gt;&lt;pages&gt;541-550&lt;/pages&gt;&lt;volume&gt;46&lt;/volume&gt;&lt;number&gt;1&lt;/number&gt;&lt;edition&gt;20250110&lt;/edition&gt;&lt;keywords&gt;&lt;keyword&gt;Humans&lt;/keyword&gt;&lt;keyword&gt;*Insurance, Health/statistics &amp;amp; numerical data&lt;/keyword&gt;&lt;keyword&gt;*Mortality/trends&lt;/keyword&gt;&lt;keyword&gt;Child&lt;/keyword&gt;&lt;keyword&gt;Adult&lt;/keyword&gt;&lt;keyword&gt;*Insurance Coverage/statistics &amp;amp; numerical data&lt;/keyword&gt;&lt;keyword&gt;Middle Aged&lt;/keyword&gt;&lt;keyword&gt;United States/epidemiology&lt;/keyword&gt;&lt;keyword&gt;Aged&lt;/keyword&gt;&lt;keyword&gt;Child, Preschool&lt;/keyword&gt;&lt;keyword&gt;Adolescent&lt;/keyword&gt;&lt;keyword&gt;Medicaid&lt;/keyword&gt;&lt;keyword&gt;Medicare&lt;/keyword&gt;&lt;keyword&gt;health insurance&lt;/keyword&gt;&lt;keyword&gt;mortality&lt;/keyword&gt;&lt;keyword&gt;uninsured&lt;/keyword&gt;&lt;/keywords&gt;&lt;dates&gt;&lt;year&gt;2025&lt;/year&gt;&lt;pub-dates&gt;&lt;date&gt;Apr&lt;/date&gt;&lt;/pub-dates&gt;&lt;/dates&gt;&lt;isbn&gt;1545-2093 (Electronic)&amp;#xD;0163-7525 (Linking)&lt;/isbn&gt;&lt;accession-num&gt;39792985&lt;/accession-num&gt;&lt;urls&gt;&lt;related-urls&gt;&lt;url&gt;https://www.ncbi.nlm.nih.gov/pubmed/39792985&lt;/url&gt;&lt;/related-urls&gt;&lt;/urls&gt;&lt;electronic-resource-num&gt;10.1146/annurev-publhealth-061022-042335&lt;/electronic-resource-num&gt;&lt;remote-database-name&gt;Medline&lt;/remote-database-name&gt;&lt;remote-database-provider&gt;NLM&lt;/remote-database-provider&gt;&lt;/record&gt;&lt;/Cite&gt;&lt;/EndNote&gt;</w:instrText>
            </w:r>
            <w:r w:rsidRPr="00DA40E8">
              <w:rPr>
                <w:rFonts w:ascii="Times New Roman" w:hAnsi="Times New Roman" w:cs="Times New Roman"/>
                <w:i/>
                <w:iCs/>
                <w:sz w:val="20"/>
                <w:szCs w:val="20"/>
              </w:rPr>
              <w:fldChar w:fldCharType="separate"/>
            </w:r>
            <w:r w:rsidRPr="00DA40E8">
              <w:rPr>
                <w:rFonts w:ascii="Times New Roman" w:hAnsi="Times New Roman" w:cs="Times New Roman"/>
                <w:i/>
                <w:iCs/>
                <w:sz w:val="20"/>
                <w:szCs w:val="20"/>
              </w:rPr>
              <w:t>(24)</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These metrics were selected because they are timely and relevant public health metrics that </w:t>
            </w:r>
            <w:r w:rsidRPr="00DA40E8">
              <w:rPr>
                <w:rFonts w:ascii="Times New Roman" w:hAnsi="Times New Roman" w:cs="Times New Roman"/>
                <w:i/>
                <w:iCs/>
                <w:sz w:val="20"/>
                <w:szCs w:val="20"/>
              </w:rPr>
              <w:lastRenderedPageBreak/>
              <w:t>show variation in distributions across City Council Districts and warrant different types of public health responses.”</w:t>
            </w:r>
          </w:p>
        </w:tc>
      </w:tr>
    </w:tbl>
    <w:p w14:paraId="401FF4A2" w14:textId="77777777" w:rsidR="0000619B" w:rsidRPr="00DA40E8" w:rsidRDefault="0000619B">
      <w:pPr>
        <w:rPr>
          <w:rFonts w:ascii="Times New Roman" w:hAnsi="Times New Roman" w:cs="Times New Roman"/>
          <w:color w:val="222222"/>
          <w:sz w:val="20"/>
          <w:szCs w:val="20"/>
          <w:shd w:val="clear" w:color="auto" w:fill="FFFFFF"/>
        </w:rPr>
      </w:pPr>
    </w:p>
    <w:p w14:paraId="771186CC" w14:textId="70B89D9E"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Similarly not much is mentioned for health insurance - it's seems like an unusual pairing.  The authors might consider taking a domain </w:t>
      </w:r>
      <w:r w:rsidR="00FB742E" w:rsidRPr="00DA40E8">
        <w:rPr>
          <w:rFonts w:ascii="Times New Roman" w:hAnsi="Times New Roman" w:cs="Times New Roman"/>
          <w:color w:val="222222"/>
          <w:sz w:val="20"/>
          <w:szCs w:val="20"/>
          <w:shd w:val="clear" w:color="auto" w:fill="FFFFFF"/>
        </w:rPr>
        <w:t>focused</w:t>
      </w:r>
      <w:r w:rsidRPr="00DA40E8">
        <w:rPr>
          <w:rFonts w:ascii="Times New Roman" w:hAnsi="Times New Roman" w:cs="Times New Roman"/>
          <w:color w:val="222222"/>
          <w:sz w:val="20"/>
          <w:szCs w:val="20"/>
          <w:shd w:val="clear" w:color="auto" w:fill="FFFFFF"/>
        </w:rPr>
        <w:t xml:space="preserve"> approach and grouping the measures accordingly using the 28 metrics from the website.  </w:t>
      </w:r>
    </w:p>
    <w:tbl>
      <w:tblPr>
        <w:tblStyle w:val="TableGrid"/>
        <w:tblW w:w="0" w:type="auto"/>
        <w:tblLook w:val="04A0" w:firstRow="1" w:lastRow="0" w:firstColumn="1" w:lastColumn="0" w:noHBand="0" w:noVBand="1"/>
      </w:tblPr>
      <w:tblGrid>
        <w:gridCol w:w="9350"/>
      </w:tblGrid>
      <w:tr w:rsidR="009A48FD" w:rsidRPr="00DA40E8" w14:paraId="075EF512" w14:textId="77777777" w:rsidTr="009A48FD">
        <w:tc>
          <w:tcPr>
            <w:tcW w:w="9350" w:type="dxa"/>
          </w:tcPr>
          <w:p w14:paraId="18CE6213" w14:textId="77777777" w:rsidR="009A48FD" w:rsidRPr="00DA40E8" w:rsidRDefault="00460C21">
            <w:pPr>
              <w:rPr>
                <w:rFonts w:ascii="Times New Roman" w:hAnsi="Times New Roman" w:cs="Times New Roman"/>
                <w:color w:val="222222"/>
                <w:sz w:val="20"/>
                <w:szCs w:val="20"/>
                <w:shd w:val="clear" w:color="auto" w:fill="FFFFFF"/>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FB742E" w:rsidRPr="00DA40E8">
              <w:rPr>
                <w:rFonts w:ascii="Times New Roman" w:hAnsi="Times New Roman" w:cs="Times New Roman"/>
                <w:color w:val="222222"/>
                <w:sz w:val="20"/>
                <w:szCs w:val="20"/>
                <w:shd w:val="clear" w:color="auto" w:fill="FFFFFF"/>
              </w:rPr>
              <w:t xml:space="preserve">The pairing of the two metrics is intentional. As stated above, we wanted to show an example of calculating public health metrics by city council district for two different metrics (i.e. different data sources and mechanisms). This helps to demonstrate the </w:t>
            </w:r>
            <w:r w:rsidRPr="00DA40E8">
              <w:rPr>
                <w:rFonts w:ascii="Times New Roman" w:hAnsi="Times New Roman" w:cs="Times New Roman"/>
                <w:color w:val="222222"/>
                <w:sz w:val="20"/>
                <w:szCs w:val="20"/>
                <w:shd w:val="clear" w:color="auto" w:fill="FFFFFF"/>
              </w:rPr>
              <w:t>wide-ranging</w:t>
            </w:r>
            <w:r w:rsidR="00FB742E" w:rsidRPr="00DA40E8">
              <w:rPr>
                <w:rFonts w:ascii="Times New Roman" w:hAnsi="Times New Roman" w:cs="Times New Roman"/>
                <w:color w:val="222222"/>
                <w:sz w:val="20"/>
                <w:szCs w:val="20"/>
                <w:shd w:val="clear" w:color="auto" w:fill="FFFFFF"/>
              </w:rPr>
              <w:t xml:space="preserve"> utility and feasibility of calculating and reporting public </w:t>
            </w:r>
            <w:r w:rsidRPr="00DA40E8">
              <w:rPr>
                <w:rFonts w:ascii="Times New Roman" w:hAnsi="Times New Roman" w:cs="Times New Roman"/>
                <w:color w:val="222222"/>
                <w:sz w:val="20"/>
                <w:szCs w:val="20"/>
                <w:shd w:val="clear" w:color="auto" w:fill="FFFFFF"/>
              </w:rPr>
              <w:t>health</w:t>
            </w:r>
            <w:r w:rsidR="00FB742E" w:rsidRPr="00DA40E8">
              <w:rPr>
                <w:rFonts w:ascii="Times New Roman" w:hAnsi="Times New Roman" w:cs="Times New Roman"/>
                <w:color w:val="222222"/>
                <w:sz w:val="20"/>
                <w:szCs w:val="20"/>
                <w:shd w:val="clear" w:color="auto" w:fill="FFFFFF"/>
              </w:rPr>
              <w:t xml:space="preserve"> metrics by council district. </w:t>
            </w:r>
          </w:p>
          <w:p w14:paraId="3663D819" w14:textId="77777777" w:rsidR="00652CCF" w:rsidRPr="00DA40E8" w:rsidRDefault="00652CCF">
            <w:pPr>
              <w:rPr>
                <w:rFonts w:ascii="Times New Roman" w:hAnsi="Times New Roman" w:cs="Times New Roman"/>
                <w:color w:val="222222"/>
                <w:sz w:val="20"/>
                <w:szCs w:val="20"/>
                <w:shd w:val="clear" w:color="auto" w:fill="FFFFFF"/>
              </w:rPr>
            </w:pPr>
          </w:p>
          <w:p w14:paraId="6A4280B4" w14:textId="58EE7201" w:rsidR="00652CCF" w:rsidRPr="00DA40E8" w:rsidRDefault="00411068">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We have added some additional information detailing why we chose the two metrics</w:t>
            </w:r>
            <w:r w:rsidR="001706A5">
              <w:rPr>
                <w:rFonts w:ascii="Times New Roman" w:hAnsi="Times New Roman" w:cs="Times New Roman"/>
                <w:color w:val="222222"/>
                <w:sz w:val="20"/>
                <w:szCs w:val="20"/>
                <w:shd w:val="clear" w:color="auto" w:fill="FFFFFF"/>
              </w:rPr>
              <w:t xml:space="preserve"> (see previous response)</w:t>
            </w:r>
            <w:r w:rsidRPr="00DA40E8">
              <w:rPr>
                <w:rFonts w:ascii="Times New Roman" w:hAnsi="Times New Roman" w:cs="Times New Roman"/>
                <w:color w:val="222222"/>
                <w:sz w:val="20"/>
                <w:szCs w:val="20"/>
                <w:shd w:val="clear" w:color="auto" w:fill="FFFFFF"/>
              </w:rPr>
              <w:t xml:space="preserve"> and w</w:t>
            </w:r>
            <w:r w:rsidR="00652CCF" w:rsidRPr="00DA40E8">
              <w:rPr>
                <w:rFonts w:ascii="Times New Roman" w:hAnsi="Times New Roman" w:cs="Times New Roman"/>
                <w:color w:val="222222"/>
                <w:sz w:val="20"/>
                <w:szCs w:val="20"/>
                <w:shd w:val="clear" w:color="auto" w:fill="FFFFFF"/>
              </w:rPr>
              <w:t xml:space="preserve">e added a sentence to the results </w:t>
            </w:r>
            <w:r w:rsidR="008F7155" w:rsidRPr="00DA40E8">
              <w:rPr>
                <w:rFonts w:ascii="Times New Roman" w:hAnsi="Times New Roman" w:cs="Times New Roman"/>
                <w:color w:val="222222"/>
                <w:sz w:val="20"/>
                <w:szCs w:val="20"/>
                <w:shd w:val="clear" w:color="auto" w:fill="FFFFFF"/>
              </w:rPr>
              <w:t xml:space="preserve">section </w:t>
            </w:r>
            <w:r w:rsidR="00652CCF" w:rsidRPr="00DA40E8">
              <w:rPr>
                <w:rFonts w:ascii="Times New Roman" w:hAnsi="Times New Roman" w:cs="Times New Roman"/>
                <w:color w:val="222222"/>
                <w:sz w:val="20"/>
                <w:szCs w:val="20"/>
                <w:shd w:val="clear" w:color="auto" w:fill="FFFFFF"/>
              </w:rPr>
              <w:t xml:space="preserve">referencing the other </w:t>
            </w:r>
            <w:r w:rsidR="008F7155" w:rsidRPr="00DA40E8">
              <w:rPr>
                <w:rFonts w:ascii="Times New Roman" w:hAnsi="Times New Roman" w:cs="Times New Roman"/>
                <w:color w:val="222222"/>
                <w:sz w:val="20"/>
                <w:szCs w:val="20"/>
                <w:shd w:val="clear" w:color="auto" w:fill="FFFFFF"/>
              </w:rPr>
              <w:t>metrics on the dashboard:</w:t>
            </w:r>
          </w:p>
          <w:p w14:paraId="5EE49D48" w14:textId="77777777" w:rsidR="008F7155" w:rsidRPr="00DA40E8" w:rsidRDefault="008F7155">
            <w:pPr>
              <w:rPr>
                <w:rFonts w:ascii="Times New Roman" w:hAnsi="Times New Roman" w:cs="Times New Roman"/>
                <w:color w:val="222222"/>
                <w:sz w:val="20"/>
                <w:szCs w:val="20"/>
                <w:shd w:val="clear" w:color="auto" w:fill="FFFFFF"/>
              </w:rPr>
            </w:pPr>
          </w:p>
          <w:p w14:paraId="0B383BE8" w14:textId="2387ECB2" w:rsidR="008F7155" w:rsidRPr="00DA40E8" w:rsidRDefault="008F7155">
            <w:pPr>
              <w:rPr>
                <w:rFonts w:ascii="Times New Roman" w:hAnsi="Times New Roman" w:cs="Times New Roman"/>
                <w:i/>
                <w:iCs/>
                <w:sz w:val="20"/>
                <w:szCs w:val="20"/>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In addition to tree canopy coverage and health insurance, additional metrics such as gun violence fatalities and heat vulnerability can be explored on the dashboard. The dashboard contains interactive maps and graphs council districts in Philadelphia.”</w:t>
            </w:r>
          </w:p>
        </w:tc>
      </w:tr>
    </w:tbl>
    <w:p w14:paraId="4BAA6149" w14:textId="77777777" w:rsidR="009A48FD" w:rsidRPr="00DA40E8" w:rsidRDefault="009A48FD">
      <w:pPr>
        <w:rPr>
          <w:rFonts w:ascii="Times New Roman" w:hAnsi="Times New Roman" w:cs="Times New Roman"/>
          <w:color w:val="222222"/>
          <w:sz w:val="20"/>
          <w:szCs w:val="20"/>
          <w:shd w:val="clear" w:color="auto" w:fill="FFFFFF"/>
        </w:rPr>
      </w:pPr>
    </w:p>
    <w:p w14:paraId="5682E33E"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Canopy cover and the heat vulnerability measures might be a better pairing. They are arguably not health metrics, they are (urban) environment metrics that link to health and policy responses might be complementary, as alluded to on line 111 in the Discussion.  This could be the focus of the paper. Also, the study could be expanded to include existing policies and how they connect to the maps and results.</w:t>
      </w:r>
    </w:p>
    <w:tbl>
      <w:tblPr>
        <w:tblStyle w:val="TableGrid"/>
        <w:tblW w:w="0" w:type="auto"/>
        <w:tblLook w:val="04A0" w:firstRow="1" w:lastRow="0" w:firstColumn="1" w:lastColumn="0" w:noHBand="0" w:noVBand="1"/>
      </w:tblPr>
      <w:tblGrid>
        <w:gridCol w:w="9350"/>
      </w:tblGrid>
      <w:tr w:rsidR="00FB742E" w:rsidRPr="00DA40E8" w14:paraId="474E5BA1" w14:textId="77777777" w:rsidTr="00FB742E">
        <w:tc>
          <w:tcPr>
            <w:tcW w:w="9350" w:type="dxa"/>
          </w:tcPr>
          <w:p w14:paraId="53FBF0DA" w14:textId="77777777" w:rsidR="00FB742E" w:rsidRPr="00DA40E8" w:rsidRDefault="009B79CD">
            <w:pPr>
              <w:rPr>
                <w:rFonts w:ascii="Times New Roman" w:hAnsi="Times New Roman" w:cs="Times New Roman"/>
                <w:color w:val="222222"/>
                <w:sz w:val="20"/>
                <w:szCs w:val="20"/>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013DDA" w:rsidRPr="00DA40E8">
              <w:rPr>
                <w:rFonts w:ascii="Times New Roman" w:hAnsi="Times New Roman" w:cs="Times New Roman"/>
                <w:color w:val="222222"/>
                <w:sz w:val="20"/>
                <w:szCs w:val="20"/>
              </w:rPr>
              <w:t>The goal of the paper is not to investigate a specific health metric in Philadelphia</w:t>
            </w:r>
            <w:r w:rsidR="008039E2" w:rsidRPr="00DA40E8">
              <w:rPr>
                <w:rFonts w:ascii="Times New Roman" w:hAnsi="Times New Roman" w:cs="Times New Roman"/>
                <w:color w:val="222222"/>
                <w:sz w:val="20"/>
                <w:szCs w:val="20"/>
              </w:rPr>
              <w:t xml:space="preserve"> but rather to show a new process and lens through which to understand health in </w:t>
            </w:r>
            <w:r w:rsidR="00216905" w:rsidRPr="00DA40E8">
              <w:rPr>
                <w:rFonts w:ascii="Times New Roman" w:hAnsi="Times New Roman" w:cs="Times New Roman"/>
                <w:color w:val="222222"/>
                <w:sz w:val="20"/>
                <w:szCs w:val="20"/>
              </w:rPr>
              <w:t>Philadelphia</w:t>
            </w:r>
            <w:r w:rsidR="008039E2" w:rsidRPr="00DA40E8">
              <w:rPr>
                <w:rFonts w:ascii="Times New Roman" w:hAnsi="Times New Roman" w:cs="Times New Roman"/>
                <w:color w:val="222222"/>
                <w:sz w:val="20"/>
                <w:szCs w:val="20"/>
              </w:rPr>
              <w:t xml:space="preserve">. We are using the two metrics as examples. </w:t>
            </w:r>
            <w:r w:rsidR="008B19E3" w:rsidRPr="00DA40E8">
              <w:rPr>
                <w:rFonts w:ascii="Times New Roman" w:hAnsi="Times New Roman" w:cs="Times New Roman"/>
                <w:color w:val="222222"/>
                <w:sz w:val="20"/>
                <w:szCs w:val="20"/>
              </w:rPr>
              <w:t xml:space="preserve">Diving deeper into </w:t>
            </w:r>
            <w:r w:rsidR="00216905" w:rsidRPr="00DA40E8">
              <w:rPr>
                <w:rFonts w:ascii="Times New Roman" w:hAnsi="Times New Roman" w:cs="Times New Roman"/>
                <w:color w:val="222222"/>
                <w:sz w:val="20"/>
                <w:szCs w:val="20"/>
              </w:rPr>
              <w:t xml:space="preserve">canopy cover and heat vulnerability is beyond the scope and word limit of the short report. </w:t>
            </w:r>
          </w:p>
          <w:p w14:paraId="12A9314A" w14:textId="77777777" w:rsidR="00994849" w:rsidRPr="00DA40E8" w:rsidRDefault="00994849">
            <w:pPr>
              <w:rPr>
                <w:rFonts w:ascii="Times New Roman" w:hAnsi="Times New Roman" w:cs="Times New Roman"/>
                <w:color w:val="222222"/>
                <w:sz w:val="20"/>
                <w:szCs w:val="20"/>
              </w:rPr>
            </w:pPr>
          </w:p>
          <w:p w14:paraId="369A6D70" w14:textId="77777777" w:rsidR="00994849" w:rsidRPr="00DA40E8" w:rsidRDefault="00994849">
            <w:pPr>
              <w:rPr>
                <w:rFonts w:ascii="Times New Roman" w:hAnsi="Times New Roman" w:cs="Times New Roman"/>
                <w:color w:val="222222"/>
                <w:sz w:val="20"/>
                <w:szCs w:val="20"/>
              </w:rPr>
            </w:pPr>
            <w:r w:rsidRPr="00DA40E8">
              <w:rPr>
                <w:rFonts w:ascii="Times New Roman" w:hAnsi="Times New Roman" w:cs="Times New Roman"/>
                <w:color w:val="222222"/>
                <w:sz w:val="20"/>
                <w:szCs w:val="20"/>
              </w:rPr>
              <w:t>We agree that expanding to include policies and other contextual data to the dashboard would be useful. We have added a sentence referencing future work:</w:t>
            </w:r>
          </w:p>
          <w:p w14:paraId="2C344DAF" w14:textId="77777777" w:rsidR="00994849" w:rsidRPr="00DA40E8" w:rsidRDefault="00994849">
            <w:pPr>
              <w:rPr>
                <w:rFonts w:ascii="Times New Roman" w:hAnsi="Times New Roman" w:cs="Times New Roman"/>
                <w:color w:val="222222"/>
                <w:sz w:val="20"/>
                <w:szCs w:val="20"/>
              </w:rPr>
            </w:pPr>
          </w:p>
          <w:p w14:paraId="2294F381" w14:textId="69EA1584" w:rsidR="00994849" w:rsidRPr="00DA40E8" w:rsidRDefault="00994849">
            <w:pPr>
              <w:rPr>
                <w:rFonts w:ascii="Times New Roman" w:hAnsi="Times New Roman" w:cs="Times New Roman"/>
                <w:i/>
                <w:iCs/>
                <w:color w:val="222222"/>
                <w:sz w:val="20"/>
                <w:szCs w:val="20"/>
              </w:rPr>
            </w:pPr>
            <w:r w:rsidRPr="00DA40E8">
              <w:rPr>
                <w:rFonts w:ascii="Times New Roman" w:hAnsi="Times New Roman" w:cs="Times New Roman"/>
                <w:i/>
                <w:iCs/>
                <w:color w:val="222222"/>
                <w:sz w:val="20"/>
                <w:szCs w:val="20"/>
              </w:rPr>
              <w:t>“</w:t>
            </w:r>
            <w:r w:rsidRPr="00DA40E8">
              <w:rPr>
                <w:rFonts w:ascii="Times New Roman" w:eastAsia="Aptos" w:hAnsi="Times New Roman" w:cs="Times New Roman"/>
                <w:i/>
                <w:iCs/>
                <w:sz w:val="20"/>
                <w:szCs w:val="20"/>
              </w:rPr>
              <w:t>In the future, we hope to add additional health measures as well as contextual data to the dashboard including relevant city laws and policies”</w:t>
            </w:r>
          </w:p>
        </w:tc>
      </w:tr>
    </w:tbl>
    <w:p w14:paraId="27ADC6E4" w14:textId="7583A18B"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xml:space="preserve">In terms of context, what does the city council geography cover? How big or small are they on average? How many people would they typically cover?  How does this facilitate policy making?  Is it the best geography for measuring health/urban environment metrics?  Some explanation of these issues is warranted to help support the motivation for the work - some is contained in the Discussion, but could come much earlier. </w:t>
      </w:r>
    </w:p>
    <w:tbl>
      <w:tblPr>
        <w:tblStyle w:val="TableGrid"/>
        <w:tblW w:w="0" w:type="auto"/>
        <w:tblLook w:val="04A0" w:firstRow="1" w:lastRow="0" w:firstColumn="1" w:lastColumn="0" w:noHBand="0" w:noVBand="1"/>
      </w:tblPr>
      <w:tblGrid>
        <w:gridCol w:w="9350"/>
      </w:tblGrid>
      <w:tr w:rsidR="00216905" w:rsidRPr="00DA40E8" w14:paraId="38C3526D" w14:textId="77777777" w:rsidTr="00216905">
        <w:tc>
          <w:tcPr>
            <w:tcW w:w="9350" w:type="dxa"/>
          </w:tcPr>
          <w:p w14:paraId="3EE437D9" w14:textId="433AD84A" w:rsidR="009E2B45" w:rsidRPr="00DA40E8" w:rsidRDefault="009B79CD" w:rsidP="00700D82">
            <w:pPr>
              <w:rPr>
                <w:rFonts w:ascii="Times New Roman" w:hAnsi="Times New Roman" w:cs="Times New Roman"/>
                <w:color w:val="222222"/>
                <w:sz w:val="20"/>
                <w:szCs w:val="20"/>
                <w:shd w:val="clear" w:color="auto" w:fill="FFFFFF"/>
              </w:rPr>
            </w:pPr>
            <w:r w:rsidRPr="00DA40E8">
              <w:rPr>
                <w:rFonts w:ascii="Times New Roman" w:hAnsi="Times New Roman" w:cs="Times New Roman"/>
                <w:b/>
                <w:bCs/>
                <w:sz w:val="20"/>
                <w:szCs w:val="20"/>
                <w:shd w:val="clear" w:color="auto" w:fill="FFFFFF"/>
              </w:rPr>
              <w:t>Response:</w:t>
            </w:r>
            <w:r w:rsidRPr="00DA40E8">
              <w:rPr>
                <w:rFonts w:ascii="Times New Roman" w:hAnsi="Times New Roman" w:cs="Times New Roman"/>
                <w:sz w:val="20"/>
                <w:szCs w:val="20"/>
                <w:shd w:val="clear" w:color="auto" w:fill="FFFFFF"/>
              </w:rPr>
              <w:t xml:space="preserve"> </w:t>
            </w:r>
            <w:r w:rsidR="0085364B">
              <w:rPr>
                <w:rFonts w:ascii="Times New Roman" w:hAnsi="Times New Roman" w:cs="Times New Roman"/>
                <w:sz w:val="20"/>
                <w:szCs w:val="20"/>
                <w:shd w:val="clear" w:color="auto" w:fill="FFFFFF"/>
              </w:rPr>
              <w:t xml:space="preserve">We have rearranged the text to clarify the </w:t>
            </w:r>
            <w:r w:rsidR="00DB6D8B">
              <w:rPr>
                <w:rFonts w:ascii="Times New Roman" w:hAnsi="Times New Roman" w:cs="Times New Roman"/>
                <w:sz w:val="20"/>
                <w:szCs w:val="20"/>
                <w:shd w:val="clear" w:color="auto" w:fill="FFFFFF"/>
              </w:rPr>
              <w:t>geography</w:t>
            </w:r>
            <w:r w:rsidR="00700D82">
              <w:rPr>
                <w:rFonts w:ascii="Times New Roman" w:hAnsi="Times New Roman" w:cs="Times New Roman"/>
                <w:sz w:val="20"/>
                <w:szCs w:val="20"/>
                <w:shd w:val="clear" w:color="auto" w:fill="FFFFFF"/>
              </w:rPr>
              <w:t>,</w:t>
            </w:r>
            <w:r w:rsidR="00DB6D8B">
              <w:rPr>
                <w:rFonts w:ascii="Times New Roman" w:hAnsi="Times New Roman" w:cs="Times New Roman"/>
                <w:sz w:val="20"/>
                <w:szCs w:val="20"/>
                <w:shd w:val="clear" w:color="auto" w:fill="FFFFFF"/>
              </w:rPr>
              <w:t xml:space="preserve"> structure</w:t>
            </w:r>
            <w:r w:rsidR="00700D82">
              <w:rPr>
                <w:rFonts w:ascii="Times New Roman" w:hAnsi="Times New Roman" w:cs="Times New Roman"/>
                <w:sz w:val="20"/>
                <w:szCs w:val="20"/>
                <w:shd w:val="clear" w:color="auto" w:fill="FFFFFF"/>
              </w:rPr>
              <w:t xml:space="preserve">, and </w:t>
            </w:r>
            <w:r w:rsidR="00DB6D8B">
              <w:rPr>
                <w:rFonts w:ascii="Times New Roman" w:hAnsi="Times New Roman" w:cs="Times New Roman"/>
                <w:sz w:val="20"/>
                <w:szCs w:val="20"/>
                <w:shd w:val="clear" w:color="auto" w:fill="FFFFFF"/>
              </w:rPr>
              <w:t xml:space="preserve">governance </w:t>
            </w:r>
            <w:r w:rsidR="00700D82">
              <w:rPr>
                <w:rFonts w:ascii="Times New Roman" w:hAnsi="Times New Roman" w:cs="Times New Roman"/>
                <w:sz w:val="20"/>
                <w:szCs w:val="20"/>
                <w:shd w:val="clear" w:color="auto" w:fill="FFFFFF"/>
              </w:rPr>
              <w:t xml:space="preserve">powers of city councils. </w:t>
            </w:r>
          </w:p>
          <w:p w14:paraId="6E710387" w14:textId="77777777" w:rsidR="009E2B45" w:rsidRPr="00DA40E8" w:rsidRDefault="009E2B45">
            <w:pPr>
              <w:rPr>
                <w:rFonts w:ascii="Times New Roman" w:hAnsi="Times New Roman" w:cs="Times New Roman"/>
                <w:color w:val="EE0000"/>
                <w:sz w:val="20"/>
                <w:szCs w:val="20"/>
                <w:shd w:val="clear" w:color="auto" w:fill="FFFFFF"/>
              </w:rPr>
            </w:pPr>
          </w:p>
          <w:p w14:paraId="06C70DF1" w14:textId="1F714A24" w:rsidR="009E2B45" w:rsidRPr="00DA40E8" w:rsidRDefault="00D54743" w:rsidP="009E2B45">
            <w:pPr>
              <w:rPr>
                <w:rFonts w:ascii="Times New Roman" w:hAnsi="Times New Roman" w:cs="Times New Roman"/>
                <w:i/>
                <w:iCs/>
                <w:sz w:val="20"/>
                <w:szCs w:val="20"/>
              </w:rPr>
            </w:pPr>
            <w:r w:rsidRPr="00DA40E8">
              <w:rPr>
                <w:rFonts w:ascii="Times New Roman" w:hAnsi="Times New Roman" w:cs="Times New Roman"/>
                <w:i/>
                <w:iCs/>
                <w:sz w:val="20"/>
                <w:szCs w:val="20"/>
              </w:rPr>
              <w:t>“</w:t>
            </w:r>
            <w:r w:rsidR="009E2B45" w:rsidRPr="00DA40E8">
              <w:rPr>
                <w:rFonts w:ascii="Times New Roman" w:hAnsi="Times New Roman" w:cs="Times New Roman"/>
                <w:i/>
                <w:iCs/>
                <w:sz w:val="20"/>
                <w:szCs w:val="20"/>
              </w:rPr>
              <w:t>Like federal congressional districts, Philadelphia Council districts are re-drawn once every ten years following the release of the US Decennial Census. The Council is comprised of 17 members serving 4-year terms: 10 who represent their own district, and 7 at-large members.</w:t>
            </w:r>
            <w:r w:rsidRPr="00DA40E8">
              <w:rPr>
                <w:rFonts w:ascii="Times New Roman" w:hAnsi="Times New Roman" w:cs="Times New Roman"/>
                <w:i/>
                <w:iCs/>
                <w:sz w:val="20"/>
                <w:szCs w:val="20"/>
              </w:rPr>
              <w:t>”</w:t>
            </w:r>
          </w:p>
          <w:p w14:paraId="4A94B9D1" w14:textId="77777777" w:rsidR="00D54743" w:rsidRPr="00DA40E8" w:rsidRDefault="00D54743" w:rsidP="009E2B45">
            <w:pPr>
              <w:rPr>
                <w:rFonts w:ascii="Times New Roman" w:hAnsi="Times New Roman" w:cs="Times New Roman"/>
                <w:i/>
                <w:iCs/>
                <w:sz w:val="20"/>
                <w:szCs w:val="20"/>
              </w:rPr>
            </w:pPr>
          </w:p>
          <w:p w14:paraId="4895045B" w14:textId="6F77CB26" w:rsidR="009E2B45" w:rsidRPr="00DA40E8" w:rsidRDefault="00D54743">
            <w:pPr>
              <w:rPr>
                <w:rFonts w:ascii="Times New Roman" w:hAnsi="Times New Roman" w:cs="Times New Roman"/>
                <w:i/>
                <w:iCs/>
                <w:color w:val="EE0000"/>
                <w:sz w:val="18"/>
                <w:szCs w:val="18"/>
                <w:shd w:val="clear" w:color="auto" w:fill="FFFFFF"/>
              </w:rPr>
            </w:pPr>
            <w:r w:rsidRPr="00DA40E8">
              <w:rPr>
                <w:rFonts w:ascii="Times New Roman" w:hAnsi="Times New Roman" w:cs="Times New Roman"/>
                <w:i/>
                <w:iCs/>
                <w:sz w:val="20"/>
                <w:szCs w:val="20"/>
              </w:rPr>
              <w:t>“There are ten Philadelphia City Council districts, each of which has a population of approximately 160,000 people and elects one Council representative. The Council drew and approved the current district map in 2023, and, barring any litigation, will use this map for elections through 2031.”</w:t>
            </w:r>
          </w:p>
          <w:p w14:paraId="2FF153B6" w14:textId="77777777" w:rsidR="009E2B45" w:rsidRDefault="009E2B45">
            <w:pPr>
              <w:rPr>
                <w:ins w:id="0" w:author="Schnake-Mahl,Alina" w:date="2026-07-09T16:23:00Z" w16du:dateUtc="2026-07-09T20:23:00Z"/>
                <w:rFonts w:ascii="Times New Roman" w:hAnsi="Times New Roman" w:cs="Times New Roman"/>
                <w:color w:val="EE0000"/>
                <w:sz w:val="20"/>
                <w:szCs w:val="20"/>
                <w:shd w:val="clear" w:color="auto" w:fill="FFFFFF"/>
              </w:rPr>
            </w:pPr>
          </w:p>
          <w:p w14:paraId="3ACBD551" w14:textId="4FBB89CD" w:rsidR="00216905" w:rsidRPr="00DA40E8" w:rsidRDefault="0067421E">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 </w:t>
            </w:r>
          </w:p>
        </w:tc>
      </w:tr>
    </w:tbl>
    <w:p w14:paraId="1CEB1B6C" w14:textId="77777777" w:rsidR="0000619B" w:rsidRPr="00DA40E8" w:rsidRDefault="0000619B">
      <w:pPr>
        <w:rPr>
          <w:rFonts w:ascii="Times New Roman" w:hAnsi="Times New Roman" w:cs="Times New Roman"/>
          <w:color w:val="222222"/>
          <w:sz w:val="20"/>
          <w:szCs w:val="20"/>
          <w:shd w:val="clear" w:color="auto" w:fill="FFFFFF"/>
        </w:rPr>
      </w:pPr>
    </w:p>
    <w:p w14:paraId="2F8D6D2E"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lastRenderedPageBreak/>
        <w:t>There are references on the MAUP and Uncertain Geographical Context that could help here too.</w:t>
      </w:r>
    </w:p>
    <w:tbl>
      <w:tblPr>
        <w:tblStyle w:val="TableGrid"/>
        <w:tblW w:w="0" w:type="auto"/>
        <w:tblLook w:val="04A0" w:firstRow="1" w:lastRow="0" w:firstColumn="1" w:lastColumn="0" w:noHBand="0" w:noVBand="1"/>
      </w:tblPr>
      <w:tblGrid>
        <w:gridCol w:w="9350"/>
      </w:tblGrid>
      <w:tr w:rsidR="0057619D" w:rsidRPr="00DA40E8" w14:paraId="605692F0" w14:textId="77777777" w:rsidTr="0057619D">
        <w:tc>
          <w:tcPr>
            <w:tcW w:w="9350" w:type="dxa"/>
          </w:tcPr>
          <w:p w14:paraId="21D09E39" w14:textId="54FC57EA" w:rsidR="0057619D" w:rsidRPr="00DA40E8" w:rsidRDefault="00A34F2F">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Pr="00DA40E8">
              <w:rPr>
                <w:rFonts w:ascii="Times New Roman" w:hAnsi="Times New Roman" w:cs="Times New Roman"/>
                <w:color w:val="222222"/>
                <w:sz w:val="20"/>
                <w:szCs w:val="20"/>
              </w:rPr>
              <w:t xml:space="preserve">We have added a </w:t>
            </w:r>
            <w:r w:rsidR="000A4121" w:rsidRPr="00DA40E8">
              <w:rPr>
                <w:rFonts w:ascii="Times New Roman" w:hAnsi="Times New Roman" w:cs="Times New Roman"/>
                <w:color w:val="222222"/>
                <w:sz w:val="20"/>
                <w:szCs w:val="20"/>
              </w:rPr>
              <w:t>reference</w:t>
            </w:r>
            <w:r w:rsidRPr="00DA40E8">
              <w:rPr>
                <w:rFonts w:ascii="Times New Roman" w:hAnsi="Times New Roman" w:cs="Times New Roman"/>
                <w:color w:val="222222"/>
                <w:sz w:val="20"/>
                <w:szCs w:val="20"/>
              </w:rPr>
              <w:t xml:space="preserve"> to the MAUP </w:t>
            </w:r>
            <w:r w:rsidR="00CA7CF7">
              <w:rPr>
                <w:rFonts w:ascii="Times New Roman" w:hAnsi="Times New Roman" w:cs="Times New Roman"/>
                <w:color w:val="222222"/>
                <w:sz w:val="20"/>
                <w:szCs w:val="20"/>
              </w:rPr>
              <w:t xml:space="preserve">and to the </w:t>
            </w:r>
            <w:proofErr w:type="spellStart"/>
            <w:r w:rsidR="00CA7CF7">
              <w:rPr>
                <w:rFonts w:ascii="Times New Roman" w:hAnsi="Times New Roman" w:cs="Times New Roman"/>
                <w:color w:val="222222"/>
                <w:sz w:val="20"/>
                <w:szCs w:val="20"/>
              </w:rPr>
              <w:t>UGCoP</w:t>
            </w:r>
            <w:proofErr w:type="spellEnd"/>
            <w:r w:rsidR="00CA7CF7">
              <w:rPr>
                <w:rFonts w:ascii="Times New Roman" w:hAnsi="Times New Roman" w:cs="Times New Roman"/>
                <w:color w:val="222222"/>
                <w:sz w:val="20"/>
                <w:szCs w:val="20"/>
              </w:rPr>
              <w:t xml:space="preserve"> </w:t>
            </w:r>
            <w:r w:rsidRPr="00DA40E8">
              <w:rPr>
                <w:rFonts w:ascii="Times New Roman" w:hAnsi="Times New Roman" w:cs="Times New Roman"/>
                <w:color w:val="222222"/>
                <w:sz w:val="20"/>
                <w:szCs w:val="20"/>
              </w:rPr>
              <w:t xml:space="preserve">in the discussion section: </w:t>
            </w:r>
          </w:p>
          <w:p w14:paraId="2A1C26E3" w14:textId="77777777" w:rsidR="00A34F2F" w:rsidRPr="00DA40E8" w:rsidRDefault="00A34F2F">
            <w:pPr>
              <w:rPr>
                <w:rFonts w:ascii="Times New Roman" w:hAnsi="Times New Roman" w:cs="Times New Roman"/>
                <w:i/>
                <w:iCs/>
                <w:color w:val="222222"/>
                <w:sz w:val="18"/>
                <w:szCs w:val="18"/>
              </w:rPr>
            </w:pPr>
          </w:p>
          <w:p w14:paraId="72F2A368" w14:textId="77777777" w:rsidR="00A34F2F" w:rsidRDefault="00A34F2F">
            <w:pPr>
              <w:rPr>
                <w:rFonts w:ascii="Times New Roman" w:hAnsi="Times New Roman" w:cs="Times New Roman"/>
                <w:i/>
                <w:iCs/>
                <w:sz w:val="20"/>
                <w:szCs w:val="20"/>
              </w:rPr>
            </w:pPr>
            <w:r w:rsidRPr="00DA40E8">
              <w:rPr>
                <w:rFonts w:ascii="Times New Roman" w:hAnsi="Times New Roman" w:cs="Times New Roman"/>
                <w:i/>
                <w:iCs/>
                <w:color w:val="222222"/>
                <w:sz w:val="18"/>
                <w:szCs w:val="18"/>
              </w:rPr>
              <w:t>“</w:t>
            </w:r>
            <w:r w:rsidRPr="00DA40E8">
              <w:rPr>
                <w:rFonts w:ascii="Times New Roman" w:eastAsia="Aptos" w:hAnsi="Times New Roman" w:cs="Times New Roman"/>
                <w:i/>
                <w:iCs/>
                <w:sz w:val="20"/>
                <w:szCs w:val="20"/>
              </w:rPr>
              <w:t xml:space="preserve">Political gerrymandering, a strategic use of the Modifiable Areal Unit Problem </w:t>
            </w:r>
            <w:r w:rsidRPr="00DA40E8">
              <w:rPr>
                <w:rFonts w:ascii="Times New Roman" w:eastAsia="Aptos" w:hAnsi="Times New Roman" w:cs="Times New Roman"/>
                <w:i/>
                <w:iCs/>
                <w:sz w:val="20"/>
                <w:szCs w:val="20"/>
              </w:rPr>
              <w:fldChar w:fldCharType="begin"/>
            </w:r>
            <w:r w:rsidRPr="00DA40E8">
              <w:rPr>
                <w:rFonts w:ascii="Times New Roman" w:eastAsia="Aptos" w:hAnsi="Times New Roman" w:cs="Times New Roman"/>
                <w:i/>
                <w:iCs/>
                <w:sz w:val="20"/>
                <w:szCs w:val="20"/>
              </w:rPr>
              <w:instrText xml:space="preserve"> ADDIN EN.CITE &lt;EndNote&gt;&lt;Cite&gt;&lt;Author&gt;Wong&lt;/Author&gt;&lt;Year&gt;2004&lt;/Year&gt;&lt;RecNum&gt;704&lt;/RecNum&gt;&lt;DisplayText&gt;(28)&lt;/DisplayText&gt;&lt;record&gt;&lt;rec-number&gt;704&lt;/rec-number&gt;&lt;foreign-keys&gt;&lt;key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Pr="00DA40E8">
              <w:rPr>
                <w:rFonts w:ascii="Times New Roman" w:eastAsia="Aptos" w:hAnsi="Times New Roman" w:cs="Times New Roman"/>
                <w:i/>
                <w:iCs/>
                <w:sz w:val="20"/>
                <w:szCs w:val="20"/>
              </w:rPr>
              <w:fldChar w:fldCharType="separate"/>
            </w:r>
            <w:r w:rsidRPr="00DA40E8">
              <w:rPr>
                <w:rFonts w:ascii="Times New Roman" w:eastAsia="Aptos" w:hAnsi="Times New Roman" w:cs="Times New Roman"/>
                <w:i/>
                <w:iCs/>
                <w:noProof/>
                <w:sz w:val="20"/>
                <w:szCs w:val="20"/>
              </w:rPr>
              <w:t>(28)</w:t>
            </w:r>
            <w:r w:rsidRPr="00DA40E8">
              <w:rPr>
                <w:rFonts w:ascii="Times New Roman" w:eastAsia="Aptos" w:hAnsi="Times New Roman" w:cs="Times New Roman"/>
                <w:i/>
                <w:iCs/>
                <w:sz w:val="20"/>
                <w:szCs w:val="20"/>
              </w:rPr>
              <w:fldChar w:fldCharType="end"/>
            </w:r>
            <w:r w:rsidRPr="00DA40E8">
              <w:rPr>
                <w:rFonts w:ascii="Times New Roman" w:hAnsi="Times New Roman" w:cs="Times New Roman"/>
                <w:i/>
                <w:iCs/>
                <w:sz w:val="20"/>
                <w:szCs w:val="20"/>
              </w:rPr>
              <w:t>, is when politicians draw district boundaries for their own (or their political parties) benefit.”</w:t>
            </w:r>
          </w:p>
          <w:p w14:paraId="33942566" w14:textId="77777777" w:rsidR="00AE1250" w:rsidRDefault="00AE1250">
            <w:pPr>
              <w:rPr>
                <w:rFonts w:ascii="Times New Roman" w:hAnsi="Times New Roman" w:cs="Times New Roman"/>
                <w:i/>
                <w:iCs/>
                <w:color w:val="222222"/>
                <w:sz w:val="20"/>
                <w:szCs w:val="20"/>
              </w:rPr>
            </w:pPr>
          </w:p>
          <w:p w14:paraId="6429793F" w14:textId="22C6A0F7" w:rsidR="00AE1250" w:rsidRDefault="00AE1250">
            <w:pPr>
              <w:rPr>
                <w:rFonts w:ascii="Times New Roman" w:hAnsi="Times New Roman" w:cs="Times New Roman"/>
                <w:i/>
                <w:iCs/>
                <w:sz w:val="20"/>
                <w:szCs w:val="20"/>
              </w:rPr>
            </w:pPr>
            <w:r w:rsidRPr="00AE1250">
              <w:rPr>
                <w:rFonts w:ascii="Times New Roman" w:hAnsi="Times New Roman" w:cs="Times New Roman"/>
                <w:i/>
                <w:iCs/>
                <w:sz w:val="20"/>
                <w:szCs w:val="20"/>
              </w:rPr>
              <w:t>“</w:t>
            </w:r>
            <w:r w:rsidRPr="00AE1250">
              <w:rPr>
                <w:rFonts w:ascii="Times New Roman" w:hAnsi="Times New Roman" w:cs="Times New Roman"/>
                <w:i/>
                <w:iCs/>
                <w:sz w:val="20"/>
                <w:szCs w:val="20"/>
              </w:rPr>
              <w:t xml:space="preserve">Users of district data should also keep in mind the Uncertain Geographical Context Problem and be mindful about the specific timing and manor in which neighborhood conditions influence </w:t>
            </w:r>
            <w:r w:rsidRPr="00AE1250">
              <w:rPr>
                <w:rFonts w:ascii="Times New Roman" w:hAnsi="Times New Roman" w:cs="Times New Roman"/>
                <w:i/>
                <w:iCs/>
                <w:sz w:val="20"/>
                <w:szCs w:val="20"/>
              </w:rPr>
              <w:t>people’s</w:t>
            </w:r>
            <w:r w:rsidRPr="00AE1250">
              <w:rPr>
                <w:rFonts w:ascii="Times New Roman" w:hAnsi="Times New Roman" w:cs="Times New Roman"/>
                <w:i/>
                <w:iCs/>
                <w:sz w:val="20"/>
                <w:szCs w:val="20"/>
              </w:rPr>
              <w:t xml:space="preserve"> lives </w:t>
            </w:r>
            <w:r w:rsidRPr="00AE1250">
              <w:rPr>
                <w:rFonts w:ascii="Times New Roman" w:hAnsi="Times New Roman" w:cs="Times New Roman"/>
                <w:i/>
                <w:iCs/>
                <w:sz w:val="20"/>
                <w:szCs w:val="20"/>
              </w:rPr>
              <w:fldChar w:fldCharType="begin"/>
            </w:r>
            <w:r w:rsidRPr="00AE1250">
              <w:rPr>
                <w:rFonts w:ascii="Times New Roman" w:hAnsi="Times New Roman" w:cs="Times New Roman"/>
                <w:i/>
                <w:iCs/>
                <w:sz w:val="20"/>
                <w:szCs w:val="20"/>
              </w:rPr>
              <w:instrText xml:space="preserve"> ADDIN EN.CITE &lt;EndNote&gt;&lt;Cite&gt;&lt;Author&gt;Kwan&lt;/Author&gt;&lt;Year&gt;2012&lt;/Year&gt;&lt;RecNum&gt;709&lt;/RecNum&gt;&lt;DisplayText&gt;(32)&lt;/DisplayText&gt;&lt;record&gt;&lt;rec-number&gt;709&lt;/rec-number&gt;&lt;foreign-keys&gt;&lt;key app="EN" db-id="5ax92wdr7adtz5etxvfxdfr0s5z2etvt2v0z" timestamp="1783688854"&gt;709&lt;/key&gt;&lt;/foreign-keys&gt;&lt;ref-type name="Journal Article"&gt;17&lt;/ref-type&gt;&lt;contributors&gt;&lt;authors&gt;&lt;author&gt;Kwan, Mei-Po&lt;/author&gt;&lt;/authors&gt;&lt;/contributors&gt;&lt;titles&gt;&lt;title&gt;The Uncertain Geographic Context Problem&lt;/title&gt;&lt;secondary-title&gt;Annals of the Association of American Geographers&lt;/secondary-title&gt;&lt;/titles&gt;&lt;periodical&gt;&lt;full-title&gt;Annals of the Association of American Geographers&lt;/full-title&gt;&lt;/periodical&gt;&lt;pages&gt;958-968&lt;/pages&gt;&lt;volume&gt;102&lt;/volume&gt;&lt;number&gt;5&lt;/number&gt;&lt;dates&gt;&lt;year&gt;2012&lt;/year&gt;&lt;pub-dates&gt;&lt;date&gt;2012/09/01&lt;/date&gt;&lt;/pub-dates&gt;&lt;/dates&gt;&lt;publisher&gt;Routledge&lt;/publisher&gt;&lt;isbn&gt;0004-5608&lt;/isbn&gt;&lt;urls&gt;&lt;related-urls&gt;&lt;url&gt;https://doi.org/10.1080/00045608.2012.687349&lt;/url&gt;&lt;/related-urls&gt;&lt;/urls&gt;&lt;electronic-resource-num&gt;10.1080/00045608.2012.687349&lt;/electronic-resource-num&gt;&lt;/record&gt;&lt;/Cite&gt;&lt;/EndNote&gt;</w:instrText>
            </w:r>
            <w:r w:rsidRPr="00AE1250">
              <w:rPr>
                <w:rFonts w:ascii="Times New Roman" w:hAnsi="Times New Roman" w:cs="Times New Roman"/>
                <w:i/>
                <w:iCs/>
                <w:sz w:val="20"/>
                <w:szCs w:val="20"/>
              </w:rPr>
              <w:fldChar w:fldCharType="separate"/>
            </w:r>
            <w:r w:rsidRPr="00AE1250">
              <w:rPr>
                <w:rFonts w:ascii="Times New Roman" w:hAnsi="Times New Roman" w:cs="Times New Roman"/>
                <w:i/>
                <w:iCs/>
                <w:sz w:val="20"/>
                <w:szCs w:val="20"/>
              </w:rPr>
              <w:t>(32)</w:t>
            </w:r>
            <w:r w:rsidRPr="00AE1250">
              <w:rPr>
                <w:rFonts w:ascii="Times New Roman" w:hAnsi="Times New Roman" w:cs="Times New Roman"/>
                <w:i/>
                <w:iCs/>
                <w:sz w:val="20"/>
                <w:szCs w:val="20"/>
              </w:rPr>
              <w:fldChar w:fldCharType="end"/>
            </w:r>
            <w:r w:rsidRPr="00AE1250">
              <w:rPr>
                <w:rFonts w:ascii="Times New Roman" w:hAnsi="Times New Roman" w:cs="Times New Roman"/>
                <w:i/>
                <w:iCs/>
                <w:sz w:val="20"/>
                <w:szCs w:val="20"/>
              </w:rPr>
              <w:t>.</w:t>
            </w:r>
            <w:r w:rsidRPr="00AE1250">
              <w:rPr>
                <w:rFonts w:ascii="Times New Roman" w:hAnsi="Times New Roman" w:cs="Times New Roman"/>
                <w:i/>
                <w:iCs/>
                <w:sz w:val="20"/>
                <w:szCs w:val="20"/>
              </w:rPr>
              <w:t>”</w:t>
            </w:r>
          </w:p>
          <w:p w14:paraId="33EB2E28" w14:textId="1C019CE9" w:rsidR="00AE1250" w:rsidRPr="00DA40E8" w:rsidRDefault="00AE1250">
            <w:pPr>
              <w:rPr>
                <w:rFonts w:ascii="Times New Roman" w:hAnsi="Times New Roman" w:cs="Times New Roman"/>
                <w:color w:val="222222"/>
                <w:sz w:val="20"/>
                <w:szCs w:val="20"/>
              </w:rPr>
            </w:pPr>
          </w:p>
        </w:tc>
      </w:tr>
    </w:tbl>
    <w:p w14:paraId="5BEECC9F" w14:textId="77777777" w:rsidR="0057619D" w:rsidRPr="00DA40E8" w:rsidRDefault="0000619B">
      <w:pPr>
        <w:rPr>
          <w:rFonts w:ascii="Times New Roman" w:hAnsi="Times New Roman" w:cs="Times New Roman"/>
          <w:color w:val="222222"/>
          <w:sz w:val="20"/>
          <w:szCs w:val="20"/>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The Introduction mentions the word 'inequities', but ideally some explanation of it would help the reader understand it in this context and would set the scene for the mapping that comes in the Results. The authors might consider mapping some demographic aspects to help identify areas that have vulnerable populations. This would also provide valuable information on how the distribution of tree-canopy cover impacts people, and whether there is double disadvantage occurring.  The over-laying of the within district maps across the metrics could provide useful information, yet this is only briefly mentioned in the Discussion, but could be more extensively mentioned in the Results.</w:t>
      </w:r>
      <w:r w:rsidRPr="00DA40E8">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57619D" w:rsidRPr="00DA40E8" w14:paraId="024DB28D" w14:textId="77777777" w:rsidTr="001635DB">
        <w:trPr>
          <w:trHeight w:val="440"/>
        </w:trPr>
        <w:tc>
          <w:tcPr>
            <w:tcW w:w="9350" w:type="dxa"/>
          </w:tcPr>
          <w:p w14:paraId="29000F0A" w14:textId="098A340E" w:rsidR="0057619D" w:rsidRPr="00DA40E8" w:rsidRDefault="006D2496">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00087550" w:rsidRPr="00DA40E8">
              <w:rPr>
                <w:rFonts w:ascii="Times New Roman" w:hAnsi="Times New Roman" w:cs="Times New Roman"/>
                <w:color w:val="222222"/>
                <w:sz w:val="20"/>
                <w:szCs w:val="20"/>
              </w:rPr>
              <w:t xml:space="preserve">Thank you for this point. </w:t>
            </w:r>
            <w:r w:rsidR="000A3F27" w:rsidRPr="00DA40E8">
              <w:rPr>
                <w:rFonts w:ascii="Times New Roman" w:hAnsi="Times New Roman" w:cs="Times New Roman"/>
                <w:color w:val="222222"/>
                <w:sz w:val="20"/>
                <w:szCs w:val="20"/>
              </w:rPr>
              <w:t xml:space="preserve">The </w:t>
            </w:r>
            <w:r w:rsidR="00A46ECC" w:rsidRPr="00DA40E8">
              <w:rPr>
                <w:rFonts w:ascii="Times New Roman" w:hAnsi="Times New Roman" w:cs="Times New Roman"/>
                <w:color w:val="222222"/>
                <w:sz w:val="20"/>
                <w:szCs w:val="20"/>
              </w:rPr>
              <w:t>word and figure limit</w:t>
            </w:r>
            <w:r w:rsidR="000A3F27" w:rsidRPr="00DA40E8">
              <w:rPr>
                <w:rFonts w:ascii="Times New Roman" w:hAnsi="Times New Roman" w:cs="Times New Roman"/>
                <w:color w:val="222222"/>
                <w:sz w:val="20"/>
                <w:szCs w:val="20"/>
              </w:rPr>
              <w:t xml:space="preserve"> of the brief report format does not allow for a robust </w:t>
            </w:r>
            <w:r w:rsidR="00EC464A" w:rsidRPr="00DA40E8">
              <w:rPr>
                <w:rFonts w:ascii="Times New Roman" w:hAnsi="Times New Roman" w:cs="Times New Roman"/>
                <w:color w:val="222222"/>
                <w:sz w:val="20"/>
                <w:szCs w:val="20"/>
              </w:rPr>
              <w:t>analysis of</w:t>
            </w:r>
            <w:r w:rsidR="000A3F27" w:rsidRPr="00DA40E8">
              <w:rPr>
                <w:rFonts w:ascii="Times New Roman" w:hAnsi="Times New Roman" w:cs="Times New Roman"/>
                <w:color w:val="222222"/>
                <w:sz w:val="20"/>
                <w:szCs w:val="20"/>
              </w:rPr>
              <w:t xml:space="preserve"> inequities or </w:t>
            </w:r>
            <w:r w:rsidR="00C129A2" w:rsidRPr="00DA40E8">
              <w:rPr>
                <w:rFonts w:ascii="Times New Roman" w:hAnsi="Times New Roman" w:cs="Times New Roman"/>
                <w:color w:val="222222"/>
                <w:sz w:val="20"/>
                <w:szCs w:val="20"/>
              </w:rPr>
              <w:t xml:space="preserve">for adding in a discussion of overlaying maps in the results section. </w:t>
            </w:r>
            <w:r w:rsidRPr="00DA40E8">
              <w:rPr>
                <w:rFonts w:ascii="Times New Roman" w:hAnsi="Times New Roman" w:cs="Times New Roman"/>
                <w:color w:val="222222"/>
                <w:sz w:val="20"/>
                <w:szCs w:val="20"/>
              </w:rPr>
              <w:t xml:space="preserve">However, the dashboard tool does provide the option of looking at maps of sociodemographic distributions across Council districts. </w:t>
            </w:r>
            <w:r w:rsidR="00587AFE" w:rsidRPr="00DA40E8">
              <w:rPr>
                <w:rFonts w:ascii="Times New Roman" w:hAnsi="Times New Roman" w:cs="Times New Roman"/>
                <w:color w:val="222222"/>
                <w:sz w:val="20"/>
                <w:szCs w:val="20"/>
              </w:rPr>
              <w:t xml:space="preserve">We agree that a great next step would be a more </w:t>
            </w:r>
            <w:r w:rsidR="002879C4" w:rsidRPr="00DA40E8">
              <w:rPr>
                <w:rFonts w:ascii="Times New Roman" w:hAnsi="Times New Roman" w:cs="Times New Roman"/>
                <w:color w:val="222222"/>
                <w:sz w:val="20"/>
                <w:szCs w:val="20"/>
              </w:rPr>
              <w:t>in-depth</w:t>
            </w:r>
            <w:r w:rsidR="00587AFE" w:rsidRPr="00DA40E8">
              <w:rPr>
                <w:rFonts w:ascii="Times New Roman" w:hAnsi="Times New Roman" w:cs="Times New Roman"/>
                <w:color w:val="222222"/>
                <w:sz w:val="20"/>
                <w:szCs w:val="20"/>
              </w:rPr>
              <w:t xml:space="preserve"> analysis of the relationship between </w:t>
            </w:r>
            <w:r w:rsidR="002879C4" w:rsidRPr="00DA40E8">
              <w:rPr>
                <w:rFonts w:ascii="Times New Roman" w:hAnsi="Times New Roman" w:cs="Times New Roman"/>
                <w:color w:val="222222"/>
                <w:sz w:val="20"/>
                <w:szCs w:val="20"/>
              </w:rPr>
              <w:t xml:space="preserve">sociodemographic factors and health outcomes. </w:t>
            </w:r>
          </w:p>
        </w:tc>
      </w:tr>
    </w:tbl>
    <w:p w14:paraId="178CB2A3" w14:textId="77777777" w:rsidR="0057619D" w:rsidRPr="00DA40E8" w:rsidRDefault="0057619D">
      <w:pPr>
        <w:rPr>
          <w:rFonts w:ascii="Times New Roman" w:hAnsi="Times New Roman" w:cs="Times New Roman"/>
          <w:color w:val="222222"/>
          <w:sz w:val="20"/>
          <w:szCs w:val="20"/>
        </w:rPr>
      </w:pPr>
    </w:p>
    <w:p w14:paraId="176039AD" w14:textId="25C837D6" w:rsidR="00562A8B" w:rsidRPr="00DA40E8" w:rsidRDefault="0000619B" w:rsidP="00562A8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References:</w:t>
      </w:r>
    </w:p>
    <w:p w14:paraId="750697CC" w14:textId="77777777" w:rsidR="00562A8B" w:rsidRPr="00DA40E8" w:rsidRDefault="0000619B" w:rsidP="00562A8B">
      <w:pPr>
        <w:pStyle w:val="ListParagraph"/>
        <w:numPr>
          <w:ilvl w:val="0"/>
          <w:numId w:val="2"/>
        </w:num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Clark, A., &amp; Scott, D. (2014). Understanding the impact of the modifiable areal unit problem on the relationship between active travel and the built environment. Urban Studies, 51(2), 284-299.</w:t>
      </w:r>
    </w:p>
    <w:p w14:paraId="2B4C4E45" w14:textId="77777777" w:rsidR="00562A8B" w:rsidRPr="00DA40E8" w:rsidRDefault="0000619B" w:rsidP="00562A8B">
      <w:pPr>
        <w:pStyle w:val="ListParagraph"/>
        <w:numPr>
          <w:ilvl w:val="0"/>
          <w:numId w:val="2"/>
        </w:numPr>
        <w:rPr>
          <w:rFonts w:ascii="Times New Roman" w:hAnsi="Times New Roman" w:cs="Times New Roman"/>
          <w:color w:val="222222"/>
          <w:sz w:val="20"/>
          <w:szCs w:val="20"/>
          <w:shd w:val="clear" w:color="auto" w:fill="FFFFFF"/>
        </w:rPr>
      </w:pPr>
      <w:proofErr w:type="spellStart"/>
      <w:r w:rsidRPr="00DA40E8">
        <w:rPr>
          <w:rFonts w:ascii="Times New Roman" w:hAnsi="Times New Roman" w:cs="Times New Roman"/>
          <w:color w:val="222222"/>
          <w:sz w:val="20"/>
          <w:szCs w:val="20"/>
          <w:shd w:val="clear" w:color="auto" w:fill="FFFFFF"/>
        </w:rPr>
        <w:t>Sakhvidi</w:t>
      </w:r>
      <w:proofErr w:type="spellEnd"/>
      <w:r w:rsidRPr="00DA40E8">
        <w:rPr>
          <w:rFonts w:ascii="Times New Roman" w:hAnsi="Times New Roman" w:cs="Times New Roman"/>
          <w:color w:val="222222"/>
          <w:sz w:val="20"/>
          <w:szCs w:val="20"/>
          <w:shd w:val="clear" w:color="auto" w:fill="FFFFFF"/>
        </w:rPr>
        <w:t xml:space="preserve">, M. J. Z., Browning, M. H., Samuelsson, K., Labib, S. M., </w:t>
      </w:r>
      <w:proofErr w:type="spellStart"/>
      <w:r w:rsidRPr="00DA40E8">
        <w:rPr>
          <w:rFonts w:ascii="Times New Roman" w:hAnsi="Times New Roman" w:cs="Times New Roman"/>
          <w:color w:val="222222"/>
          <w:sz w:val="20"/>
          <w:szCs w:val="20"/>
          <w:shd w:val="clear" w:color="auto" w:fill="FFFFFF"/>
        </w:rPr>
        <w:t>Psyllidis</w:t>
      </w:r>
      <w:proofErr w:type="spellEnd"/>
      <w:r w:rsidRPr="00DA40E8">
        <w:rPr>
          <w:rFonts w:ascii="Times New Roman" w:hAnsi="Times New Roman" w:cs="Times New Roman"/>
          <w:color w:val="222222"/>
          <w:sz w:val="20"/>
          <w:szCs w:val="20"/>
          <w:shd w:val="clear" w:color="auto" w:fill="FFFFFF"/>
        </w:rPr>
        <w:t xml:space="preserve">, A., </w:t>
      </w:r>
      <w:proofErr w:type="spellStart"/>
      <w:r w:rsidRPr="00DA40E8">
        <w:rPr>
          <w:rFonts w:ascii="Times New Roman" w:hAnsi="Times New Roman" w:cs="Times New Roman"/>
          <w:color w:val="222222"/>
          <w:sz w:val="20"/>
          <w:szCs w:val="20"/>
          <w:shd w:val="clear" w:color="auto" w:fill="FFFFFF"/>
        </w:rPr>
        <w:t>Amegah</w:t>
      </w:r>
      <w:proofErr w:type="spellEnd"/>
      <w:r w:rsidRPr="00DA40E8">
        <w:rPr>
          <w:rFonts w:ascii="Times New Roman" w:hAnsi="Times New Roman" w:cs="Times New Roman"/>
          <w:color w:val="222222"/>
          <w:sz w:val="20"/>
          <w:szCs w:val="20"/>
          <w:shd w:val="clear" w:color="auto" w:fill="FFFFFF"/>
        </w:rPr>
        <w:t xml:space="preserve">, A. K., ... &amp; </w:t>
      </w:r>
      <w:proofErr w:type="spellStart"/>
      <w:r w:rsidRPr="00DA40E8">
        <w:rPr>
          <w:rFonts w:ascii="Times New Roman" w:hAnsi="Times New Roman" w:cs="Times New Roman"/>
          <w:color w:val="222222"/>
          <w:sz w:val="20"/>
          <w:szCs w:val="20"/>
          <w:shd w:val="clear" w:color="auto" w:fill="FFFFFF"/>
        </w:rPr>
        <w:t>Dadvand</w:t>
      </w:r>
      <w:proofErr w:type="spellEnd"/>
      <w:r w:rsidRPr="00DA40E8">
        <w:rPr>
          <w:rFonts w:ascii="Times New Roman" w:hAnsi="Times New Roman" w:cs="Times New Roman"/>
          <w:color w:val="222222"/>
          <w:sz w:val="20"/>
          <w:szCs w:val="20"/>
          <w:shd w:val="clear" w:color="auto" w:fill="FFFFFF"/>
        </w:rPr>
        <w:t>, P. (2025). Methodological guidance for selecting buffers in greenspace-health studies. The Lancet Planetary Health, 9(11).</w:t>
      </w:r>
    </w:p>
    <w:p w14:paraId="30D8108A" w14:textId="77777777" w:rsidR="006D6C31" w:rsidRPr="00DA40E8" w:rsidRDefault="0000619B" w:rsidP="006D2496">
      <w:pPr>
        <w:pStyle w:val="ListParagraph"/>
        <w:numPr>
          <w:ilvl w:val="0"/>
          <w:numId w:val="2"/>
        </w:numPr>
        <w:rPr>
          <w:rFonts w:ascii="Times New Roman" w:hAnsi="Times New Roman" w:cs="Times New Roman"/>
          <w:color w:val="222222"/>
          <w:sz w:val="20"/>
          <w:szCs w:val="20"/>
          <w:shd w:val="clear" w:color="auto" w:fill="FFFFFF"/>
        </w:rPr>
      </w:pPr>
      <w:proofErr w:type="spellStart"/>
      <w:r w:rsidRPr="00DA40E8">
        <w:rPr>
          <w:rFonts w:ascii="Times New Roman" w:hAnsi="Times New Roman" w:cs="Times New Roman"/>
          <w:color w:val="222222"/>
          <w:sz w:val="20"/>
          <w:szCs w:val="20"/>
          <w:shd w:val="clear" w:color="auto" w:fill="FFFFFF"/>
        </w:rPr>
        <w:t>Mavoa</w:t>
      </w:r>
      <w:proofErr w:type="spellEnd"/>
      <w:r w:rsidRPr="00DA40E8">
        <w:rPr>
          <w:rFonts w:ascii="Times New Roman" w:hAnsi="Times New Roman" w:cs="Times New Roman"/>
          <w:color w:val="222222"/>
          <w:sz w:val="20"/>
          <w:szCs w:val="20"/>
          <w:shd w:val="clear" w:color="auto" w:fill="FFFFFF"/>
        </w:rPr>
        <w:t xml:space="preserve">, S., Bagheri, N., </w:t>
      </w:r>
      <w:proofErr w:type="spellStart"/>
      <w:r w:rsidRPr="00DA40E8">
        <w:rPr>
          <w:rFonts w:ascii="Times New Roman" w:hAnsi="Times New Roman" w:cs="Times New Roman"/>
          <w:color w:val="222222"/>
          <w:sz w:val="20"/>
          <w:szCs w:val="20"/>
          <w:shd w:val="clear" w:color="auto" w:fill="FFFFFF"/>
        </w:rPr>
        <w:t>Koohsari</w:t>
      </w:r>
      <w:proofErr w:type="spellEnd"/>
      <w:r w:rsidRPr="00DA40E8">
        <w:rPr>
          <w:rFonts w:ascii="Times New Roman" w:hAnsi="Times New Roman" w:cs="Times New Roman"/>
          <w:color w:val="222222"/>
          <w:sz w:val="20"/>
          <w:szCs w:val="20"/>
          <w:shd w:val="clear" w:color="auto" w:fill="FFFFFF"/>
        </w:rPr>
        <w:t xml:space="preserve">, M. J., Kaczynski, A. T., Lamb, K. E., Oka, K., ... &amp; Witten, K. (2019). How do </w:t>
      </w:r>
      <w:proofErr w:type="spellStart"/>
      <w:r w:rsidRPr="00DA40E8">
        <w:rPr>
          <w:rFonts w:ascii="Times New Roman" w:hAnsi="Times New Roman" w:cs="Times New Roman"/>
          <w:color w:val="222222"/>
          <w:sz w:val="20"/>
          <w:szCs w:val="20"/>
          <w:shd w:val="clear" w:color="auto" w:fill="FFFFFF"/>
        </w:rPr>
        <w:t>neighbourhood</w:t>
      </w:r>
      <w:proofErr w:type="spellEnd"/>
      <w:r w:rsidRPr="00DA40E8">
        <w:rPr>
          <w:rFonts w:ascii="Times New Roman" w:hAnsi="Times New Roman" w:cs="Times New Roman"/>
          <w:color w:val="222222"/>
          <w:sz w:val="20"/>
          <w:szCs w:val="20"/>
          <w:shd w:val="clear" w:color="auto" w:fill="FFFFFF"/>
        </w:rPr>
        <w:t xml:space="preserve"> definitions influence the associations between built environment and physical activity?. International journal of environmental research and public health, 16(9), 1501.</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p>
    <w:p w14:paraId="70DAB258" w14:textId="100F2A57" w:rsidR="0000619B" w:rsidRPr="00DA40E8" w:rsidRDefault="0000619B" w:rsidP="006D6C31">
      <w:pPr>
        <w:pStyle w:val="ListParagraph"/>
        <w:ind w:left="0"/>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Reviewer #2: Review: Measuring the Health of Philadelphia's City Council Districts</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This interesting short report takes a novel approach of calculating health related metrics in Philadelphia council districts. The motivation for the study is to provide indicators for geopolitical districts is to provide important health data to elected officials and the public.</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Major comments</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The report was very US centric and assumed familiarity with the US electoral/district system. However, this type of research is important elsewhere. Please incorporate international examples if they exist (Eg in the Introduction/Discussion) and/or relate findings/approach to other locations.</w:t>
      </w:r>
    </w:p>
    <w:tbl>
      <w:tblPr>
        <w:tblStyle w:val="TableGrid"/>
        <w:tblW w:w="0" w:type="auto"/>
        <w:tblLook w:val="04A0" w:firstRow="1" w:lastRow="0" w:firstColumn="1" w:lastColumn="0" w:noHBand="0" w:noVBand="1"/>
      </w:tblPr>
      <w:tblGrid>
        <w:gridCol w:w="9350"/>
      </w:tblGrid>
      <w:tr w:rsidR="00CE4594" w:rsidRPr="00DA40E8" w14:paraId="4039EC41" w14:textId="77777777" w:rsidTr="00CE4594">
        <w:tc>
          <w:tcPr>
            <w:tcW w:w="9350" w:type="dxa"/>
          </w:tcPr>
          <w:p w14:paraId="0E5A7B54" w14:textId="6093845A" w:rsidR="00CE4594" w:rsidRPr="00DA40E8" w:rsidRDefault="00BA4B4F">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00CE4594" w:rsidRPr="00DA40E8">
              <w:rPr>
                <w:rFonts w:ascii="Times New Roman" w:hAnsi="Times New Roman" w:cs="Times New Roman"/>
                <w:color w:val="222222"/>
                <w:sz w:val="20"/>
                <w:szCs w:val="20"/>
              </w:rPr>
              <w:t xml:space="preserve">Thank you for this point. </w:t>
            </w:r>
            <w:r w:rsidR="00CE4594" w:rsidRPr="00DA40E8">
              <w:rPr>
                <w:rFonts w:ascii="Times New Roman" w:hAnsi="Times New Roman" w:cs="Times New Roman"/>
                <w:color w:val="000000" w:themeColor="text1"/>
                <w:sz w:val="20"/>
                <w:szCs w:val="20"/>
              </w:rPr>
              <w:t xml:space="preserve">We have included additional citations to international examples of </w:t>
            </w:r>
            <w:r w:rsidR="00FA12BA" w:rsidRPr="00DA40E8">
              <w:rPr>
                <w:rFonts w:ascii="Times New Roman" w:hAnsi="Times New Roman" w:cs="Times New Roman"/>
                <w:color w:val="000000" w:themeColor="text1"/>
                <w:sz w:val="20"/>
                <w:szCs w:val="20"/>
              </w:rPr>
              <w:t>health metrics being calculated by geopolitical district</w:t>
            </w:r>
            <w:r w:rsidRPr="00DA40E8">
              <w:rPr>
                <w:rFonts w:ascii="Times New Roman" w:hAnsi="Times New Roman" w:cs="Times New Roman"/>
                <w:color w:val="000000" w:themeColor="text1"/>
                <w:sz w:val="20"/>
                <w:szCs w:val="20"/>
              </w:rPr>
              <w:t xml:space="preserve"> (see citations 6 and 7)</w:t>
            </w:r>
          </w:p>
        </w:tc>
      </w:tr>
    </w:tbl>
    <w:p w14:paraId="356680B3"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lastRenderedPageBreak/>
        <w:br/>
      </w:r>
      <w:r w:rsidRPr="00DA40E8">
        <w:rPr>
          <w:rFonts w:ascii="Times New Roman" w:hAnsi="Times New Roman" w:cs="Times New Roman"/>
          <w:color w:val="222222"/>
          <w:sz w:val="20"/>
          <w:szCs w:val="20"/>
          <w:shd w:val="clear" w:color="auto" w:fill="FFFFFF"/>
        </w:rPr>
        <w:t>-       I understand that population and insurance data are typically available only at area level, which necessitates aggregation to council districts. However, tree</w:t>
      </w:r>
      <w:r w:rsidRPr="00DA40E8">
        <w:rPr>
          <w:rFonts w:ascii="Times New Roman" w:hAnsi="Times New Roman" w:cs="Times New Roman"/>
          <w:color w:val="222222"/>
          <w:sz w:val="20"/>
          <w:szCs w:val="20"/>
          <w:shd w:val="clear" w:color="auto" w:fill="FFFFFF"/>
        </w:rPr>
        <w:noBreakHyphen/>
        <w:t>canopy data are usually provided as high</w:t>
      </w:r>
      <w:r w:rsidRPr="00DA40E8">
        <w:rPr>
          <w:rFonts w:ascii="Times New Roman" w:hAnsi="Times New Roman" w:cs="Times New Roman"/>
          <w:color w:val="222222"/>
          <w:sz w:val="20"/>
          <w:szCs w:val="20"/>
          <w:shd w:val="clear" w:color="auto" w:fill="FFFFFF"/>
        </w:rPr>
        <w:noBreakHyphen/>
        <w:t>resolution raster or vector layers, allowing canopy cover to be calculated directly within council boundaries. Aggregating pre</w:t>
      </w:r>
      <w:r w:rsidRPr="00DA40E8">
        <w:rPr>
          <w:rFonts w:ascii="Times New Roman" w:hAnsi="Times New Roman" w:cs="Times New Roman"/>
          <w:color w:val="222222"/>
          <w:sz w:val="20"/>
          <w:szCs w:val="20"/>
          <w:shd w:val="clear" w:color="auto" w:fill="FFFFFF"/>
        </w:rPr>
        <w:noBreakHyphen/>
      </w:r>
      <w:proofErr w:type="spellStart"/>
      <w:r w:rsidRPr="00DA40E8">
        <w:rPr>
          <w:rFonts w:ascii="Times New Roman" w:hAnsi="Times New Roman" w:cs="Times New Roman"/>
          <w:color w:val="222222"/>
          <w:sz w:val="20"/>
          <w:szCs w:val="20"/>
          <w:shd w:val="clear" w:color="auto" w:fill="FFFFFF"/>
        </w:rPr>
        <w:t>summarised</w:t>
      </w:r>
      <w:proofErr w:type="spellEnd"/>
      <w:r w:rsidRPr="00DA40E8">
        <w:rPr>
          <w:rFonts w:ascii="Times New Roman" w:hAnsi="Times New Roman" w:cs="Times New Roman"/>
          <w:color w:val="222222"/>
          <w:sz w:val="20"/>
          <w:szCs w:val="20"/>
          <w:shd w:val="clear" w:color="auto" w:fill="FFFFFF"/>
        </w:rPr>
        <w:t xml:space="preserve"> census</w:t>
      </w:r>
      <w:r w:rsidRPr="00DA40E8">
        <w:rPr>
          <w:rFonts w:ascii="Times New Roman" w:hAnsi="Times New Roman" w:cs="Times New Roman"/>
          <w:color w:val="222222"/>
          <w:sz w:val="20"/>
          <w:szCs w:val="20"/>
          <w:shd w:val="clear" w:color="auto" w:fill="FFFFFF"/>
        </w:rPr>
        <w:noBreakHyphen/>
        <w:t>level canopy data introduces avoidable distortion from double aggregation and is likely to reduce accuracy. Please justify the decision to use area</w:t>
      </w:r>
      <w:r w:rsidRPr="00DA40E8">
        <w:rPr>
          <w:rFonts w:ascii="Times New Roman" w:hAnsi="Times New Roman" w:cs="Times New Roman"/>
          <w:color w:val="222222"/>
          <w:sz w:val="20"/>
          <w:szCs w:val="20"/>
          <w:shd w:val="clear" w:color="auto" w:fill="FFFFFF"/>
        </w:rPr>
        <w:noBreakHyphen/>
        <w:t>level canopy data, outline the limitations of this approach, and discuss how future work could instead calculate canopy cover (or any other indicator) directly from the raw spatial layer where possible.</w:t>
      </w:r>
    </w:p>
    <w:tbl>
      <w:tblPr>
        <w:tblStyle w:val="TableGrid"/>
        <w:tblW w:w="0" w:type="auto"/>
        <w:tblLook w:val="04A0" w:firstRow="1" w:lastRow="0" w:firstColumn="1" w:lastColumn="0" w:noHBand="0" w:noVBand="1"/>
      </w:tblPr>
      <w:tblGrid>
        <w:gridCol w:w="9350"/>
      </w:tblGrid>
      <w:tr w:rsidR="00A51CDE" w:rsidRPr="00DA40E8" w14:paraId="3D899001" w14:textId="77777777" w:rsidTr="00A51CDE">
        <w:tc>
          <w:tcPr>
            <w:tcW w:w="9350" w:type="dxa"/>
          </w:tcPr>
          <w:p w14:paraId="0FC1EB77" w14:textId="77777777" w:rsidR="00A51CDE" w:rsidRPr="00DA40E8" w:rsidRDefault="000216C9">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Pr="00DA40E8">
              <w:rPr>
                <w:rFonts w:ascii="Times New Roman" w:hAnsi="Times New Roman" w:cs="Times New Roman"/>
                <w:color w:val="222222"/>
                <w:sz w:val="20"/>
                <w:szCs w:val="20"/>
                <w:shd w:val="clear" w:color="auto" w:fill="FFFFFF"/>
              </w:rPr>
              <w:t>We take your point about raster data for tree canopy coverage. We chose to use</w:t>
            </w:r>
            <w:r w:rsidR="00A35A59" w:rsidRPr="00DA40E8">
              <w:rPr>
                <w:rFonts w:ascii="Times New Roman" w:hAnsi="Times New Roman" w:cs="Times New Roman"/>
                <w:color w:val="222222"/>
                <w:sz w:val="20"/>
                <w:szCs w:val="20"/>
                <w:shd w:val="clear" w:color="auto" w:fill="FFFFFF"/>
              </w:rPr>
              <w:t xml:space="preserve"> the</w:t>
            </w:r>
            <w:r w:rsidRPr="00DA40E8">
              <w:rPr>
                <w:rFonts w:ascii="Times New Roman" w:hAnsi="Times New Roman" w:cs="Times New Roman"/>
                <w:color w:val="222222"/>
                <w:sz w:val="20"/>
                <w:szCs w:val="20"/>
                <w:shd w:val="clear" w:color="auto" w:fill="FFFFFF"/>
              </w:rPr>
              <w:t xml:space="preserve"> </w:t>
            </w:r>
            <w:r w:rsidR="00A35A59" w:rsidRPr="00DA40E8">
              <w:rPr>
                <w:rFonts w:ascii="Times New Roman" w:hAnsi="Times New Roman" w:cs="Times New Roman"/>
                <w:color w:val="222222"/>
                <w:sz w:val="20"/>
                <w:szCs w:val="20"/>
                <w:shd w:val="clear" w:color="auto" w:fill="FFFFFF"/>
              </w:rPr>
              <w:t xml:space="preserve">pre-summarized data because it is easily accessible from a publicly available source. We wanted to use a data source that could be replicated by others. </w:t>
            </w:r>
            <w:r w:rsidR="00740FCA" w:rsidRPr="00DA40E8">
              <w:rPr>
                <w:rFonts w:ascii="Times New Roman" w:hAnsi="Times New Roman" w:cs="Times New Roman"/>
                <w:color w:val="222222"/>
                <w:sz w:val="20"/>
                <w:szCs w:val="20"/>
                <w:shd w:val="clear" w:color="auto" w:fill="FFFFFF"/>
              </w:rPr>
              <w:t>We have</w:t>
            </w:r>
            <w:r w:rsidR="00542701" w:rsidRPr="00DA40E8">
              <w:rPr>
                <w:rFonts w:ascii="Times New Roman" w:hAnsi="Times New Roman" w:cs="Times New Roman"/>
                <w:color w:val="222222"/>
                <w:sz w:val="20"/>
                <w:szCs w:val="20"/>
                <w:shd w:val="clear" w:color="auto" w:fill="FFFFFF"/>
              </w:rPr>
              <w:t xml:space="preserve"> added</w:t>
            </w:r>
            <w:r w:rsidR="00740FCA" w:rsidRPr="00DA40E8">
              <w:rPr>
                <w:rFonts w:ascii="Times New Roman" w:hAnsi="Times New Roman" w:cs="Times New Roman"/>
                <w:color w:val="222222"/>
                <w:sz w:val="20"/>
                <w:szCs w:val="20"/>
                <w:shd w:val="clear" w:color="auto" w:fill="FFFFFF"/>
              </w:rPr>
              <w:t xml:space="preserve"> this as a limitation in the manuscript. </w:t>
            </w:r>
          </w:p>
          <w:p w14:paraId="470061A5" w14:textId="77777777" w:rsidR="00542701" w:rsidRPr="00DA40E8" w:rsidRDefault="00542701">
            <w:pPr>
              <w:rPr>
                <w:rFonts w:ascii="Times New Roman" w:hAnsi="Times New Roman" w:cs="Times New Roman"/>
                <w:color w:val="222222"/>
                <w:sz w:val="20"/>
                <w:szCs w:val="20"/>
                <w:shd w:val="clear" w:color="auto" w:fill="FFFFFF"/>
              </w:rPr>
            </w:pPr>
          </w:p>
          <w:p w14:paraId="3D77F1F1" w14:textId="629046B1" w:rsidR="00542701" w:rsidRPr="00DA40E8" w:rsidRDefault="00542701">
            <w:pPr>
              <w:rPr>
                <w:rFonts w:ascii="Times New Roman" w:hAnsi="Times New Roman" w:cs="Times New Roman"/>
                <w:color w:val="222222"/>
                <w:sz w:val="20"/>
                <w:szCs w:val="20"/>
                <w:shd w:val="clear" w:color="auto" w:fill="FFFFFF"/>
              </w:rPr>
            </w:pPr>
            <w:r w:rsidRPr="00DA40E8">
              <w:rPr>
                <w:rFonts w:ascii="Times New Roman" w:hAnsi="Times New Roman" w:cs="Times New Roman"/>
                <w:i/>
                <w:iCs/>
                <w:sz w:val="20"/>
                <w:szCs w:val="20"/>
              </w:rPr>
              <w:t>“One important limitation to this study is that data errors introduced during the aggregation process. Future work could utilize raster tree coverage data and a more granular measure of health insurance coverage that can be more accurately aggregated to the council district level.”</w:t>
            </w:r>
          </w:p>
        </w:tc>
      </w:tr>
    </w:tbl>
    <w:p w14:paraId="20ADBE37" w14:textId="77777777" w:rsidR="00A51CDE" w:rsidRPr="00DA40E8" w:rsidRDefault="00A51CDE">
      <w:pPr>
        <w:rPr>
          <w:rFonts w:ascii="Times New Roman" w:hAnsi="Times New Roman" w:cs="Times New Roman"/>
          <w:color w:val="222222"/>
          <w:sz w:val="20"/>
          <w:szCs w:val="20"/>
          <w:shd w:val="clear" w:color="auto" w:fill="FFFFFF"/>
        </w:rPr>
      </w:pPr>
    </w:p>
    <w:p w14:paraId="0435B077" w14:textId="77777777" w:rsidR="00A51CDE"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xml:space="preserve">-       The methods used to undertake the population/area weighting were somewhat opaque. I </w:t>
      </w:r>
      <w:proofErr w:type="spellStart"/>
      <w:r w:rsidRPr="00DA40E8">
        <w:rPr>
          <w:rFonts w:ascii="Times New Roman" w:hAnsi="Times New Roman" w:cs="Times New Roman"/>
          <w:color w:val="222222"/>
          <w:sz w:val="20"/>
          <w:szCs w:val="20"/>
          <w:shd w:val="clear" w:color="auto" w:fill="FFFFFF"/>
        </w:rPr>
        <w:t>recognise</w:t>
      </w:r>
      <w:proofErr w:type="spellEnd"/>
      <w:r w:rsidRPr="00DA40E8">
        <w:rPr>
          <w:rFonts w:ascii="Times New Roman" w:hAnsi="Times New Roman" w:cs="Times New Roman"/>
          <w:color w:val="222222"/>
          <w:sz w:val="20"/>
          <w:szCs w:val="20"/>
          <w:shd w:val="clear" w:color="auto" w:fill="FFFFFF"/>
        </w:rPr>
        <w:t xml:space="preserve"> the authors have cited more detailed methods elsewhere, however please consider providing more detail on the population and area weighting approaches in this manuscript by either editing the text to make it more explicit and/or adding a sentence or two.</w:t>
      </w:r>
    </w:p>
    <w:tbl>
      <w:tblPr>
        <w:tblStyle w:val="TableGrid"/>
        <w:tblW w:w="0" w:type="auto"/>
        <w:tblLook w:val="04A0" w:firstRow="1" w:lastRow="0" w:firstColumn="1" w:lastColumn="0" w:noHBand="0" w:noVBand="1"/>
      </w:tblPr>
      <w:tblGrid>
        <w:gridCol w:w="9350"/>
      </w:tblGrid>
      <w:tr w:rsidR="00A51CDE" w:rsidRPr="00DA40E8" w14:paraId="4AB04B4F" w14:textId="77777777" w:rsidTr="00A51CDE">
        <w:tc>
          <w:tcPr>
            <w:tcW w:w="9350" w:type="dxa"/>
          </w:tcPr>
          <w:p w14:paraId="1F4F4171" w14:textId="1649618A" w:rsidR="00A51CDE" w:rsidRPr="00DA40E8" w:rsidRDefault="004F4102" w:rsidP="00BC5168">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00BC5168" w:rsidRPr="00DA40E8">
              <w:rPr>
                <w:rFonts w:ascii="Times New Roman" w:hAnsi="Times New Roman" w:cs="Times New Roman"/>
                <w:color w:val="222222"/>
                <w:sz w:val="20"/>
                <w:szCs w:val="20"/>
              </w:rPr>
              <w:t>We have edited the section under</w:t>
            </w:r>
            <w:r w:rsidR="00BC5168" w:rsidRPr="00DA40E8">
              <w:rPr>
                <w:rFonts w:ascii="Times New Roman" w:hAnsi="Times New Roman" w:cs="Times New Roman"/>
                <w:b/>
                <w:bCs/>
                <w:color w:val="222222"/>
                <w:sz w:val="20"/>
                <w:szCs w:val="20"/>
              </w:rPr>
              <w:t xml:space="preserve"> </w:t>
            </w:r>
            <w:r w:rsidR="00BC5168" w:rsidRPr="00DA40E8">
              <w:rPr>
                <w:rFonts w:ascii="Times New Roman" w:hAnsi="Times New Roman" w:cs="Times New Roman"/>
                <w:color w:val="222222"/>
                <w:sz w:val="20"/>
                <w:szCs w:val="20"/>
              </w:rPr>
              <w:t xml:space="preserve">the </w:t>
            </w:r>
            <w:r w:rsidR="00146D76" w:rsidRPr="00DA40E8">
              <w:rPr>
                <w:rFonts w:ascii="Times New Roman" w:hAnsi="Times New Roman" w:cs="Times New Roman"/>
                <w:color w:val="222222"/>
                <w:sz w:val="20"/>
                <w:szCs w:val="20"/>
              </w:rPr>
              <w:t xml:space="preserve">heading </w:t>
            </w:r>
            <w:r w:rsidR="00146D76" w:rsidRPr="00DA40E8">
              <w:rPr>
                <w:rFonts w:ascii="Times New Roman" w:hAnsi="Times New Roman" w:cs="Times New Roman"/>
                <w:i/>
                <w:iCs/>
                <w:color w:val="222222"/>
                <w:sz w:val="20"/>
                <w:szCs w:val="20"/>
              </w:rPr>
              <w:t>Data Aggregation</w:t>
            </w:r>
            <w:r w:rsidRPr="00DA40E8">
              <w:rPr>
                <w:rFonts w:ascii="Times New Roman" w:hAnsi="Times New Roman" w:cs="Times New Roman"/>
                <w:color w:val="222222"/>
                <w:sz w:val="20"/>
                <w:szCs w:val="20"/>
              </w:rPr>
              <w:t xml:space="preserve"> to provide additional clarity into the process</w:t>
            </w:r>
            <w:r w:rsidR="00BC5168" w:rsidRPr="00DA40E8">
              <w:rPr>
                <w:rFonts w:ascii="Times New Roman" w:hAnsi="Times New Roman" w:cs="Times New Roman"/>
                <w:color w:val="222222"/>
                <w:sz w:val="20"/>
                <w:szCs w:val="20"/>
              </w:rPr>
              <w:t>, and provide a citation</w:t>
            </w:r>
            <w:r w:rsidR="008C482A">
              <w:rPr>
                <w:rFonts w:ascii="Times New Roman" w:hAnsi="Times New Roman" w:cs="Times New Roman"/>
                <w:color w:val="222222"/>
                <w:sz w:val="20"/>
                <w:szCs w:val="20"/>
              </w:rPr>
              <w:t xml:space="preserve"> of</w:t>
            </w:r>
            <w:r w:rsidR="00BC5168" w:rsidRPr="00DA40E8">
              <w:rPr>
                <w:rFonts w:ascii="Times New Roman" w:hAnsi="Times New Roman" w:cs="Times New Roman"/>
                <w:color w:val="222222"/>
                <w:sz w:val="20"/>
                <w:szCs w:val="20"/>
              </w:rPr>
              <w:t xml:space="preserve"> </w:t>
            </w:r>
            <w:r w:rsidR="00D41E50" w:rsidRPr="00DA40E8">
              <w:rPr>
                <w:rFonts w:ascii="Times New Roman" w:hAnsi="Times New Roman" w:cs="Times New Roman"/>
                <w:color w:val="222222"/>
                <w:sz w:val="20"/>
                <w:szCs w:val="20"/>
              </w:rPr>
              <w:t>previous literature for readers interested in understanding the method of aggregation used for other geopolitical units</w:t>
            </w:r>
          </w:p>
          <w:p w14:paraId="75E80484" w14:textId="77777777" w:rsidR="000D6A72" w:rsidRPr="00DA40E8" w:rsidRDefault="000D6A72">
            <w:pPr>
              <w:rPr>
                <w:rFonts w:ascii="Times New Roman" w:hAnsi="Times New Roman" w:cs="Times New Roman"/>
                <w:color w:val="222222"/>
                <w:sz w:val="20"/>
                <w:szCs w:val="20"/>
              </w:rPr>
            </w:pPr>
          </w:p>
          <w:p w14:paraId="6102405A" w14:textId="0147FE69" w:rsidR="000D6A72" w:rsidRPr="00DA40E8" w:rsidRDefault="000D6A72" w:rsidP="000D6A72">
            <w:pPr>
              <w:rPr>
                <w:rFonts w:ascii="Times New Roman" w:hAnsi="Times New Roman" w:cs="Times New Roman"/>
                <w:i/>
                <w:iCs/>
                <w:sz w:val="20"/>
                <w:szCs w:val="20"/>
              </w:rPr>
            </w:pPr>
            <w:r w:rsidRPr="00DA40E8">
              <w:rPr>
                <w:rFonts w:ascii="Times New Roman" w:hAnsi="Times New Roman" w:cs="Times New Roman"/>
                <w:i/>
                <w:iCs/>
                <w:sz w:val="20"/>
                <w:szCs w:val="20"/>
              </w:rPr>
              <w:t xml:space="preserve">“Calculating metrics by council district is challenging because health data are not commonly provided by council units or in subunits that nest neatly within council districts. </w:t>
            </w:r>
            <w:r w:rsidRPr="00DA40E8">
              <w:rPr>
                <w:rFonts w:ascii="Times New Roman" w:eastAsia="Aptos" w:hAnsi="Times New Roman" w:cs="Times New Roman"/>
                <w:i/>
                <w:iCs/>
                <w:sz w:val="20"/>
                <w:szCs w:val="20"/>
              </w:rPr>
              <w:t>W</w:t>
            </w:r>
            <w:r w:rsidRPr="00DA40E8">
              <w:rPr>
                <w:rFonts w:ascii="Times New Roman" w:hAnsi="Times New Roman" w:cs="Times New Roman"/>
                <w:i/>
                <w:iCs/>
                <w:sz w:val="20"/>
                <w:szCs w:val="20"/>
              </w:rPr>
              <w:t>e used a multi-step process</w:t>
            </w:r>
            <w:r w:rsidRPr="00DA40E8">
              <w:rPr>
                <w:rFonts w:ascii="Times New Roman" w:eastAsia="Aptos" w:hAnsi="Times New Roman" w:cs="Times New Roman"/>
                <w:i/>
                <w:iCs/>
                <w:sz w:val="20"/>
                <w:szCs w:val="20"/>
              </w:rPr>
              <w:t xml:space="preserve"> to generate district-level estimates</w:t>
            </w:r>
            <w:r w:rsidRPr="00DA40E8">
              <w:rPr>
                <w:rFonts w:ascii="Times New Roman" w:hAnsi="Times New Roman" w:cs="Times New Roman"/>
                <w:i/>
                <w:iCs/>
                <w:sz w:val="20"/>
                <w:szCs w:val="20"/>
              </w:rPr>
              <w:t xml:space="preserve">. First, we obtained health data by census tract, the smallest geographic unit available for many health metrics and specifically for the Census health insurance variable. Then, we obtained population data by census block, as census blocks nest in both city council districts and census tracts (census tracts do not nest perfectly into council districts). We used the census block population to determine the proportion of the census tract that should be allocated to each district. and lastly, we aggregated the population-weighted census tracts to the district. This geospatial aggregation method that has been used and described elsewhere </w:t>
            </w:r>
            <w:r w:rsidRPr="00DA40E8">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Pr="00DA40E8">
              <w:rPr>
                <w:rFonts w:ascii="Times New Roman" w:hAnsi="Times New Roman" w:cs="Times New Roman"/>
                <w:i/>
                <w:iCs/>
                <w:sz w:val="20"/>
                <w:szCs w:val="20"/>
              </w:rPr>
              <w:instrText xml:space="preserve"> ADDIN EN.CITE </w:instrText>
            </w:r>
            <w:r w:rsidRPr="00DA40E8">
              <w:rPr>
                <w:rFonts w:ascii="Times New Roman" w:hAnsi="Times New Roman" w:cs="Times New Roman"/>
                <w:i/>
                <w:iCs/>
                <w:sz w:val="20"/>
                <w:szCs w:val="20"/>
              </w:rPr>
              <w:fldChar w:fldCharType="begin">
                <w:fldData xml:space="preserve">PEVuZE5vdGU+PENpdGU+PEF1dGhvcj5TY2huYWtlLU1haGw8L0F1dGhvcj48WWVhcj4yMDI0PC9Z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</w:fldData>
              </w:fldChar>
            </w:r>
            <w:r w:rsidRPr="00DA40E8">
              <w:rPr>
                <w:rFonts w:ascii="Times New Roman" w:hAnsi="Times New Roman" w:cs="Times New Roman"/>
                <w:i/>
                <w:iCs/>
                <w:sz w:val="20"/>
                <w:szCs w:val="20"/>
              </w:rPr>
              <w:instrText xml:space="preserve"> ADDIN EN.CITE.DATA </w:instrText>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r>
            <w:r w:rsidRPr="00DA40E8">
              <w:rPr>
                <w:rFonts w:ascii="Times New Roman" w:hAnsi="Times New Roman" w:cs="Times New Roman"/>
                <w:i/>
                <w:iCs/>
                <w:sz w:val="20"/>
                <w:szCs w:val="20"/>
              </w:rPr>
              <w:fldChar w:fldCharType="separate"/>
            </w:r>
            <w:r w:rsidRPr="00DA40E8">
              <w:rPr>
                <w:rFonts w:ascii="Times New Roman" w:hAnsi="Times New Roman" w:cs="Times New Roman"/>
                <w:i/>
                <w:iCs/>
                <w:noProof/>
                <w:sz w:val="20"/>
                <w:szCs w:val="20"/>
              </w:rPr>
              <w:t>(10, 21)</w:t>
            </w:r>
            <w:r w:rsidRPr="00DA40E8">
              <w:rPr>
                <w:rFonts w:ascii="Times New Roman" w:hAnsi="Times New Roman" w:cs="Times New Roman"/>
                <w:i/>
                <w:iCs/>
                <w:sz w:val="20"/>
                <w:szCs w:val="20"/>
              </w:rPr>
              <w:fldChar w:fldCharType="end"/>
            </w:r>
            <w:r w:rsidRPr="00DA40E8">
              <w:rPr>
                <w:rFonts w:ascii="Times New Roman" w:hAnsi="Times New Roman" w:cs="Times New Roman"/>
                <w:i/>
                <w:iCs/>
                <w:sz w:val="20"/>
                <w:szCs w:val="20"/>
              </w:rPr>
              <w:t xml:space="preserve">.” </w:t>
            </w:r>
          </w:p>
          <w:p w14:paraId="3C5602A5" w14:textId="24433533" w:rsidR="000D6A72" w:rsidRPr="00DA40E8" w:rsidRDefault="000D6A72">
            <w:pPr>
              <w:rPr>
                <w:rFonts w:ascii="Times New Roman" w:hAnsi="Times New Roman" w:cs="Times New Roman"/>
                <w:color w:val="222222"/>
                <w:sz w:val="20"/>
                <w:szCs w:val="20"/>
              </w:rPr>
            </w:pPr>
          </w:p>
        </w:tc>
      </w:tr>
    </w:tbl>
    <w:p w14:paraId="0C109E9A" w14:textId="4DA63D8A" w:rsidR="00081467" w:rsidRPr="00DA40E8" w:rsidRDefault="0000619B">
      <w:pPr>
        <w:rPr>
          <w:rFonts w:ascii="Times New Roman" w:hAnsi="Times New Roman" w:cs="Times New Roman"/>
          <w:color w:val="222222"/>
          <w:sz w:val="20"/>
          <w:szCs w:val="20"/>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Minor comments</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       Consider clearly and concisely articulating on why this approach is important, why there may be limited studies (</w:t>
      </w:r>
      <w:proofErr w:type="spellStart"/>
      <w:r w:rsidRPr="00DA40E8">
        <w:rPr>
          <w:rFonts w:ascii="Times New Roman" w:hAnsi="Times New Roman" w:cs="Times New Roman"/>
          <w:color w:val="222222"/>
          <w:sz w:val="20"/>
          <w:szCs w:val="20"/>
          <w:shd w:val="clear" w:color="auto" w:fill="FFFFFF"/>
        </w:rPr>
        <w:t>ie</w:t>
      </w:r>
      <w:proofErr w:type="spellEnd"/>
      <w:r w:rsidRPr="00DA40E8">
        <w:rPr>
          <w:rFonts w:ascii="Times New Roman" w:hAnsi="Times New Roman" w:cs="Times New Roman"/>
          <w:color w:val="222222"/>
          <w:sz w:val="20"/>
          <w:szCs w:val="20"/>
          <w:shd w:val="clear" w:color="auto" w:fill="FFFFFF"/>
        </w:rPr>
        <w:t xml:space="preserve"> are there any barriers to this type of analyses?), and, if there are barriers, how those barriers could be overcome. This could fit in the Introduction and/or Discussion</w:t>
      </w:r>
      <w:r w:rsidRPr="00DA40E8">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081467" w:rsidRPr="00DA40E8" w14:paraId="7DEC350B" w14:textId="77777777" w:rsidTr="00081467">
        <w:tc>
          <w:tcPr>
            <w:tcW w:w="9350" w:type="dxa"/>
          </w:tcPr>
          <w:p w14:paraId="5DAC5AE0" w14:textId="77777777" w:rsidR="00081467" w:rsidRPr="00DA40E8" w:rsidRDefault="00081467">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00070B8F" w:rsidRPr="00DA40E8">
              <w:rPr>
                <w:rFonts w:ascii="Times New Roman" w:hAnsi="Times New Roman" w:cs="Times New Roman"/>
                <w:color w:val="222222"/>
                <w:sz w:val="20"/>
                <w:szCs w:val="20"/>
              </w:rPr>
              <w:t xml:space="preserve">We have added the following clarifications: </w:t>
            </w:r>
          </w:p>
          <w:p w14:paraId="500B937B" w14:textId="77777777" w:rsidR="00070B8F" w:rsidRPr="00DA40E8" w:rsidRDefault="00070B8F">
            <w:pPr>
              <w:rPr>
                <w:rFonts w:ascii="Times New Roman" w:hAnsi="Times New Roman" w:cs="Times New Roman"/>
                <w:color w:val="222222"/>
                <w:sz w:val="20"/>
                <w:szCs w:val="20"/>
              </w:rPr>
            </w:pPr>
          </w:p>
          <w:p w14:paraId="64DF4EBF" w14:textId="77777777" w:rsidR="00070B8F" w:rsidRPr="00DA40E8" w:rsidRDefault="00070B8F">
            <w:pPr>
              <w:rPr>
                <w:rFonts w:ascii="Times New Roman" w:hAnsi="Times New Roman" w:cs="Times New Roman"/>
                <w:i/>
                <w:iCs/>
                <w:sz w:val="20"/>
                <w:szCs w:val="20"/>
              </w:rPr>
            </w:pPr>
            <w:r w:rsidRPr="00DA40E8">
              <w:rPr>
                <w:rFonts w:ascii="Times New Roman" w:hAnsi="Times New Roman" w:cs="Times New Roman"/>
                <w:i/>
                <w:iCs/>
                <w:sz w:val="20"/>
                <w:szCs w:val="20"/>
              </w:rPr>
              <w:t>However, to our knowledge no studies in the US have reported health metrics using City Council district boundaries as it can be difficult to aggregate data to boundaries outside of those typically used in public health in the US (i.e. census tracts, counties, and zip codes).</w:t>
            </w:r>
          </w:p>
          <w:p w14:paraId="636E3116" w14:textId="77777777" w:rsidR="00BA61E5" w:rsidRPr="00DA40E8" w:rsidRDefault="00BA61E5">
            <w:pPr>
              <w:rPr>
                <w:rFonts w:ascii="Times New Roman" w:hAnsi="Times New Roman" w:cs="Times New Roman"/>
                <w:i/>
                <w:iCs/>
                <w:sz w:val="20"/>
                <w:szCs w:val="20"/>
              </w:rPr>
            </w:pPr>
          </w:p>
          <w:p w14:paraId="678BEC11" w14:textId="155DF77B" w:rsidR="00BA61E5" w:rsidRPr="00DA40E8" w:rsidRDefault="00BA61E5">
            <w:pPr>
              <w:rPr>
                <w:rFonts w:ascii="Times New Roman" w:hAnsi="Times New Roman" w:cs="Times New Roman"/>
                <w:color w:val="222222"/>
                <w:sz w:val="20"/>
                <w:szCs w:val="20"/>
              </w:rPr>
            </w:pPr>
            <w:r w:rsidRPr="00DA40E8">
              <w:rPr>
                <w:rFonts w:ascii="Times New Roman" w:hAnsi="Times New Roman" w:cs="Times New Roman"/>
                <w:i/>
                <w:iCs/>
                <w:sz w:val="20"/>
                <w:szCs w:val="20"/>
              </w:rPr>
              <w:t>Here, we use Philadelphia as a case study to explore health outcomes by City Council district and detail an approach that can be applied to other US cities.</w:t>
            </w:r>
          </w:p>
        </w:tc>
      </w:tr>
    </w:tbl>
    <w:p w14:paraId="771FA68C" w14:textId="695C114D"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lastRenderedPageBreak/>
        <w:br/>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rPr>
        <w:br/>
      </w:r>
      <w:r w:rsidRPr="00DA40E8">
        <w:rPr>
          <w:rFonts w:ascii="Times New Roman" w:hAnsi="Times New Roman" w:cs="Times New Roman"/>
          <w:b/>
          <w:bCs/>
          <w:color w:val="222222"/>
          <w:sz w:val="20"/>
          <w:szCs w:val="20"/>
          <w:shd w:val="clear" w:color="auto" w:fill="FFFFFF"/>
        </w:rPr>
        <w:t>Reviewer #3: Thank you for the opportunity to review this article titled Measuring the Health of Philadelphia's City Council Districts. I offer the following comments to improve the manuscript.</w:t>
      </w:r>
      <w:r w:rsidRPr="00DA40E8">
        <w:rPr>
          <w:rFonts w:ascii="Times New Roman" w:hAnsi="Times New Roman" w:cs="Times New Roman"/>
          <w:b/>
          <w:bCs/>
          <w:color w:val="222222"/>
          <w:sz w:val="20"/>
          <w:szCs w:val="20"/>
        </w:rPr>
        <w:br/>
      </w:r>
    </w:p>
    <w:p w14:paraId="112D97DE" w14:textId="60AFF91A"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Major Comments</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Introduction </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There is a clear motivation articulated which aligns public</w:t>
      </w:r>
      <w:r w:rsidRPr="00DA40E8">
        <w:rPr>
          <w:rFonts w:ascii="Times New Roman" w:hAnsi="Times New Roman" w:cs="Times New Roman"/>
          <w:color w:val="222222"/>
          <w:sz w:val="20"/>
          <w:szCs w:val="20"/>
          <w:shd w:val="clear" w:color="auto" w:fill="FFFFFF"/>
        </w:rPr>
        <w:noBreakHyphen/>
        <w:t xml:space="preserve">health metrics with political accountability units (city council districts) to inform elected officials and constituents. There is a concise literature positioning with prior work at congressional and state legislative levels; clear gap at city council level. Specific, tractable aim for a brief report to illustrate feasibility and utility with two indicators in Philadelphia. I have several concerns &amp; required improvements. </w:t>
      </w:r>
    </w:p>
    <w:p w14:paraId="1E95C4DF"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Claim of novelty ("no studies … using City Council district boundaries") needs careful wording; if based on authors' knowledge, frame as "to our knowledge" and ensure the references sufficiently support the claim. </w:t>
      </w:r>
    </w:p>
    <w:tbl>
      <w:tblPr>
        <w:tblStyle w:val="TableGrid"/>
        <w:tblW w:w="0" w:type="auto"/>
        <w:tblLook w:val="04A0" w:firstRow="1" w:lastRow="0" w:firstColumn="1" w:lastColumn="0" w:noHBand="0" w:noVBand="1"/>
      </w:tblPr>
      <w:tblGrid>
        <w:gridCol w:w="9350"/>
      </w:tblGrid>
      <w:tr w:rsidR="00081467" w:rsidRPr="00DA40E8" w14:paraId="7CB7B4B4" w14:textId="77777777" w:rsidTr="00081467">
        <w:tc>
          <w:tcPr>
            <w:tcW w:w="9350" w:type="dxa"/>
          </w:tcPr>
          <w:p w14:paraId="32466BE0" w14:textId="77777777" w:rsidR="00081467" w:rsidRPr="00DA40E8" w:rsidRDefault="00CA6C49">
            <w:pPr>
              <w:rPr>
                <w:rFonts w:ascii="Times New Roman" w:hAnsi="Times New Roman" w:cs="Times New Roman"/>
                <w:color w:val="000000" w:themeColor="text1"/>
                <w:sz w:val="20"/>
                <w:szCs w:val="20"/>
                <w:shd w:val="clear" w:color="auto" w:fill="FFFFFF"/>
              </w:rPr>
            </w:pPr>
            <w:r w:rsidRPr="00DA40E8">
              <w:rPr>
                <w:rFonts w:ascii="Times New Roman" w:hAnsi="Times New Roman" w:cs="Times New Roman"/>
                <w:b/>
                <w:bCs/>
                <w:color w:val="000000" w:themeColor="text1"/>
                <w:sz w:val="20"/>
                <w:szCs w:val="20"/>
                <w:shd w:val="clear" w:color="auto" w:fill="FFFFFF"/>
              </w:rPr>
              <w:t xml:space="preserve">Response: </w:t>
            </w:r>
            <w:r w:rsidRPr="00DA40E8">
              <w:rPr>
                <w:rFonts w:ascii="Times New Roman" w:hAnsi="Times New Roman" w:cs="Times New Roman"/>
                <w:color w:val="000000" w:themeColor="text1"/>
                <w:sz w:val="20"/>
                <w:szCs w:val="20"/>
                <w:shd w:val="clear" w:color="auto" w:fill="FFFFFF"/>
              </w:rPr>
              <w:t xml:space="preserve">we have revised the sentence </w:t>
            </w:r>
            <w:r w:rsidR="00344582" w:rsidRPr="00DA40E8">
              <w:rPr>
                <w:rFonts w:ascii="Times New Roman" w:hAnsi="Times New Roman" w:cs="Times New Roman"/>
                <w:color w:val="000000" w:themeColor="text1"/>
                <w:sz w:val="20"/>
                <w:szCs w:val="20"/>
                <w:shd w:val="clear" w:color="auto" w:fill="FFFFFF"/>
              </w:rPr>
              <w:t>in the introduction to say:</w:t>
            </w:r>
          </w:p>
          <w:p w14:paraId="47B4C35D" w14:textId="4710F50A" w:rsidR="00344582" w:rsidRPr="00DA40E8" w:rsidRDefault="00344582">
            <w:pPr>
              <w:rPr>
                <w:rFonts w:ascii="Times New Roman" w:hAnsi="Times New Roman" w:cs="Times New Roman"/>
                <w:i/>
                <w:iCs/>
                <w:color w:val="222222"/>
                <w:sz w:val="20"/>
                <w:szCs w:val="20"/>
                <w:shd w:val="clear" w:color="auto" w:fill="FFFFFF"/>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However, to our knowledge no studies in the US have reported health metrics using City Council district boundaries as it can be difficult to aggregate data to boundaries outside of those typically used in public health in the US (i.e. census tracts, counties, and zip codes).”</w:t>
            </w:r>
          </w:p>
        </w:tc>
      </w:tr>
    </w:tbl>
    <w:p w14:paraId="0565BB74" w14:textId="77777777" w:rsidR="00081467" w:rsidRPr="00DA40E8" w:rsidRDefault="00081467">
      <w:pPr>
        <w:rPr>
          <w:rFonts w:ascii="Times New Roman" w:hAnsi="Times New Roman" w:cs="Times New Roman"/>
          <w:color w:val="222222"/>
          <w:sz w:val="20"/>
          <w:szCs w:val="20"/>
          <w:shd w:val="clear" w:color="auto" w:fill="FFFFFF"/>
        </w:rPr>
      </w:pPr>
    </w:p>
    <w:p w14:paraId="29B57C80"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Why these two metrics? (tree canopy; health insurance). Provide a one</w:t>
      </w:r>
      <w:r w:rsidRPr="00DA40E8">
        <w:rPr>
          <w:rFonts w:ascii="Times New Roman" w:hAnsi="Times New Roman" w:cs="Times New Roman"/>
          <w:color w:val="222222"/>
          <w:sz w:val="20"/>
          <w:szCs w:val="20"/>
          <w:shd w:val="clear" w:color="auto" w:fill="FFFFFF"/>
        </w:rPr>
        <w:noBreakHyphen/>
        <w:t>sentence, theory</w:t>
      </w:r>
      <w:r w:rsidRPr="00DA40E8">
        <w:rPr>
          <w:rFonts w:ascii="Times New Roman" w:hAnsi="Times New Roman" w:cs="Times New Roman"/>
          <w:color w:val="222222"/>
          <w:sz w:val="20"/>
          <w:szCs w:val="20"/>
          <w:shd w:val="clear" w:color="auto" w:fill="FFFFFF"/>
        </w:rPr>
        <w:noBreakHyphen/>
        <w:t>anchored justification linking each metric to city</w:t>
      </w:r>
      <w:r w:rsidRPr="00DA40E8">
        <w:rPr>
          <w:rFonts w:ascii="Times New Roman" w:hAnsi="Times New Roman" w:cs="Times New Roman"/>
          <w:color w:val="222222"/>
          <w:sz w:val="20"/>
          <w:szCs w:val="20"/>
          <w:shd w:val="clear" w:color="auto" w:fill="FFFFFF"/>
        </w:rPr>
        <w:noBreakHyphen/>
        <w:t>level levers (e.g., greening, heat mitigation; outreach/enrollment partnerships). This will make the choice feel principled rather than ad hoc.</w:t>
      </w:r>
    </w:p>
    <w:tbl>
      <w:tblPr>
        <w:tblStyle w:val="TableGrid"/>
        <w:tblW w:w="0" w:type="auto"/>
        <w:tblLook w:val="04A0" w:firstRow="1" w:lastRow="0" w:firstColumn="1" w:lastColumn="0" w:noHBand="0" w:noVBand="1"/>
      </w:tblPr>
      <w:tblGrid>
        <w:gridCol w:w="9350"/>
      </w:tblGrid>
      <w:tr w:rsidR="00081467" w:rsidRPr="00DA40E8" w14:paraId="4FBA144B" w14:textId="77777777" w:rsidTr="00081467">
        <w:tc>
          <w:tcPr>
            <w:tcW w:w="9350" w:type="dxa"/>
          </w:tcPr>
          <w:p w14:paraId="034CBA57" w14:textId="77777777" w:rsidR="00D8766D" w:rsidRPr="00DA40E8" w:rsidRDefault="00124012">
            <w:pPr>
              <w:rPr>
                <w:rFonts w:ascii="Times New Roman" w:hAnsi="Times New Roman" w:cs="Times New Roman"/>
                <w:b/>
                <w:bCs/>
                <w:color w:val="000000" w:themeColor="text1"/>
                <w:sz w:val="20"/>
                <w:szCs w:val="20"/>
                <w:shd w:val="clear" w:color="auto" w:fill="FFFFFF"/>
              </w:rPr>
            </w:pPr>
            <w:r w:rsidRPr="00DA40E8">
              <w:rPr>
                <w:rFonts w:ascii="Times New Roman" w:hAnsi="Times New Roman" w:cs="Times New Roman"/>
                <w:b/>
                <w:bCs/>
                <w:color w:val="000000" w:themeColor="text1"/>
                <w:sz w:val="20"/>
                <w:szCs w:val="20"/>
                <w:shd w:val="clear" w:color="auto" w:fill="FFFFFF"/>
              </w:rPr>
              <w:t xml:space="preserve">Response: </w:t>
            </w:r>
            <w:r w:rsidRPr="00DA40E8">
              <w:rPr>
                <w:rFonts w:ascii="Times New Roman" w:hAnsi="Times New Roman" w:cs="Times New Roman"/>
                <w:color w:val="000000" w:themeColor="text1"/>
                <w:sz w:val="20"/>
                <w:szCs w:val="20"/>
                <w:shd w:val="clear" w:color="auto" w:fill="FFFFFF"/>
              </w:rPr>
              <w:t>We have moved this sentence from the methods further up into the introduction</w:t>
            </w:r>
            <w:r w:rsidR="00D8766D" w:rsidRPr="00DA40E8">
              <w:rPr>
                <w:rFonts w:ascii="Times New Roman" w:hAnsi="Times New Roman" w:cs="Times New Roman"/>
                <w:color w:val="000000" w:themeColor="text1"/>
                <w:sz w:val="20"/>
                <w:szCs w:val="20"/>
                <w:shd w:val="clear" w:color="auto" w:fill="FFFFFF"/>
              </w:rPr>
              <w:t>.</w:t>
            </w:r>
            <w:r w:rsidR="00D8766D" w:rsidRPr="00DA40E8">
              <w:rPr>
                <w:rFonts w:ascii="Times New Roman" w:hAnsi="Times New Roman" w:cs="Times New Roman"/>
                <w:b/>
                <w:bCs/>
                <w:color w:val="000000" w:themeColor="text1"/>
                <w:sz w:val="20"/>
                <w:szCs w:val="20"/>
                <w:shd w:val="clear" w:color="auto" w:fill="FFFFFF"/>
              </w:rPr>
              <w:t xml:space="preserve"> </w:t>
            </w:r>
          </w:p>
          <w:p w14:paraId="4915DE25" w14:textId="77777777" w:rsidR="00D8766D" w:rsidRPr="00DA40E8" w:rsidRDefault="00D8766D">
            <w:pPr>
              <w:rPr>
                <w:rFonts w:ascii="Times New Roman" w:hAnsi="Times New Roman" w:cs="Times New Roman"/>
                <w:b/>
                <w:bCs/>
                <w:color w:val="EE0000"/>
                <w:sz w:val="20"/>
                <w:szCs w:val="20"/>
                <w:shd w:val="clear" w:color="auto" w:fill="FFFFFF"/>
              </w:rPr>
            </w:pPr>
          </w:p>
          <w:p w14:paraId="50A7644B" w14:textId="77777777" w:rsidR="00722EBE" w:rsidRPr="00722EBE" w:rsidRDefault="00722EBE" w:rsidP="00722EBE">
            <w:pPr>
              <w:rPr>
                <w:rFonts w:ascii="Times New Roman" w:hAnsi="Times New Roman" w:cs="Times New Roman"/>
                <w:i/>
                <w:iCs/>
                <w:sz w:val="20"/>
                <w:szCs w:val="20"/>
              </w:rPr>
            </w:pPr>
            <w:r w:rsidRPr="00722EBE">
              <w:rPr>
                <w:rFonts w:ascii="Times New Roman" w:hAnsi="Times New Roman" w:cs="Times New Roman"/>
                <w:i/>
                <w:iCs/>
                <w:sz w:val="20"/>
                <w:szCs w:val="20"/>
              </w:rPr>
              <w:t xml:space="preserve">These metrics were selected because they are timely and relevant public health metrics that show variation in distributions across City Council Districts and warrant different types of public health responses. They are also associated with improved health outcomes, for example, greater tree canopy coverage is associated with lower odds of gun violence </w:t>
            </w:r>
            <w:r w:rsidRPr="00722EBE">
              <w:rPr>
                <w:rFonts w:ascii="Times New Roman" w:hAnsi="Times New Roman" w:cs="Times New Roman"/>
                <w:i/>
                <w:iCs/>
                <w:sz w:val="20"/>
                <w:szCs w:val="20"/>
              </w:rPr>
              <w:fldChar w:fldCharType="begin"/>
            </w:r>
            <w:r w:rsidRPr="00722EBE">
              <w:rPr>
                <w:rFonts w:ascii="Times New Roman" w:hAnsi="Times New Roman" w:cs="Times New Roman"/>
                <w:i/>
                <w:iCs/>
                <w:sz w:val="20"/>
                <w:szCs w:val="20"/>
              </w:rPr>
              <w:instrText xml:space="preserve"> ADDIN EN.CITE &lt;EndNote&gt;&lt;Cite&gt;&lt;Author&gt;Kondo&lt;/Author&gt;&lt;Year&gt;2017&lt;/Year&gt;&lt;RecNum&gt;356&lt;/RecNum&gt;&lt;DisplayText&gt;(21)&lt;/DisplayText&gt;&lt;record&gt;&lt;rec-number&gt;356&lt;/rec-number&gt;&lt;foreign-keys&gt;&lt;key app="EN" db-id="5ax92wdr7adtz5etxvfxdfr0s5z2etvt2v0z" timestamp="1779724832" guid="0bf4de50-b258-474e-a3f0-d130d4d4b3ad"&gt;356&lt;/key&gt;&lt;/foreign-keys&gt;&lt;ref-type name="Journal Article"&gt;17&lt;/ref-type&gt;&lt;contributors&gt;&lt;authors&gt;&lt;author&gt;Kondo, M. C.&lt;/author&gt;&lt;author&gt;South, E. C.&lt;/author&gt;&lt;author&gt;Branas, C. C.&lt;/author&gt;&lt;author&gt;Richmond, T. S.&lt;/author&gt;&lt;author&gt;Wiebe, D. J.&lt;/author&gt;&lt;/authors&gt;&lt;/contributors&gt;&lt;titles&gt;&lt;title&gt;The Association Between Urban Tree Cover and Gun Assault: A Case-Control and Case-Crossover Study&lt;/title&gt;&lt;secondary-title&gt;Am J Epidemiol&lt;/secondary-title&gt;&lt;/titles&gt;&lt;periodical&gt;&lt;full-title&gt;Am J Epidemiol&lt;/full-title&gt;&lt;/periodical&gt;&lt;pages&gt;289-296&lt;/pages&gt;&lt;volume&gt;186&lt;/volume&gt;&lt;number&gt;3&lt;/number&gt;&lt;keywords&gt;&lt;keyword&gt;Adolescent&lt;/keyword&gt;&lt;keyword&gt;Case-Control Studies&lt;/keyword&gt;&lt;keyword&gt;Child&lt;/keyword&gt;&lt;keyword&gt;Cross-Over Studies&lt;/keyword&gt;&lt;keyword&gt;Firearms/statistics &amp;amp; numerical data&lt;/keyword&gt;&lt;keyword&gt;Humans&lt;/keyword&gt;&lt;keyword&gt;Male&lt;/keyword&gt;&lt;keyword&gt;Philadelphia/epidemiology&lt;/keyword&gt;&lt;keyword&gt;Risk Factors&lt;/keyword&gt;&lt;keyword&gt;*Trees&lt;/keyword&gt;&lt;keyword&gt;Urban Population/*statistics &amp;amp; numerical data&lt;/keyword&gt;&lt;keyword&gt;Wounds, Gunshot/*epidemiology/etiology&lt;/keyword&gt;&lt;keyword&gt;Young Adult&lt;/keyword&gt;&lt;keyword&gt;firearm violence&lt;/keyword&gt;&lt;keyword&gt;green space exposure&lt;/keyword&gt;&lt;keyword&gt;gun assault&lt;/keyword&gt;&lt;keyword&gt;urban tree canopy&lt;/keyword&gt;&lt;/keywords&gt;&lt;dates&gt;&lt;year&gt;2017&lt;/year&gt;&lt;pub-dates&gt;&lt;date&gt;Aug 1&lt;/date&gt;&lt;/pub-dates&gt;&lt;/dates&gt;&lt;isbn&gt;1476-6256 (Electronic)&amp;#xD;0002-9262 (Print)&amp;#xD;0002-9262 (Linking)&lt;/isbn&gt;&lt;accession-num&gt;28481962&lt;/accession-num&gt;&lt;urls&gt;&lt;related-urls&gt;&lt;url&gt;https://www.ncbi.nlm.nih.gov/pubmed/28481962&lt;/url&gt;&lt;/related-urls&gt;&lt;/urls&gt;&lt;custom2&gt;PMC5860224&lt;/custom2&gt;&lt;electronic-resource-num&gt;10.1093/aje/kwx096&lt;/electronic-resource-num&gt;&lt;remote-database-name&gt;Medline&lt;/remote-database-name&gt;&lt;remote-database-provider&gt;NLM&lt;/remote-database-provider&gt;&lt;/record&gt;&lt;/Cite&gt;&lt;/EndNote&gt;</w:instrText>
            </w:r>
            <w:r w:rsidRPr="00722EBE">
              <w:rPr>
                <w:rFonts w:ascii="Times New Roman" w:hAnsi="Times New Roman" w:cs="Times New Roman"/>
                <w:i/>
                <w:iCs/>
                <w:sz w:val="20"/>
                <w:szCs w:val="20"/>
              </w:rPr>
              <w:fldChar w:fldCharType="separate"/>
            </w:r>
            <w:r w:rsidRPr="00722EBE">
              <w:rPr>
                <w:rFonts w:ascii="Times New Roman" w:hAnsi="Times New Roman" w:cs="Times New Roman"/>
                <w:i/>
                <w:iCs/>
                <w:sz w:val="20"/>
                <w:szCs w:val="20"/>
              </w:rPr>
              <w:t>(21)</w:t>
            </w:r>
            <w:r w:rsidRPr="00722EBE">
              <w:rPr>
                <w:rFonts w:ascii="Times New Roman" w:hAnsi="Times New Roman" w:cs="Times New Roman"/>
                <w:i/>
                <w:iCs/>
                <w:sz w:val="20"/>
                <w:szCs w:val="20"/>
              </w:rPr>
              <w:fldChar w:fldCharType="end"/>
            </w:r>
            <w:r w:rsidRPr="00722EBE">
              <w:rPr>
                <w:rFonts w:ascii="Times New Roman" w:hAnsi="Times New Roman" w:cs="Times New Roman"/>
                <w:i/>
                <w:iCs/>
                <w:sz w:val="20"/>
                <w:szCs w:val="20"/>
              </w:rPr>
              <w:t xml:space="preserve"> and lower premature mortality </w:t>
            </w:r>
            <w:r w:rsidRPr="00722EBE">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722EBE">
              <w:rPr>
                <w:rFonts w:ascii="Times New Roman" w:hAnsi="Times New Roman" w:cs="Times New Roman"/>
                <w:i/>
                <w:iCs/>
                <w:sz w:val="20"/>
                <w:szCs w:val="20"/>
              </w:rPr>
              <w:instrText xml:space="preserve"> ADDIN EN.CITE </w:instrText>
            </w:r>
            <w:r w:rsidRPr="00722EBE">
              <w:rPr>
                <w:rFonts w:ascii="Times New Roman" w:hAnsi="Times New Roman" w:cs="Times New Roman"/>
                <w:i/>
                <w:iCs/>
                <w:sz w:val="20"/>
                <w:szCs w:val="20"/>
              </w:rPr>
              <w:fldChar w:fldCharType="begin">
                <w:fldData xml:space="preserve">PEVuZE5vdGU+PENpdGU+PEF1dGhvcj5Lb25kbzwvQXV0aG9yPjxZZWFyPjIwMjA8L1llYXI+PFJl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</w:fldData>
              </w:fldChar>
            </w:r>
            <w:r w:rsidRPr="00722EBE">
              <w:rPr>
                <w:rFonts w:ascii="Times New Roman" w:hAnsi="Times New Roman" w:cs="Times New Roman"/>
                <w:i/>
                <w:iCs/>
                <w:sz w:val="20"/>
                <w:szCs w:val="20"/>
              </w:rPr>
              <w:instrText xml:space="preserve"> ADDIN EN.CITE.DATA </w:instrText>
            </w:r>
            <w:r w:rsidRPr="00722EBE">
              <w:rPr>
                <w:rFonts w:ascii="Times New Roman" w:hAnsi="Times New Roman" w:cs="Times New Roman"/>
                <w:i/>
                <w:iCs/>
                <w:sz w:val="20"/>
                <w:szCs w:val="20"/>
              </w:rPr>
            </w:r>
            <w:r w:rsidRPr="00722EBE">
              <w:rPr>
                <w:rFonts w:ascii="Times New Roman" w:hAnsi="Times New Roman" w:cs="Times New Roman"/>
                <w:i/>
                <w:iCs/>
                <w:sz w:val="20"/>
                <w:szCs w:val="20"/>
              </w:rPr>
              <w:fldChar w:fldCharType="end"/>
            </w:r>
            <w:r w:rsidRPr="00722EBE">
              <w:rPr>
                <w:rFonts w:ascii="Times New Roman" w:hAnsi="Times New Roman" w:cs="Times New Roman"/>
                <w:i/>
                <w:iCs/>
                <w:sz w:val="20"/>
                <w:szCs w:val="20"/>
              </w:rPr>
            </w:r>
            <w:r w:rsidRPr="00722EBE">
              <w:rPr>
                <w:rFonts w:ascii="Times New Roman" w:hAnsi="Times New Roman" w:cs="Times New Roman"/>
                <w:i/>
                <w:iCs/>
                <w:sz w:val="20"/>
                <w:szCs w:val="20"/>
              </w:rPr>
              <w:fldChar w:fldCharType="separate"/>
            </w:r>
            <w:r w:rsidRPr="00722EBE">
              <w:rPr>
                <w:rFonts w:ascii="Times New Roman" w:hAnsi="Times New Roman" w:cs="Times New Roman"/>
                <w:i/>
                <w:iCs/>
                <w:sz w:val="20"/>
                <w:szCs w:val="20"/>
              </w:rPr>
              <w:t>(22)</w:t>
            </w:r>
            <w:r w:rsidRPr="00722EBE">
              <w:rPr>
                <w:rFonts w:ascii="Times New Roman" w:hAnsi="Times New Roman" w:cs="Times New Roman"/>
                <w:i/>
                <w:iCs/>
                <w:sz w:val="20"/>
                <w:szCs w:val="20"/>
              </w:rPr>
              <w:fldChar w:fldCharType="end"/>
            </w:r>
            <w:r w:rsidRPr="00722EBE">
              <w:rPr>
                <w:rFonts w:ascii="Times New Roman" w:hAnsi="Times New Roman" w:cs="Times New Roman"/>
                <w:i/>
                <w:iCs/>
                <w:sz w:val="20"/>
                <w:szCs w:val="20"/>
              </w:rPr>
              <w:t xml:space="preserve"> and health insurance has been shown to reduce mortality </w:t>
            </w:r>
            <w:r w:rsidRPr="00722EBE">
              <w:rPr>
                <w:rFonts w:ascii="Times New Roman" w:hAnsi="Times New Roman" w:cs="Times New Roman"/>
                <w:i/>
                <w:iCs/>
                <w:sz w:val="20"/>
                <w:szCs w:val="20"/>
              </w:rPr>
              <w:fldChar w:fldCharType="begin"/>
            </w:r>
            <w:r w:rsidRPr="00722EBE">
              <w:rPr>
                <w:rFonts w:ascii="Times New Roman" w:hAnsi="Times New Roman" w:cs="Times New Roman"/>
                <w:i/>
                <w:iCs/>
                <w:sz w:val="20"/>
                <w:szCs w:val="20"/>
              </w:rPr>
              <w:instrText xml:space="preserve"> ADDIN EN.CITE &lt;EndNote&gt;&lt;Cite&gt;&lt;Author&gt;Levy&lt;/Author&gt;&lt;Year&gt;2025&lt;/Year&gt;&lt;RecNum&gt;708&lt;/RecNum&gt;&lt;DisplayText&gt;(23)&lt;/DisplayText&gt;&lt;record&gt;&lt;rec-number&gt;708&lt;/rec-number&gt;&lt;foreign-keys&gt;&lt;key app="EN" db-id="5ax92wdr7adtz5etxvfxdfr0s5z2etvt2v0z" timestamp="1783384502"&gt;708&lt;/key&gt;&lt;/foreign-keys&gt;&lt;ref-type name="Journal Article"&gt;17&lt;/ref-type&gt;&lt;contributors&gt;&lt;authors&gt;&lt;author&gt;Levy, H.&lt;/author&gt;&lt;author&gt;Buchmueller, T. C.&lt;/author&gt;&lt;/authors&gt;&lt;/contributors&gt;&lt;auth-address&gt;Institute for Social Research, University of Michigan, Ann Arbor, Michigan, USA; email: hlevy@umich.edu.&amp;#xD;Ross School of Business, University of Michigan, Ann Arbor, Michigan, USA.&lt;/auth-address&gt;&lt;titles&gt;&lt;title&gt;The Impact of Health Insurance on Mortality&lt;/title&gt;&lt;secondary-title&gt;Annu Rev Public Health&lt;/secondary-title&gt;&lt;/titles&gt;&lt;periodical&gt;&lt;full-title&gt;Annu Rev Public Health&lt;/full-title&gt;&lt;/periodical&gt;&lt;pages&gt;541-550&lt;/pages&gt;&lt;volume&gt;46&lt;/volume&gt;&lt;number&gt;1&lt;/number&gt;&lt;edition&gt;20250110&lt;/edition&gt;&lt;keywords&gt;&lt;keyword&gt;Humans&lt;/keyword&gt;&lt;keyword&gt;*Insurance, Health/statistics &amp;amp; numerical data&lt;/keyword&gt;&lt;keyword&gt;*Mortality/trends&lt;/keyword&gt;&lt;keyword&gt;Child&lt;/keyword&gt;&lt;keyword&gt;Adult&lt;/keyword&gt;&lt;keyword&gt;*Insurance Coverage/statistics &amp;amp; numerical data&lt;/keyword&gt;&lt;keyword&gt;Middle Aged&lt;/keyword&gt;&lt;keyword&gt;United States/epidemiology&lt;/keyword&gt;&lt;keyword&gt;Aged&lt;/keyword&gt;&lt;keyword&gt;Child, Preschool&lt;/keyword&gt;&lt;keyword&gt;Adolescent&lt;/keyword&gt;&lt;keyword&gt;Medicaid&lt;/keyword&gt;&lt;keyword&gt;Medicare&lt;/keyword&gt;&lt;keyword&gt;health insurance&lt;/keyword&gt;&lt;keyword&gt;mortality&lt;/keyword&gt;&lt;keyword&gt;uninsured&lt;/keyword&gt;&lt;/keywords&gt;&lt;dates&gt;&lt;year&gt;2025&lt;/year&gt;&lt;pub-dates&gt;&lt;date&gt;Apr&lt;/date&gt;&lt;/pub-dates&gt;&lt;/dates&gt;&lt;isbn&gt;1545-2093 (Electronic)&amp;#xD;0163-7525 (Linking)&lt;/isbn&gt;&lt;accession-num&gt;39792985&lt;/accession-num&gt;&lt;urls&gt;&lt;related-urls&gt;&lt;url&gt;https://www.ncbi.nlm.nih.gov/pubmed/39792985&lt;/url&gt;&lt;/related-urls&gt;&lt;/urls&gt;&lt;electronic-resource-num&gt;10.1146/annurev-publhealth-061022-042335&lt;/electronic-resource-num&gt;&lt;remote-database-name&gt;Medline&lt;/remote-database-name&gt;&lt;remote-database-provider&gt;NLM&lt;/remote-database-provider&gt;&lt;/record&gt;&lt;/Cite&gt;&lt;/EndNote&gt;</w:instrText>
            </w:r>
            <w:r w:rsidRPr="00722EBE">
              <w:rPr>
                <w:rFonts w:ascii="Times New Roman" w:hAnsi="Times New Roman" w:cs="Times New Roman"/>
                <w:i/>
                <w:iCs/>
                <w:sz w:val="20"/>
                <w:szCs w:val="20"/>
              </w:rPr>
              <w:fldChar w:fldCharType="separate"/>
            </w:r>
            <w:r w:rsidRPr="00722EBE">
              <w:rPr>
                <w:rFonts w:ascii="Times New Roman" w:hAnsi="Times New Roman" w:cs="Times New Roman"/>
                <w:i/>
                <w:iCs/>
                <w:noProof/>
                <w:sz w:val="20"/>
                <w:szCs w:val="20"/>
              </w:rPr>
              <w:t>(23)</w:t>
            </w:r>
            <w:r w:rsidRPr="00722EBE">
              <w:rPr>
                <w:rFonts w:ascii="Times New Roman" w:hAnsi="Times New Roman" w:cs="Times New Roman"/>
                <w:i/>
                <w:iCs/>
                <w:sz w:val="20"/>
                <w:szCs w:val="20"/>
              </w:rPr>
              <w:fldChar w:fldCharType="end"/>
            </w:r>
            <w:r w:rsidRPr="00722EBE">
              <w:rPr>
                <w:rFonts w:ascii="Times New Roman" w:hAnsi="Times New Roman" w:cs="Times New Roman"/>
                <w:i/>
                <w:iCs/>
                <w:sz w:val="20"/>
                <w:szCs w:val="20"/>
              </w:rPr>
              <w:t>.</w:t>
            </w:r>
          </w:p>
          <w:p w14:paraId="05E57B5B" w14:textId="50CFBB4D" w:rsidR="00081467" w:rsidRPr="00DA40E8" w:rsidRDefault="00081467">
            <w:pPr>
              <w:rPr>
                <w:rFonts w:ascii="Times New Roman" w:hAnsi="Times New Roman" w:cs="Times New Roman"/>
                <w:b/>
                <w:bCs/>
                <w:i/>
                <w:iCs/>
                <w:color w:val="222222"/>
                <w:sz w:val="20"/>
                <w:szCs w:val="20"/>
                <w:shd w:val="clear" w:color="auto" w:fill="FFFFFF"/>
              </w:rPr>
            </w:pPr>
          </w:p>
        </w:tc>
      </w:tr>
    </w:tbl>
    <w:p w14:paraId="731A4BC3"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Mechanism of policy impact. I would add a sentence that explains how presenting data at council</w:t>
      </w:r>
      <w:r w:rsidRPr="00DA40E8">
        <w:rPr>
          <w:rFonts w:ascii="Times New Roman" w:hAnsi="Times New Roman" w:cs="Times New Roman"/>
          <w:color w:val="222222"/>
          <w:sz w:val="20"/>
          <w:szCs w:val="20"/>
          <w:shd w:val="clear" w:color="auto" w:fill="FFFFFF"/>
        </w:rPr>
        <w:noBreakHyphen/>
        <w:t>district scale changes decision</w:t>
      </w:r>
      <w:r w:rsidRPr="00DA40E8">
        <w:rPr>
          <w:rFonts w:ascii="Times New Roman" w:hAnsi="Times New Roman" w:cs="Times New Roman"/>
          <w:color w:val="222222"/>
          <w:sz w:val="20"/>
          <w:szCs w:val="20"/>
          <w:shd w:val="clear" w:color="auto" w:fill="FFFFFF"/>
        </w:rPr>
        <w:noBreakHyphen/>
        <w:t xml:space="preserve">making (budgeting, constituent services, targeting programs), not just that it is "useful." </w:t>
      </w:r>
    </w:p>
    <w:tbl>
      <w:tblPr>
        <w:tblStyle w:val="TableGrid"/>
        <w:tblW w:w="0" w:type="auto"/>
        <w:tblLook w:val="04A0" w:firstRow="1" w:lastRow="0" w:firstColumn="1" w:lastColumn="0" w:noHBand="0" w:noVBand="1"/>
      </w:tblPr>
      <w:tblGrid>
        <w:gridCol w:w="9350"/>
      </w:tblGrid>
      <w:tr w:rsidR="004556D0" w:rsidRPr="00DA40E8" w14:paraId="6043C73F" w14:textId="77777777" w:rsidTr="00450BD5">
        <w:trPr>
          <w:trHeight w:val="152"/>
        </w:trPr>
        <w:tc>
          <w:tcPr>
            <w:tcW w:w="9350" w:type="dxa"/>
          </w:tcPr>
          <w:p w14:paraId="1F93DE27" w14:textId="77777777" w:rsidR="004556D0" w:rsidRDefault="00FE1BFD">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000000" w:themeColor="text1"/>
                <w:sz w:val="20"/>
                <w:szCs w:val="20"/>
                <w:shd w:val="clear" w:color="auto" w:fill="FFFFFF"/>
              </w:rPr>
              <w:t xml:space="preserve">Response: </w:t>
            </w:r>
            <w:r w:rsidR="004556D0" w:rsidRPr="00DA40E8">
              <w:rPr>
                <w:rFonts w:ascii="Times New Roman" w:hAnsi="Times New Roman" w:cs="Times New Roman"/>
                <w:color w:val="222222"/>
                <w:sz w:val="20"/>
                <w:szCs w:val="20"/>
                <w:shd w:val="clear" w:color="auto" w:fill="FFFFFF"/>
              </w:rPr>
              <w:t xml:space="preserve">We have added a citation supporting the idea that politicians use data from their district to make decisions. </w:t>
            </w:r>
          </w:p>
          <w:p w14:paraId="122392A4" w14:textId="77777777" w:rsidR="00815DA6" w:rsidRDefault="00815DA6">
            <w:pPr>
              <w:rPr>
                <w:rFonts w:ascii="Times New Roman" w:hAnsi="Times New Roman" w:cs="Times New Roman"/>
                <w:color w:val="222222"/>
                <w:sz w:val="20"/>
                <w:szCs w:val="20"/>
                <w:shd w:val="clear" w:color="auto" w:fill="FFFFFF"/>
              </w:rPr>
            </w:pPr>
          </w:p>
          <w:p w14:paraId="735007AF" w14:textId="34B552B5" w:rsidR="00815DA6" w:rsidRPr="00815DA6" w:rsidRDefault="00815DA6">
            <w:pPr>
              <w:rPr>
                <w:rFonts w:ascii="Times New Roman" w:hAnsi="Times New Roman" w:cs="Times New Roman"/>
                <w:i/>
                <w:iCs/>
                <w:color w:val="222222"/>
                <w:sz w:val="20"/>
                <w:szCs w:val="20"/>
                <w:shd w:val="clear" w:color="auto" w:fill="FFFFFF"/>
              </w:rPr>
            </w:pPr>
            <w:r w:rsidRPr="00815DA6">
              <w:rPr>
                <w:rFonts w:ascii="Times New Roman" w:eastAsia="Aptos" w:hAnsi="Times New Roman" w:cs="Times New Roman"/>
                <w:i/>
                <w:iCs/>
                <w:sz w:val="20"/>
                <w:szCs w:val="20"/>
              </w:rPr>
              <w:t xml:space="preserve">Understanding district averages is critical for identifying overall district needs and city-wide disparities while investigating within-district variation enables targeting of interventions and equitable resource allocation, particularly because research has shown that data on district conditions influences politician behavior </w:t>
            </w:r>
            <w:r w:rsidRPr="00815DA6">
              <w:rPr>
                <w:rFonts w:ascii="Times New Roman" w:eastAsia="Aptos" w:hAnsi="Times New Roman" w:cs="Times New Roman"/>
                <w:i/>
                <w:iCs/>
                <w:sz w:val="20"/>
                <w:szCs w:val="20"/>
              </w:rPr>
              <w:fldChar w:fldCharType="begin"/>
            </w:r>
            <w:r w:rsidRPr="00815DA6">
              <w:rPr>
                <w:rFonts w:ascii="Times New Roman" w:eastAsia="Aptos" w:hAnsi="Times New Roman" w:cs="Times New Roman"/>
                <w:i/>
                <w:iCs/>
                <w:sz w:val="20"/>
                <w:szCs w:val="20"/>
              </w:rPr>
              <w:instrText xml:space="preserve"> ADDIN EN.CITE &lt;EndNote&gt;&lt;Cite&gt;&lt;Author&gt;Adler&lt;/Author&gt;&lt;Year&gt;2018-03-05&lt;/Year&gt;&lt;RecNum&gt;276&lt;/RecNum&gt;&lt;DisplayText&gt;(32)&lt;/DisplayText&gt;&lt;record&gt;&lt;rec-number&gt;276&lt;/rec-number&gt;&lt;foreign-keys&gt;&lt;key app="EN" db-id="5ax92wdr7adtz5etxvfxdfr0s5z2etvt2v0z" timestamp="1779723816" guid="4966a0ed-dfba-48d1-b5b3-50ffb6bc4bf4"&gt;276&lt;/key&gt;&lt;/foreign-keys&gt;&lt;ref-type name="Journal Article"&gt;17&lt;/ref-type&gt;&lt;contributors&gt;&lt;authors&gt;&lt;author&gt;E. Scott  Adler&lt;/author&gt;&lt;author&gt;Adam F.  Cayton&lt;/author&gt;&lt;author&gt;John D.  Griffin&lt;/author&gt;&lt;author&gt;E. Scott Adler, Adam F. Cayton, John D. Griffin&lt;/author&gt;&lt;/authors&gt;&lt;/contributors&gt;&lt;titles&gt;&lt;title&gt;Representation When Constituent Opinion and District Conditions Collide&lt;/title&gt;&lt;secondary-title&gt;Political Research Quarterly&lt;/secondary-title&gt;&lt;/titles&gt;&lt;periodical&gt;&lt;full-title&gt;Political Research Quarterly&lt;/full-title&gt;&lt;/periodical&gt;&lt;volume&gt;71&lt;/volume&gt;&lt;number&gt;3&lt;/number&gt;&lt;dates&gt;&lt;year&gt;2018-03-05&lt;/year&gt;&lt;/dates&gt;&lt;isbn&gt;1065-9129&lt;/isbn&gt;&lt;urls&gt;&lt;related-urls&gt;&lt;url&gt;https://journals.sagepub.com/doi/10.1177/1065912918755973&lt;/url&gt;&lt;/related-urls&gt;&lt;/urls&gt;&lt;electronic-resource-num&gt;10.1177/1065912918755973&lt;/electronic-resource-num&gt;&lt;/record&gt;&lt;/Cite&gt;&lt;/EndNote&gt;</w:instrText>
            </w:r>
            <w:r w:rsidRPr="00815DA6">
              <w:rPr>
                <w:rFonts w:ascii="Times New Roman" w:eastAsia="Aptos" w:hAnsi="Times New Roman" w:cs="Times New Roman"/>
                <w:i/>
                <w:iCs/>
                <w:sz w:val="20"/>
                <w:szCs w:val="20"/>
              </w:rPr>
              <w:fldChar w:fldCharType="separate"/>
            </w:r>
            <w:r w:rsidRPr="00815DA6">
              <w:rPr>
                <w:rFonts w:ascii="Times New Roman" w:eastAsia="Aptos" w:hAnsi="Times New Roman" w:cs="Times New Roman"/>
                <w:i/>
                <w:iCs/>
                <w:noProof/>
                <w:sz w:val="20"/>
                <w:szCs w:val="20"/>
              </w:rPr>
              <w:t>(32)</w:t>
            </w:r>
            <w:r w:rsidRPr="00815DA6">
              <w:rPr>
                <w:rFonts w:ascii="Times New Roman" w:eastAsia="Aptos" w:hAnsi="Times New Roman" w:cs="Times New Roman"/>
                <w:i/>
                <w:iCs/>
                <w:sz w:val="20"/>
                <w:szCs w:val="20"/>
              </w:rPr>
              <w:fldChar w:fldCharType="end"/>
            </w:r>
            <w:r w:rsidRPr="00815DA6">
              <w:rPr>
                <w:rFonts w:ascii="Times New Roman" w:eastAsia="Aptos" w:hAnsi="Times New Roman" w:cs="Times New Roman"/>
                <w:i/>
                <w:iCs/>
                <w:sz w:val="20"/>
                <w:szCs w:val="20"/>
              </w:rPr>
              <w:t>.</w:t>
            </w:r>
          </w:p>
        </w:tc>
      </w:tr>
    </w:tbl>
    <w:p w14:paraId="7B88D39F" w14:textId="77777777" w:rsidR="0000619B" w:rsidRPr="00DA40E8" w:rsidRDefault="0000619B">
      <w:pPr>
        <w:rPr>
          <w:rFonts w:ascii="Times New Roman" w:hAnsi="Times New Roman" w:cs="Times New Roman"/>
          <w:color w:val="222222"/>
          <w:sz w:val="20"/>
          <w:szCs w:val="20"/>
          <w:shd w:val="clear" w:color="auto" w:fill="FFFFFF"/>
        </w:rPr>
      </w:pPr>
    </w:p>
    <w:p w14:paraId="764BFF61" w14:textId="77777777" w:rsidR="004556D0"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You also need to consider one sentence acknowledging the modifiable areal unit problem (MAUP) and why presenting both district and tract views is necessary to avoid the "district</w:t>
      </w:r>
      <w:r w:rsidRPr="00DA40E8">
        <w:rPr>
          <w:rFonts w:ascii="Times New Roman" w:hAnsi="Times New Roman" w:cs="Times New Roman"/>
          <w:color w:val="222222"/>
          <w:sz w:val="20"/>
          <w:szCs w:val="20"/>
          <w:shd w:val="clear" w:color="auto" w:fill="FFFFFF"/>
        </w:rPr>
        <w:noBreakHyphen/>
        <w:t>average fallacy."</w:t>
      </w:r>
      <w:r w:rsidRPr="00DA40E8">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4556D0" w:rsidRPr="00DA40E8" w14:paraId="7D574576" w14:textId="77777777" w:rsidTr="004556D0">
        <w:tc>
          <w:tcPr>
            <w:tcW w:w="9350" w:type="dxa"/>
          </w:tcPr>
          <w:p w14:paraId="545F39A0" w14:textId="67498463" w:rsidR="0028251B" w:rsidRPr="00DA40E8" w:rsidRDefault="0028251B">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Pr="00DA40E8">
              <w:rPr>
                <w:rFonts w:ascii="Times New Roman" w:hAnsi="Times New Roman" w:cs="Times New Roman"/>
                <w:color w:val="222222"/>
                <w:sz w:val="20"/>
                <w:szCs w:val="20"/>
                <w:shd w:val="clear" w:color="auto" w:fill="FFFFFF"/>
              </w:rPr>
              <w:t>We added a reference to the MAUP</w:t>
            </w:r>
            <w:r w:rsidR="00050FC2" w:rsidRPr="00DA40E8">
              <w:rPr>
                <w:rFonts w:ascii="Times New Roman" w:hAnsi="Times New Roman" w:cs="Times New Roman"/>
                <w:color w:val="222222"/>
                <w:sz w:val="20"/>
                <w:szCs w:val="20"/>
                <w:shd w:val="clear" w:color="auto" w:fill="FFFFFF"/>
              </w:rPr>
              <w:t xml:space="preserve"> in the discussion</w:t>
            </w:r>
            <w:r w:rsidRPr="00DA40E8">
              <w:rPr>
                <w:rFonts w:ascii="Times New Roman" w:hAnsi="Times New Roman" w:cs="Times New Roman"/>
                <w:color w:val="222222"/>
                <w:sz w:val="20"/>
                <w:szCs w:val="20"/>
                <w:shd w:val="clear" w:color="auto" w:fill="FFFFFF"/>
              </w:rPr>
              <w:t>:</w:t>
            </w:r>
          </w:p>
          <w:p w14:paraId="47AAC513" w14:textId="5DA9EBA5" w:rsidR="0028251B" w:rsidRPr="00DA40E8" w:rsidRDefault="0028251B" w:rsidP="00050FC2">
            <w:pPr>
              <w:spacing w:before="240" w:after="240"/>
              <w:rPr>
                <w:rFonts w:ascii="Times New Roman" w:eastAsia="Aptos" w:hAnsi="Times New Roman" w:cs="Times New Roman"/>
                <w:i/>
                <w:iCs/>
                <w:sz w:val="20"/>
                <w:szCs w:val="20"/>
              </w:rPr>
            </w:pPr>
            <w:r w:rsidRPr="00DA40E8">
              <w:rPr>
                <w:rFonts w:ascii="Times New Roman" w:eastAsia="Aptos" w:hAnsi="Times New Roman" w:cs="Times New Roman"/>
                <w:i/>
                <w:iCs/>
                <w:sz w:val="20"/>
                <w:szCs w:val="20"/>
              </w:rPr>
              <w:lastRenderedPageBreak/>
              <w:t xml:space="preserve">Understanding both district-level averages and within-district variation is essential. While district-level metrics offer a snapshot for comparison across districts, sub-district data (e.g., by census tract) reveal whether needs are evenly distributed or concentrated in specific areas. Political gerrymandering, a strategic use of the Modifiable Areal Unit Problem </w:t>
            </w:r>
            <w:r w:rsidRPr="00DA40E8">
              <w:rPr>
                <w:rFonts w:ascii="Times New Roman" w:eastAsia="Aptos" w:hAnsi="Times New Roman" w:cs="Times New Roman"/>
                <w:i/>
                <w:iCs/>
                <w:sz w:val="20"/>
                <w:szCs w:val="20"/>
              </w:rPr>
              <w:fldChar w:fldCharType="begin"/>
            </w:r>
            <w:r w:rsidRPr="00DA40E8">
              <w:rPr>
                <w:rFonts w:ascii="Times New Roman" w:eastAsia="Aptos" w:hAnsi="Times New Roman" w:cs="Times New Roman"/>
                <w:i/>
                <w:iCs/>
                <w:sz w:val="20"/>
                <w:szCs w:val="20"/>
              </w:rPr>
              <w:instrText xml:space="preserve"> ADDIN EN.CITE &lt;EndNote&gt;&lt;Cite&gt;&lt;Author&gt;Wong&lt;/Author&gt;&lt;Year&gt;2004&lt;/Year&gt;&lt;RecNum&gt;704&lt;/RecNum&gt;&lt;DisplayText&gt;(30)&lt;/DisplayText&gt;&lt;record&gt;&lt;rec-number&gt;704&lt;/rec-number&gt;&lt;foreign-keys&gt;&lt;key app="EN" db-id="5ax92wdr7adtz5etxvfxdfr0s5z2etvt2v0z" timestamp="1780247048"&gt;704&lt;/key&gt;&lt;/foreign-keys&gt;&lt;ref-type name="Book Section"&gt;5&lt;/ref-type&gt;&lt;contributors&gt;&lt;authors&gt;&lt;author&gt;D.W.S. Wong&lt;/author&gt;&lt;/authors&gt;&lt;secondary-authors&gt;&lt;author&gt;Janelle, D.G., Warf, B., Hansen, K.&lt;/author&gt;&lt;/secondary-authors&gt;&lt;/contributors&gt;&lt;titles&gt;&lt;title&gt;The Modifiable Areal Unit Problem (MAUP)&lt;/title&gt;&lt;secondary-title&gt;WorldMinds: Geographical Perspectives on 100 Problems&lt;/secondary-title&gt;&lt;/titles&gt;&lt;dates&gt;&lt;year&gt;2004&lt;/year&gt;&lt;/dates&gt;&lt;pub-location&gt;Dordrecht&lt;/pub-location&gt;&lt;publisher&gt;Springer&lt;/publisher&gt;&lt;isbn&gt;978-1-4020-2352-1&lt;/isbn&gt;&lt;urls&gt;&lt;/urls&gt;&lt;electronic-resource-num&gt;https://doi.org/10.1007/978-1-4020-2352-1_93&lt;/electronic-resource-num&gt;&lt;/record&gt;&lt;/Cite&gt;&lt;/EndNote&gt;</w:instrText>
            </w:r>
            <w:r w:rsidRPr="00DA40E8">
              <w:rPr>
                <w:rFonts w:ascii="Times New Roman" w:eastAsia="Aptos" w:hAnsi="Times New Roman" w:cs="Times New Roman"/>
                <w:i/>
                <w:iCs/>
                <w:sz w:val="20"/>
                <w:szCs w:val="20"/>
              </w:rPr>
              <w:fldChar w:fldCharType="separate"/>
            </w:r>
            <w:r w:rsidRPr="00DA40E8">
              <w:rPr>
                <w:rFonts w:ascii="Times New Roman" w:eastAsia="Aptos" w:hAnsi="Times New Roman" w:cs="Times New Roman"/>
                <w:i/>
                <w:iCs/>
                <w:noProof/>
                <w:sz w:val="20"/>
                <w:szCs w:val="20"/>
              </w:rPr>
              <w:t>(30)</w:t>
            </w:r>
            <w:r w:rsidRPr="00DA40E8">
              <w:rPr>
                <w:rFonts w:ascii="Times New Roman" w:eastAsia="Aptos" w:hAnsi="Times New Roman" w:cs="Times New Roman"/>
                <w:i/>
                <w:iCs/>
                <w:sz w:val="20"/>
                <w:szCs w:val="20"/>
              </w:rPr>
              <w:fldChar w:fldCharType="end"/>
            </w:r>
            <w:r w:rsidRPr="00DA40E8">
              <w:rPr>
                <w:rFonts w:ascii="Times New Roman" w:hAnsi="Times New Roman" w:cs="Times New Roman"/>
                <w:i/>
                <w:iCs/>
                <w:sz w:val="20"/>
                <w:szCs w:val="20"/>
              </w:rPr>
              <w:t>, is when politicians draw district boundaries for their own (or their political parties) benefit. It</w:t>
            </w:r>
            <w:r w:rsidRPr="00DA40E8">
              <w:rPr>
                <w:rFonts w:ascii="Times New Roman" w:eastAsia="Aptos" w:hAnsi="Times New Roman" w:cs="Times New Roman"/>
                <w:i/>
                <w:iCs/>
                <w:sz w:val="20"/>
                <w:szCs w:val="20"/>
              </w:rPr>
              <w:t xml:space="preserve"> has been shown to exacerbate disparities by creating districts with </w:t>
            </w:r>
            <w:r w:rsidRPr="00DA40E8">
              <w:rPr>
                <w:rFonts w:ascii="Times New Roman" w:hAnsi="Times New Roman" w:cs="Times New Roman"/>
                <w:i/>
                <w:iCs/>
                <w:sz w:val="20"/>
                <w:szCs w:val="20"/>
              </w:rPr>
              <w:t xml:space="preserve">higher internal and or between district variation </w:t>
            </w:r>
            <w:r w:rsidRPr="00DA40E8">
              <w:rPr>
                <w:rFonts w:ascii="Times New Roman" w:eastAsia="Aptos" w:hAnsi="Times New Roman" w:cs="Times New Roman"/>
                <w:i/>
                <w:iCs/>
                <w:sz w:val="20"/>
                <w:szCs w:val="20"/>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Pr="00DA40E8">
              <w:rPr>
                <w:rFonts w:ascii="Times New Roman" w:eastAsia="Aptos" w:hAnsi="Times New Roman" w:cs="Times New Roman"/>
                <w:i/>
                <w:iCs/>
                <w:sz w:val="20"/>
                <w:szCs w:val="20"/>
              </w:rPr>
              <w:instrText xml:space="preserve"> ADDIN EN.CITE </w:instrText>
            </w:r>
            <w:r w:rsidRPr="00DA40E8">
              <w:rPr>
                <w:rFonts w:ascii="Times New Roman" w:eastAsia="Aptos" w:hAnsi="Times New Roman" w:cs="Times New Roman"/>
                <w:i/>
                <w:iCs/>
                <w:sz w:val="20"/>
                <w:szCs w:val="20"/>
              </w:rPr>
              <w:fldChar w:fldCharType="begin">
                <w:fldData xml:space="preserve">PEVuZE5vdGU+PENpdGU+PEF1dGhvcj5SdXNob3ZpY2g8L0F1dGhvcj48WWVhcj4yMDI0PC9ZZWFy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</w:fldData>
              </w:fldChar>
            </w:r>
            <w:r w:rsidRPr="00DA40E8">
              <w:rPr>
                <w:rFonts w:ascii="Times New Roman" w:eastAsia="Aptos" w:hAnsi="Times New Roman" w:cs="Times New Roman"/>
                <w:i/>
                <w:iCs/>
                <w:sz w:val="20"/>
                <w:szCs w:val="20"/>
              </w:rPr>
              <w:instrText xml:space="preserve"> ADDIN EN.CITE.DATA </w:instrText>
            </w:r>
            <w:r w:rsidRPr="00DA40E8">
              <w:rPr>
                <w:rFonts w:ascii="Times New Roman" w:eastAsia="Aptos" w:hAnsi="Times New Roman" w:cs="Times New Roman"/>
                <w:i/>
                <w:iCs/>
                <w:sz w:val="20"/>
                <w:szCs w:val="20"/>
              </w:rPr>
            </w:r>
            <w:r w:rsidRPr="00DA40E8">
              <w:rPr>
                <w:rFonts w:ascii="Times New Roman" w:eastAsia="Aptos" w:hAnsi="Times New Roman" w:cs="Times New Roman"/>
                <w:i/>
                <w:iCs/>
                <w:sz w:val="20"/>
                <w:szCs w:val="20"/>
              </w:rPr>
              <w:fldChar w:fldCharType="end"/>
            </w:r>
            <w:r w:rsidRPr="00DA40E8">
              <w:rPr>
                <w:rFonts w:ascii="Times New Roman" w:eastAsia="Aptos" w:hAnsi="Times New Roman" w:cs="Times New Roman"/>
                <w:i/>
                <w:iCs/>
                <w:sz w:val="20"/>
                <w:szCs w:val="20"/>
              </w:rPr>
            </w:r>
            <w:r w:rsidRPr="00DA40E8">
              <w:rPr>
                <w:rFonts w:ascii="Times New Roman" w:eastAsia="Aptos" w:hAnsi="Times New Roman" w:cs="Times New Roman"/>
                <w:i/>
                <w:iCs/>
                <w:sz w:val="20"/>
                <w:szCs w:val="20"/>
              </w:rPr>
              <w:fldChar w:fldCharType="separate"/>
            </w:r>
            <w:r w:rsidRPr="00DA40E8">
              <w:rPr>
                <w:rFonts w:ascii="Times New Roman" w:eastAsia="Aptos" w:hAnsi="Times New Roman" w:cs="Times New Roman"/>
                <w:i/>
                <w:iCs/>
                <w:sz w:val="20"/>
                <w:szCs w:val="20"/>
              </w:rPr>
              <w:t>(1, 2)</w:t>
            </w:r>
            <w:r w:rsidRPr="00DA40E8">
              <w:rPr>
                <w:rFonts w:ascii="Times New Roman" w:eastAsia="Aptos" w:hAnsi="Times New Roman" w:cs="Times New Roman"/>
                <w:i/>
                <w:iCs/>
                <w:sz w:val="20"/>
                <w:szCs w:val="20"/>
              </w:rPr>
              <w:fldChar w:fldCharType="end"/>
            </w:r>
            <w:r w:rsidRPr="00DA40E8">
              <w:rPr>
                <w:rFonts w:ascii="Times New Roman" w:eastAsia="Aptos" w:hAnsi="Times New Roman" w:cs="Times New Roman"/>
                <w:i/>
                <w:iCs/>
                <w:sz w:val="20"/>
                <w:szCs w:val="20"/>
              </w:rPr>
              <w:t xml:space="preserve">. </w:t>
            </w:r>
            <w:r w:rsidR="003E4347" w:rsidRPr="00DA40E8">
              <w:rPr>
                <w:rFonts w:ascii="Times New Roman" w:eastAsia="Aptos" w:hAnsi="Times New Roman" w:cs="Times New Roman"/>
                <w:i/>
                <w:iCs/>
                <w:sz w:val="20"/>
                <w:szCs w:val="20"/>
              </w:rPr>
              <w:t>Examining health metrics at both the tract and district levels alleviates MAUP issues, and can uncover shared burdens across district lines, encouraging cross-district collaboration to address common challenges.</w:t>
            </w:r>
          </w:p>
        </w:tc>
      </w:tr>
    </w:tbl>
    <w:p w14:paraId="5A9B2F9F" w14:textId="1562470A" w:rsidR="0000619B" w:rsidRPr="00DA40E8" w:rsidRDefault="0000619B">
      <w:pPr>
        <w:rPr>
          <w:rFonts w:ascii="Times New Roman" w:hAnsi="Times New Roman" w:cs="Times New Roman"/>
          <w:color w:val="222222"/>
          <w:sz w:val="20"/>
          <w:szCs w:val="20"/>
          <w:shd w:val="clear" w:color="auto" w:fill="FFFFFF"/>
        </w:rPr>
      </w:pPr>
    </w:p>
    <w:p w14:paraId="31F72B5D"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Methods</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Timely boundary set (2023 redistricting) and transparent citation of sources (ACS 2018-2022; tract</w:t>
      </w:r>
      <w:r w:rsidRPr="00DA40E8">
        <w:rPr>
          <w:rFonts w:ascii="Times New Roman" w:hAnsi="Times New Roman" w:cs="Times New Roman"/>
          <w:color w:val="222222"/>
          <w:sz w:val="20"/>
          <w:szCs w:val="20"/>
          <w:shd w:val="clear" w:color="auto" w:fill="FFFFFF"/>
        </w:rPr>
        <w:noBreakHyphen/>
        <w:t>level canopy 2019). Clear description of the aggregation workflow (tract → district via block</w:t>
      </w:r>
      <w:r w:rsidRPr="00DA40E8">
        <w:rPr>
          <w:rFonts w:ascii="Times New Roman" w:hAnsi="Times New Roman" w:cs="Times New Roman"/>
          <w:color w:val="222222"/>
          <w:sz w:val="20"/>
          <w:szCs w:val="20"/>
          <w:shd w:val="clear" w:color="auto" w:fill="FFFFFF"/>
        </w:rPr>
        <w:noBreakHyphen/>
        <w:t>level weighting), which is appropriate for a brief report. Attempt to quantify between</w:t>
      </w:r>
      <w:r w:rsidRPr="00DA40E8">
        <w:rPr>
          <w:rFonts w:ascii="Times New Roman" w:hAnsi="Times New Roman" w:cs="Times New Roman"/>
          <w:color w:val="222222"/>
          <w:sz w:val="20"/>
          <w:szCs w:val="20"/>
          <w:shd w:val="clear" w:color="auto" w:fill="FFFFFF"/>
        </w:rPr>
        <w:noBreakHyphen/>
        <w:t xml:space="preserve"> and within</w:t>
      </w:r>
      <w:r w:rsidRPr="00DA40E8">
        <w:rPr>
          <w:rFonts w:ascii="Times New Roman" w:hAnsi="Times New Roman" w:cs="Times New Roman"/>
          <w:color w:val="222222"/>
          <w:sz w:val="20"/>
          <w:szCs w:val="20"/>
          <w:shd w:val="clear" w:color="auto" w:fill="FFFFFF"/>
        </w:rPr>
        <w:noBreakHyphen/>
        <w:t xml:space="preserve">district heterogeneity. Good stuff. </w:t>
      </w:r>
    </w:p>
    <w:tbl>
      <w:tblPr>
        <w:tblStyle w:val="TableGrid"/>
        <w:tblW w:w="0" w:type="auto"/>
        <w:tblLook w:val="04A0" w:firstRow="1" w:lastRow="0" w:firstColumn="1" w:lastColumn="0" w:noHBand="0" w:noVBand="1"/>
      </w:tblPr>
      <w:tblGrid>
        <w:gridCol w:w="9350"/>
      </w:tblGrid>
      <w:tr w:rsidR="00F26477" w:rsidRPr="00DA40E8" w14:paraId="303A5E62" w14:textId="77777777" w:rsidTr="00F26477">
        <w:tc>
          <w:tcPr>
            <w:tcW w:w="9350" w:type="dxa"/>
          </w:tcPr>
          <w:p w14:paraId="4D9D8D16" w14:textId="5D652341" w:rsidR="00F26477" w:rsidRPr="00DA40E8" w:rsidRDefault="00D41E50">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Pr="00DA40E8">
              <w:rPr>
                <w:rFonts w:ascii="Times New Roman" w:hAnsi="Times New Roman" w:cs="Times New Roman"/>
                <w:color w:val="222222"/>
                <w:sz w:val="20"/>
                <w:szCs w:val="20"/>
                <w:shd w:val="clear" w:color="auto" w:fill="FFFFFF"/>
              </w:rPr>
              <w:t xml:space="preserve"> </w:t>
            </w:r>
            <w:r w:rsidR="00050FC2" w:rsidRPr="00DA40E8">
              <w:rPr>
                <w:rFonts w:ascii="Times New Roman" w:hAnsi="Times New Roman" w:cs="Times New Roman"/>
                <w:color w:val="222222"/>
                <w:sz w:val="20"/>
                <w:szCs w:val="20"/>
                <w:shd w:val="clear" w:color="auto" w:fill="FFFFFF"/>
              </w:rPr>
              <w:t>Thank you!</w:t>
            </w:r>
          </w:p>
        </w:tc>
      </w:tr>
    </w:tbl>
    <w:p w14:paraId="3990E7C5" w14:textId="77777777" w:rsidR="0000619B" w:rsidRPr="00DA40E8" w:rsidRDefault="0000619B">
      <w:pPr>
        <w:rPr>
          <w:rFonts w:ascii="Times New Roman" w:hAnsi="Times New Roman" w:cs="Times New Roman"/>
          <w:color w:val="222222"/>
          <w:sz w:val="20"/>
          <w:szCs w:val="20"/>
          <w:shd w:val="clear" w:color="auto" w:fill="FFFFFF"/>
        </w:rPr>
      </w:pPr>
    </w:p>
    <w:p w14:paraId="49EB4974"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Some further concerns to consider. Your aggregation specifics need one more sentence. For insurance (a person</w:t>
      </w:r>
      <w:r w:rsidRPr="00DA40E8">
        <w:rPr>
          <w:rFonts w:ascii="Times New Roman" w:hAnsi="Times New Roman" w:cs="Times New Roman"/>
          <w:color w:val="222222"/>
          <w:sz w:val="20"/>
          <w:szCs w:val="20"/>
          <w:shd w:val="clear" w:color="auto" w:fill="FFFFFF"/>
        </w:rPr>
        <w:noBreakHyphen/>
        <w:t>based measure), confirm you used population</w:t>
      </w:r>
      <w:r w:rsidRPr="00DA40E8">
        <w:rPr>
          <w:rFonts w:ascii="Times New Roman" w:hAnsi="Times New Roman" w:cs="Times New Roman"/>
          <w:color w:val="222222"/>
          <w:sz w:val="20"/>
          <w:szCs w:val="20"/>
          <w:shd w:val="clear" w:color="auto" w:fill="FFFFFF"/>
        </w:rPr>
        <w:noBreakHyphen/>
        <w:t>weighted aggregation with block population to apportion tract pieces crossing district lines. For tree canopy (an area</w:t>
      </w:r>
      <w:r w:rsidRPr="00DA40E8">
        <w:rPr>
          <w:rFonts w:ascii="Times New Roman" w:hAnsi="Times New Roman" w:cs="Times New Roman"/>
          <w:color w:val="222222"/>
          <w:sz w:val="20"/>
          <w:szCs w:val="20"/>
          <w:shd w:val="clear" w:color="auto" w:fill="FFFFFF"/>
        </w:rPr>
        <w:noBreakHyphen/>
        <w:t>based measure), justify area</w:t>
      </w:r>
      <w:r w:rsidRPr="00DA40E8">
        <w:rPr>
          <w:rFonts w:ascii="Times New Roman" w:hAnsi="Times New Roman" w:cs="Times New Roman"/>
          <w:color w:val="222222"/>
          <w:sz w:val="20"/>
          <w:szCs w:val="20"/>
          <w:shd w:val="clear" w:color="auto" w:fill="FFFFFF"/>
        </w:rPr>
        <w:noBreakHyphen/>
        <w:t xml:space="preserve">weighting and indicate whether parks/water were included or masked (this matters for districts containing large parks). </w:t>
      </w:r>
    </w:p>
    <w:tbl>
      <w:tblPr>
        <w:tblStyle w:val="TableGrid"/>
        <w:tblW w:w="0" w:type="auto"/>
        <w:tblLook w:val="04A0" w:firstRow="1" w:lastRow="0" w:firstColumn="1" w:lastColumn="0" w:noHBand="0" w:noVBand="1"/>
      </w:tblPr>
      <w:tblGrid>
        <w:gridCol w:w="9350"/>
      </w:tblGrid>
      <w:tr w:rsidR="00F26477" w:rsidRPr="00DA40E8" w14:paraId="4496C3A9" w14:textId="77777777" w:rsidTr="00F26477">
        <w:tc>
          <w:tcPr>
            <w:tcW w:w="9350" w:type="dxa"/>
          </w:tcPr>
          <w:p w14:paraId="0DBF2DA8" w14:textId="77777777" w:rsidR="00F26477" w:rsidRPr="00DA40E8" w:rsidRDefault="00DE5730">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Pr="00DA40E8">
              <w:rPr>
                <w:rFonts w:ascii="Times New Roman" w:hAnsi="Times New Roman" w:cs="Times New Roman"/>
                <w:color w:val="222222"/>
                <w:sz w:val="20"/>
                <w:szCs w:val="20"/>
                <w:shd w:val="clear" w:color="auto" w:fill="FFFFFF"/>
              </w:rPr>
              <w:t xml:space="preserve">yes, that is correct. We </w:t>
            </w:r>
            <w:r w:rsidR="00385B32" w:rsidRPr="00DA40E8">
              <w:rPr>
                <w:rFonts w:ascii="Times New Roman" w:hAnsi="Times New Roman" w:cs="Times New Roman"/>
                <w:color w:val="222222"/>
                <w:sz w:val="20"/>
                <w:szCs w:val="20"/>
                <w:shd w:val="clear" w:color="auto" w:fill="FFFFFF"/>
              </w:rPr>
              <w:t xml:space="preserve">added language detailing that </w:t>
            </w:r>
            <w:r w:rsidRPr="00DA40E8">
              <w:rPr>
                <w:rFonts w:ascii="Times New Roman" w:hAnsi="Times New Roman" w:cs="Times New Roman"/>
                <w:color w:val="222222"/>
                <w:sz w:val="20"/>
                <w:szCs w:val="20"/>
                <w:shd w:val="clear" w:color="auto" w:fill="FFFFFF"/>
              </w:rPr>
              <w:t xml:space="preserve">used population weighted aggregation (using the block population). </w:t>
            </w:r>
            <w:r w:rsidR="003008DB" w:rsidRPr="00DA40E8">
              <w:rPr>
                <w:rFonts w:ascii="Times New Roman" w:hAnsi="Times New Roman" w:cs="Times New Roman"/>
                <w:color w:val="222222"/>
                <w:sz w:val="20"/>
                <w:szCs w:val="20"/>
                <w:shd w:val="clear" w:color="auto" w:fill="FFFFFF"/>
              </w:rPr>
              <w:t>For the tree canopy, we used area weighting and parks were included</w:t>
            </w:r>
            <w:r w:rsidR="00F733CF" w:rsidRPr="00DA40E8">
              <w:rPr>
                <w:rFonts w:ascii="Times New Roman" w:hAnsi="Times New Roman" w:cs="Times New Roman"/>
                <w:color w:val="222222"/>
                <w:sz w:val="20"/>
                <w:szCs w:val="20"/>
                <w:shd w:val="clear" w:color="auto" w:fill="FFFFFF"/>
              </w:rPr>
              <w:t xml:space="preserve">. </w:t>
            </w:r>
          </w:p>
          <w:p w14:paraId="1BCBE700" w14:textId="77777777" w:rsidR="00D71421" w:rsidRPr="00DA40E8" w:rsidRDefault="00D71421">
            <w:pPr>
              <w:rPr>
                <w:rFonts w:ascii="Times New Roman" w:hAnsi="Times New Roman" w:cs="Times New Roman"/>
                <w:color w:val="222222"/>
                <w:sz w:val="20"/>
                <w:szCs w:val="20"/>
                <w:shd w:val="clear" w:color="auto" w:fill="FFFFFF"/>
              </w:rPr>
            </w:pPr>
          </w:p>
          <w:p w14:paraId="60735BD4" w14:textId="52967205" w:rsidR="00D71421" w:rsidRPr="00DA40E8" w:rsidRDefault="00D71421">
            <w:pPr>
              <w:rPr>
                <w:rFonts w:ascii="Times New Roman" w:hAnsi="Times New Roman" w:cs="Times New Roman"/>
                <w:i/>
                <w:iCs/>
                <w:color w:val="222222"/>
                <w:sz w:val="20"/>
                <w:szCs w:val="20"/>
                <w:shd w:val="clear" w:color="auto" w:fill="FFFFFF"/>
              </w:rPr>
            </w:pPr>
            <w:r w:rsidRPr="00DA40E8">
              <w:rPr>
                <w:rFonts w:ascii="Times New Roman" w:hAnsi="Times New Roman" w:cs="Times New Roman"/>
                <w:i/>
                <w:iCs/>
                <w:color w:val="222222"/>
                <w:sz w:val="20"/>
                <w:szCs w:val="20"/>
                <w:shd w:val="clear" w:color="auto" w:fill="FFFFFF"/>
              </w:rPr>
              <w:t>“</w:t>
            </w:r>
            <w:r w:rsidRPr="00DA40E8">
              <w:rPr>
                <w:rFonts w:ascii="Times New Roman" w:hAnsi="Times New Roman" w:cs="Times New Roman"/>
                <w:i/>
                <w:iCs/>
                <w:sz w:val="20"/>
                <w:szCs w:val="20"/>
              </w:rPr>
              <w:t>We weighted census tract data by census block area for tree canopy coverage (an area-based measure) and by census block population for health insurance coverage (a person-based measure). Additionally, census tracts with parks were included in the analysis.”</w:t>
            </w:r>
          </w:p>
        </w:tc>
      </w:tr>
    </w:tbl>
    <w:p w14:paraId="1A113552" w14:textId="77777777" w:rsidR="00F26477" w:rsidRPr="00DA40E8" w:rsidRDefault="00F26477">
      <w:pPr>
        <w:rPr>
          <w:rFonts w:ascii="Times New Roman" w:hAnsi="Times New Roman" w:cs="Times New Roman"/>
          <w:color w:val="222222"/>
          <w:sz w:val="20"/>
          <w:szCs w:val="20"/>
          <w:shd w:val="clear" w:color="auto" w:fill="FFFFFF"/>
        </w:rPr>
      </w:pPr>
    </w:p>
    <w:p w14:paraId="277FEFA2" w14:textId="7EEB4251"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Uncertainty/precision: even a brief report should mention variance estimation (e.g., propagation of ACS MOEs to district estimates, or a note that precision is not shown and is a limitation). Year mismatch: ACS (2018-22) vs canopy (2019).</w:t>
      </w:r>
      <w:r w:rsidR="00D06F40" w:rsidRPr="00DA40E8">
        <w:rPr>
          <w:rFonts w:ascii="Times New Roman" w:hAnsi="Times New Roman" w:cs="Times New Roman"/>
          <w:color w:val="222222"/>
          <w:sz w:val="20"/>
          <w:szCs w:val="20"/>
          <w:shd w:val="clear" w:color="auto" w:fill="FFFFFF"/>
        </w:rPr>
        <w:t xml:space="preserve"> Add a one</w:t>
      </w:r>
      <w:r w:rsidR="00D06F40" w:rsidRPr="00DA40E8">
        <w:rPr>
          <w:rFonts w:ascii="Times New Roman" w:hAnsi="Times New Roman" w:cs="Times New Roman"/>
          <w:color w:val="222222"/>
          <w:sz w:val="20"/>
          <w:szCs w:val="20"/>
          <w:shd w:val="clear" w:color="auto" w:fill="FFFFFF"/>
        </w:rPr>
        <w:noBreakHyphen/>
        <w:t>line caveat that indicators come from different years and are descriptive (not causal or concurrent trends).</w:t>
      </w:r>
    </w:p>
    <w:tbl>
      <w:tblPr>
        <w:tblStyle w:val="TableGrid"/>
        <w:tblW w:w="0" w:type="auto"/>
        <w:tblLook w:val="04A0" w:firstRow="1" w:lastRow="0" w:firstColumn="1" w:lastColumn="0" w:noHBand="0" w:noVBand="1"/>
      </w:tblPr>
      <w:tblGrid>
        <w:gridCol w:w="9350"/>
      </w:tblGrid>
      <w:tr w:rsidR="00F26477" w:rsidRPr="00DA40E8" w14:paraId="13000940" w14:textId="77777777" w:rsidTr="00F26477">
        <w:tc>
          <w:tcPr>
            <w:tcW w:w="9350" w:type="dxa"/>
          </w:tcPr>
          <w:p w14:paraId="4BA67AE6" w14:textId="77777777" w:rsidR="00F26477" w:rsidRPr="00DA40E8" w:rsidRDefault="006A32DB">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Pr="00DA40E8">
              <w:rPr>
                <w:rFonts w:ascii="Times New Roman" w:hAnsi="Times New Roman" w:cs="Times New Roman"/>
                <w:color w:val="222222"/>
                <w:sz w:val="20"/>
                <w:szCs w:val="20"/>
              </w:rPr>
              <w:t xml:space="preserve">We have added in the MOEs from the ACS for the health insurance variable. </w:t>
            </w:r>
            <w:r w:rsidR="00F438AE" w:rsidRPr="00DA40E8">
              <w:rPr>
                <w:rFonts w:ascii="Times New Roman" w:hAnsi="Times New Roman" w:cs="Times New Roman"/>
                <w:color w:val="222222"/>
                <w:sz w:val="20"/>
                <w:szCs w:val="20"/>
              </w:rPr>
              <w:t xml:space="preserve">The years are not the same because the tree canopy data were only available for 2019. Because we are not directly comparing them, it is ok that they years are mismatched. </w:t>
            </w:r>
            <w:r w:rsidR="00CC7D35" w:rsidRPr="00DA40E8">
              <w:rPr>
                <w:rFonts w:ascii="Times New Roman" w:hAnsi="Times New Roman" w:cs="Times New Roman"/>
                <w:color w:val="222222"/>
                <w:sz w:val="20"/>
                <w:szCs w:val="20"/>
              </w:rPr>
              <w:t xml:space="preserve"> </w:t>
            </w:r>
          </w:p>
          <w:p w14:paraId="550BCC02" w14:textId="77777777" w:rsidR="00CC7D35" w:rsidRPr="00DA40E8" w:rsidRDefault="00CC7D35">
            <w:pPr>
              <w:rPr>
                <w:rFonts w:ascii="Times New Roman" w:hAnsi="Times New Roman" w:cs="Times New Roman"/>
                <w:color w:val="222222"/>
                <w:sz w:val="20"/>
                <w:szCs w:val="20"/>
              </w:rPr>
            </w:pPr>
          </w:p>
          <w:p w14:paraId="6E546C92" w14:textId="77777777" w:rsidR="00CC7D35" w:rsidRPr="00DA40E8" w:rsidRDefault="00CC7D35">
            <w:pPr>
              <w:rPr>
                <w:rFonts w:ascii="Times New Roman" w:hAnsi="Times New Roman" w:cs="Times New Roman"/>
                <w:color w:val="222222"/>
                <w:sz w:val="20"/>
                <w:szCs w:val="20"/>
              </w:rPr>
            </w:pPr>
            <w:r w:rsidRPr="00DA40E8">
              <w:rPr>
                <w:rFonts w:ascii="Times New Roman" w:hAnsi="Times New Roman" w:cs="Times New Roman"/>
                <w:color w:val="222222"/>
                <w:sz w:val="20"/>
                <w:szCs w:val="20"/>
              </w:rPr>
              <w:t>We have added the following sentence:</w:t>
            </w:r>
          </w:p>
          <w:p w14:paraId="77D3CA2D" w14:textId="776FD1D1" w:rsidR="00CC7D35" w:rsidRPr="00DA40E8" w:rsidRDefault="00D6477F">
            <w:pPr>
              <w:rPr>
                <w:rFonts w:ascii="Times New Roman" w:hAnsi="Times New Roman" w:cs="Times New Roman"/>
                <w:i/>
                <w:iCs/>
                <w:color w:val="222222"/>
                <w:sz w:val="20"/>
                <w:szCs w:val="20"/>
              </w:rPr>
            </w:pPr>
            <w:r>
              <w:rPr>
                <w:rFonts w:ascii="Times New Roman" w:hAnsi="Times New Roman" w:cs="Times New Roman"/>
                <w:i/>
                <w:iCs/>
                <w:sz w:val="20"/>
                <w:szCs w:val="20"/>
              </w:rPr>
              <w:t>“</w:t>
            </w:r>
            <w:r w:rsidR="00BB0B0C" w:rsidRPr="00DA40E8">
              <w:rPr>
                <w:rFonts w:ascii="Times New Roman" w:hAnsi="Times New Roman" w:cs="Times New Roman"/>
                <w:i/>
                <w:iCs/>
                <w:sz w:val="20"/>
                <w:szCs w:val="20"/>
              </w:rPr>
              <w:t>Because of data availability restrictions, we use different years for the two metrics; we caution against direct comparison given this limitation.</w:t>
            </w:r>
            <w:r>
              <w:rPr>
                <w:rFonts w:ascii="Times New Roman" w:hAnsi="Times New Roman" w:cs="Times New Roman"/>
                <w:i/>
                <w:iCs/>
                <w:sz w:val="20"/>
                <w:szCs w:val="20"/>
              </w:rPr>
              <w:t>”</w:t>
            </w:r>
          </w:p>
        </w:tc>
      </w:tr>
    </w:tbl>
    <w:p w14:paraId="39A06975" w14:textId="43F68462" w:rsidR="0000619B" w:rsidRPr="00DA40E8" w:rsidRDefault="0000619B">
      <w:pPr>
        <w:rPr>
          <w:rFonts w:ascii="Times New Roman" w:hAnsi="Times New Roman" w:cs="Times New Roman"/>
          <w:color w:val="222222"/>
          <w:sz w:val="20"/>
          <w:szCs w:val="20"/>
          <w:shd w:val="clear" w:color="auto" w:fill="FFFFFF"/>
        </w:rPr>
      </w:pPr>
    </w:p>
    <w:p w14:paraId="7B2CCC61"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Heterogeneity metric: you use standard deviation within and between districts. That's acceptable but perhaps add a sentence explaining why SD (vs IQR, coefficient of variation, ICC) was chosen, and that it's used here to illustrate dispersion rather than to support inferential claims. </w:t>
      </w:r>
    </w:p>
    <w:tbl>
      <w:tblPr>
        <w:tblStyle w:val="TableGrid"/>
        <w:tblW w:w="0" w:type="auto"/>
        <w:tblLook w:val="04A0" w:firstRow="1" w:lastRow="0" w:firstColumn="1" w:lastColumn="0" w:noHBand="0" w:noVBand="1"/>
      </w:tblPr>
      <w:tblGrid>
        <w:gridCol w:w="9350"/>
      </w:tblGrid>
      <w:tr w:rsidR="00F26477" w:rsidRPr="00DA40E8" w14:paraId="2D04790B" w14:textId="77777777" w:rsidTr="00F26477">
        <w:tc>
          <w:tcPr>
            <w:tcW w:w="9350" w:type="dxa"/>
          </w:tcPr>
          <w:p w14:paraId="3FEC9608" w14:textId="44EDF5F8" w:rsidR="00F26477" w:rsidRPr="00DA40E8" w:rsidRDefault="003415BD">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000000" w:themeColor="text1"/>
                <w:sz w:val="20"/>
                <w:szCs w:val="20"/>
              </w:rPr>
              <w:t xml:space="preserve">Response: </w:t>
            </w:r>
            <w:r w:rsidR="00360F65" w:rsidRPr="00DA40E8">
              <w:rPr>
                <w:rFonts w:ascii="Times New Roman" w:hAnsi="Times New Roman" w:cs="Times New Roman"/>
                <w:color w:val="222222"/>
                <w:sz w:val="20"/>
                <w:szCs w:val="20"/>
                <w:shd w:val="clear" w:color="auto" w:fill="FFFFFF"/>
              </w:rPr>
              <w:t>We include the following sentence:</w:t>
            </w:r>
          </w:p>
          <w:p w14:paraId="4C7FBC8E" w14:textId="77777777" w:rsidR="00360F65" w:rsidRPr="00DA40E8" w:rsidRDefault="00360F65">
            <w:pPr>
              <w:rPr>
                <w:rFonts w:ascii="Times New Roman" w:hAnsi="Times New Roman" w:cs="Times New Roman"/>
                <w:color w:val="222222"/>
                <w:sz w:val="20"/>
                <w:szCs w:val="20"/>
                <w:shd w:val="clear" w:color="auto" w:fill="FFFFFF"/>
              </w:rPr>
            </w:pPr>
          </w:p>
          <w:p w14:paraId="78197027" w14:textId="77777777" w:rsidR="00360F65" w:rsidRDefault="00360F65">
            <w:pPr>
              <w:rPr>
                <w:rFonts w:ascii="Times New Roman" w:hAnsi="Times New Roman" w:cs="Times New Roman"/>
                <w:i/>
                <w:iCs/>
                <w:sz w:val="20"/>
                <w:szCs w:val="20"/>
              </w:rPr>
            </w:pPr>
            <w:r w:rsidRPr="00DA40E8">
              <w:rPr>
                <w:rFonts w:ascii="Times New Roman" w:hAnsi="Times New Roman" w:cs="Times New Roman"/>
                <w:i/>
                <w:iCs/>
                <w:color w:val="222222"/>
                <w:sz w:val="20"/>
                <w:szCs w:val="20"/>
                <w:shd w:val="clear" w:color="auto" w:fill="FFFFFF"/>
              </w:rPr>
              <w:lastRenderedPageBreak/>
              <w:t>“</w:t>
            </w:r>
            <w:r w:rsidRPr="00DA40E8">
              <w:rPr>
                <w:rFonts w:ascii="Times New Roman" w:hAnsi="Times New Roman" w:cs="Times New Roman"/>
                <w:i/>
                <w:iCs/>
                <w:sz w:val="20"/>
                <w:szCs w:val="20"/>
              </w:rPr>
              <w:t>Then, to understand the degree of heterogeneity both between and within districts, we calculated and reported the standard deviation of the census tract values within each district and the city-wide value for the standard deviation between district level values.”</w:t>
            </w:r>
          </w:p>
          <w:p w14:paraId="4BDE5F8D" w14:textId="7E7B87E2" w:rsidR="005113D7" w:rsidRPr="00DA40E8" w:rsidRDefault="005113D7">
            <w:pPr>
              <w:rPr>
                <w:rFonts w:ascii="Times New Roman" w:hAnsi="Times New Roman" w:cs="Times New Roman"/>
                <w:i/>
                <w:iCs/>
                <w:color w:val="222222"/>
                <w:sz w:val="20"/>
                <w:szCs w:val="20"/>
                <w:shd w:val="clear" w:color="auto" w:fill="FFFFFF"/>
              </w:rPr>
            </w:pPr>
          </w:p>
        </w:tc>
      </w:tr>
    </w:tbl>
    <w:p w14:paraId="05EF40CE" w14:textId="77777777" w:rsidR="0000619B" w:rsidRPr="00DA40E8" w:rsidRDefault="0000619B">
      <w:pPr>
        <w:rPr>
          <w:rFonts w:ascii="Times New Roman" w:hAnsi="Times New Roman" w:cs="Times New Roman"/>
          <w:color w:val="222222"/>
          <w:sz w:val="20"/>
          <w:szCs w:val="20"/>
          <w:shd w:val="clear" w:color="auto" w:fill="FFFFFF"/>
        </w:rPr>
      </w:pPr>
    </w:p>
    <w:p w14:paraId="7A92DCAD"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Could you provide the projection/CRS, software version for spatial ops (sf, </w:t>
      </w:r>
      <w:proofErr w:type="spellStart"/>
      <w:r w:rsidRPr="00DA40E8">
        <w:rPr>
          <w:rFonts w:ascii="Times New Roman" w:hAnsi="Times New Roman" w:cs="Times New Roman"/>
          <w:color w:val="222222"/>
          <w:sz w:val="20"/>
          <w:szCs w:val="20"/>
          <w:shd w:val="clear" w:color="auto" w:fill="FFFFFF"/>
        </w:rPr>
        <w:t>exactextractr</w:t>
      </w:r>
      <w:proofErr w:type="spellEnd"/>
      <w:r w:rsidRPr="00DA40E8">
        <w:rPr>
          <w:rFonts w:ascii="Times New Roman" w:hAnsi="Times New Roman" w:cs="Times New Roman"/>
          <w:color w:val="222222"/>
          <w:sz w:val="20"/>
          <w:szCs w:val="20"/>
          <w:shd w:val="clear" w:color="auto" w:fill="FFFFFF"/>
        </w:rPr>
        <w:t xml:space="preserve"> or similar if used), and the Shiny link already included; if possible, add a short data &amp; code availability statement??</w:t>
      </w:r>
    </w:p>
    <w:tbl>
      <w:tblPr>
        <w:tblStyle w:val="TableGrid"/>
        <w:tblW w:w="0" w:type="auto"/>
        <w:tblLook w:val="04A0" w:firstRow="1" w:lastRow="0" w:firstColumn="1" w:lastColumn="0" w:noHBand="0" w:noVBand="1"/>
      </w:tblPr>
      <w:tblGrid>
        <w:gridCol w:w="9350"/>
      </w:tblGrid>
      <w:tr w:rsidR="009C44FB" w:rsidRPr="00DA40E8" w14:paraId="3F17AA82" w14:textId="77777777" w:rsidTr="009C44FB">
        <w:tc>
          <w:tcPr>
            <w:tcW w:w="9350" w:type="dxa"/>
          </w:tcPr>
          <w:p w14:paraId="0A0953C1" w14:textId="2D5E7F25" w:rsidR="009C44FB" w:rsidRPr="00DA40E8" w:rsidRDefault="003415BD">
            <w:pPr>
              <w:rPr>
                <w:rFonts w:ascii="Times New Roman" w:hAnsi="Times New Roman" w:cs="Times New Roman"/>
                <w:color w:val="000000" w:themeColor="text1"/>
                <w:sz w:val="20"/>
                <w:szCs w:val="20"/>
              </w:rPr>
            </w:pPr>
            <w:r w:rsidRPr="00DA40E8">
              <w:rPr>
                <w:rFonts w:ascii="Times New Roman" w:hAnsi="Times New Roman" w:cs="Times New Roman"/>
                <w:b/>
                <w:bCs/>
                <w:color w:val="000000" w:themeColor="text1"/>
                <w:sz w:val="20"/>
                <w:szCs w:val="20"/>
              </w:rPr>
              <w:t xml:space="preserve">Response: </w:t>
            </w:r>
            <w:r w:rsidR="005A12EE" w:rsidRPr="005A12EE">
              <w:rPr>
                <w:rFonts w:ascii="Times New Roman" w:hAnsi="Times New Roman" w:cs="Times New Roman"/>
                <w:color w:val="000000" w:themeColor="text1"/>
                <w:sz w:val="20"/>
                <w:szCs w:val="20"/>
              </w:rPr>
              <w:t>We used the sf package in R</w:t>
            </w:r>
            <w:r w:rsidR="005A12EE">
              <w:rPr>
                <w:rFonts w:ascii="Times New Roman" w:hAnsi="Times New Roman" w:cs="Times New Roman"/>
                <w:color w:val="000000" w:themeColor="text1"/>
                <w:sz w:val="20"/>
                <w:szCs w:val="20"/>
              </w:rPr>
              <w:t xml:space="preserve">. </w:t>
            </w:r>
            <w:r w:rsidR="00254113" w:rsidRPr="005A12EE">
              <w:rPr>
                <w:rFonts w:ascii="Times New Roman" w:hAnsi="Times New Roman" w:cs="Times New Roman"/>
                <w:color w:val="000000" w:themeColor="text1"/>
                <w:sz w:val="20"/>
                <w:szCs w:val="20"/>
              </w:rPr>
              <w:t>The</w:t>
            </w:r>
            <w:r w:rsidR="00254113" w:rsidRPr="00DA40E8">
              <w:rPr>
                <w:rFonts w:ascii="Times New Roman" w:hAnsi="Times New Roman" w:cs="Times New Roman"/>
                <w:color w:val="000000" w:themeColor="text1"/>
                <w:sz w:val="20"/>
                <w:szCs w:val="20"/>
              </w:rPr>
              <w:t xml:space="preserve"> data</w:t>
            </w:r>
            <w:r w:rsidR="00653C03" w:rsidRPr="00DA40E8">
              <w:rPr>
                <w:rFonts w:ascii="Times New Roman" w:hAnsi="Times New Roman" w:cs="Times New Roman"/>
                <w:color w:val="000000" w:themeColor="text1"/>
                <w:sz w:val="20"/>
                <w:szCs w:val="20"/>
              </w:rPr>
              <w:t xml:space="preserve"> </w:t>
            </w:r>
            <w:r w:rsidRPr="00DA40E8">
              <w:rPr>
                <w:rFonts w:ascii="Times New Roman" w:hAnsi="Times New Roman" w:cs="Times New Roman"/>
                <w:color w:val="000000" w:themeColor="text1"/>
                <w:sz w:val="20"/>
                <w:szCs w:val="20"/>
              </w:rPr>
              <w:t xml:space="preserve">and code </w:t>
            </w:r>
            <w:r w:rsidR="00653C03" w:rsidRPr="00DA40E8">
              <w:rPr>
                <w:rFonts w:ascii="Times New Roman" w:hAnsi="Times New Roman" w:cs="Times New Roman"/>
                <w:color w:val="000000" w:themeColor="text1"/>
                <w:sz w:val="20"/>
                <w:szCs w:val="20"/>
              </w:rPr>
              <w:t xml:space="preserve">are available through the dashboard, </w:t>
            </w:r>
            <w:r w:rsidRPr="00DA40E8">
              <w:rPr>
                <w:rFonts w:ascii="Times New Roman" w:hAnsi="Times New Roman" w:cs="Times New Roman"/>
                <w:color w:val="000000" w:themeColor="text1"/>
                <w:sz w:val="20"/>
                <w:szCs w:val="20"/>
              </w:rPr>
              <w:t xml:space="preserve">which is linked in the paper. </w:t>
            </w:r>
            <w:r w:rsidR="00F277AC">
              <w:rPr>
                <w:rFonts w:ascii="Times New Roman" w:hAnsi="Times New Roman" w:cs="Times New Roman"/>
                <w:color w:val="000000" w:themeColor="text1"/>
                <w:sz w:val="20"/>
                <w:szCs w:val="20"/>
              </w:rPr>
              <w:t xml:space="preserve">We have added a data availability statement to the supplement. </w:t>
            </w:r>
          </w:p>
          <w:p w14:paraId="5A919CB4" w14:textId="77777777" w:rsidR="00697144" w:rsidRPr="00DA40E8" w:rsidRDefault="00697144">
            <w:pPr>
              <w:rPr>
                <w:rFonts w:ascii="Times New Roman" w:hAnsi="Times New Roman" w:cs="Times New Roman"/>
                <w:i/>
                <w:iCs/>
                <w:color w:val="000000" w:themeColor="text1"/>
                <w:sz w:val="20"/>
                <w:szCs w:val="20"/>
              </w:rPr>
            </w:pPr>
          </w:p>
          <w:p w14:paraId="0457B26C" w14:textId="2A4AE8BB" w:rsidR="00697144" w:rsidRDefault="00AE02BD">
            <w:pPr>
              <w:rPr>
                <w:rFonts w:ascii="Times New Roman" w:hAnsi="Times New Roman" w:cs="Times New Roman"/>
                <w:i/>
                <w:iCs/>
                <w:sz w:val="20"/>
                <w:szCs w:val="20"/>
              </w:rPr>
            </w:pPr>
            <w:r w:rsidRPr="00DA40E8">
              <w:rPr>
                <w:rFonts w:ascii="Times New Roman" w:hAnsi="Times New Roman" w:cs="Times New Roman"/>
                <w:i/>
                <w:iCs/>
                <w:color w:val="222222"/>
                <w:sz w:val="20"/>
                <w:szCs w:val="20"/>
              </w:rPr>
              <w:t>“</w:t>
            </w:r>
            <w:r w:rsidRPr="00DA40E8">
              <w:rPr>
                <w:rFonts w:ascii="Times New Roman" w:hAnsi="Times New Roman" w:cs="Times New Roman"/>
                <w:i/>
                <w:iCs/>
                <w:sz w:val="20"/>
                <w:szCs w:val="20"/>
              </w:rPr>
              <w:t>To both understand the health status and existing inequities in Philadelphia and to aid Council members and constituents, we created a dashboard that displays 28 health and related metrics by district (</w:t>
            </w:r>
            <w:hyperlink r:id="rId5" w:history="1">
              <w:r w:rsidR="005113D7" w:rsidRPr="0082582B">
                <w:rPr>
                  <w:rStyle w:val="Hyperlink"/>
                  <w:rFonts w:ascii="Times New Roman" w:hAnsi="Times New Roman" w:cs="Times New Roman"/>
                  <w:i/>
                  <w:iCs/>
                  <w:sz w:val="20"/>
                  <w:szCs w:val="20"/>
                </w:rPr>
                <w:t>https://drexel-uhc.github.io/philadelphia-council-districts-and-health/?metric=hs_grad_pct)</w:t>
              </w:r>
            </w:hyperlink>
            <w:r w:rsidRPr="00DA40E8">
              <w:rPr>
                <w:rFonts w:ascii="Times New Roman" w:hAnsi="Times New Roman" w:cs="Times New Roman"/>
                <w:i/>
                <w:iCs/>
                <w:sz w:val="20"/>
                <w:szCs w:val="20"/>
              </w:rPr>
              <w:t>.”</w:t>
            </w:r>
          </w:p>
          <w:p w14:paraId="6F08C919" w14:textId="112F4529" w:rsidR="005113D7" w:rsidRPr="00DA40E8" w:rsidRDefault="005113D7">
            <w:pPr>
              <w:rPr>
                <w:rFonts w:ascii="Times New Roman" w:hAnsi="Times New Roman" w:cs="Times New Roman"/>
                <w:color w:val="222222"/>
                <w:sz w:val="20"/>
                <w:szCs w:val="20"/>
              </w:rPr>
            </w:pPr>
          </w:p>
        </w:tc>
      </w:tr>
    </w:tbl>
    <w:p w14:paraId="0B3B8EFF"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Results. Largely delivers what the brief report promises: ranges by district plus within</w:t>
      </w:r>
      <w:r w:rsidRPr="00DA40E8">
        <w:rPr>
          <w:rFonts w:ascii="Times New Roman" w:hAnsi="Times New Roman" w:cs="Times New Roman"/>
          <w:color w:val="222222"/>
          <w:sz w:val="20"/>
          <w:szCs w:val="20"/>
          <w:shd w:val="clear" w:color="auto" w:fill="FFFFFF"/>
        </w:rPr>
        <w:noBreakHyphen/>
        <w:t xml:space="preserve">district variation for each metric. Good use of a clear headline contrast (e.g., uninsured 4.9% to 11.7%; canopy city mean 9.8% with extremes by district).  </w:t>
      </w:r>
    </w:p>
    <w:tbl>
      <w:tblPr>
        <w:tblStyle w:val="TableGrid"/>
        <w:tblW w:w="0" w:type="auto"/>
        <w:tblLook w:val="04A0" w:firstRow="1" w:lastRow="0" w:firstColumn="1" w:lastColumn="0" w:noHBand="0" w:noVBand="1"/>
      </w:tblPr>
      <w:tblGrid>
        <w:gridCol w:w="9350"/>
      </w:tblGrid>
      <w:tr w:rsidR="009C44FB" w:rsidRPr="00DA40E8" w14:paraId="1AD1E2FB" w14:textId="77777777" w:rsidTr="009C44FB">
        <w:tc>
          <w:tcPr>
            <w:tcW w:w="9350" w:type="dxa"/>
          </w:tcPr>
          <w:p w14:paraId="5548BAC2" w14:textId="77777777" w:rsidR="009C44FB" w:rsidRDefault="009B70D5">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00D44089" w:rsidRPr="00DA40E8">
              <w:rPr>
                <w:rFonts w:ascii="Times New Roman" w:hAnsi="Times New Roman" w:cs="Times New Roman"/>
                <w:color w:val="222222"/>
                <w:sz w:val="20"/>
                <w:szCs w:val="20"/>
                <w:shd w:val="clear" w:color="auto" w:fill="FFFFFF"/>
              </w:rPr>
              <w:t>Thank you!</w:t>
            </w:r>
          </w:p>
          <w:p w14:paraId="3136B531" w14:textId="1EE2809D" w:rsidR="005113D7" w:rsidRPr="00DA40E8" w:rsidRDefault="005113D7">
            <w:pPr>
              <w:rPr>
                <w:rFonts w:ascii="Times New Roman" w:hAnsi="Times New Roman" w:cs="Times New Roman"/>
                <w:color w:val="222222"/>
                <w:sz w:val="20"/>
                <w:szCs w:val="20"/>
                <w:shd w:val="clear" w:color="auto" w:fill="FFFFFF"/>
              </w:rPr>
            </w:pPr>
          </w:p>
        </w:tc>
      </w:tr>
    </w:tbl>
    <w:p w14:paraId="467D2EDD" w14:textId="77777777" w:rsidR="0000619B" w:rsidRPr="00DA40E8" w:rsidRDefault="0000619B">
      <w:pPr>
        <w:rPr>
          <w:rFonts w:ascii="Times New Roman" w:hAnsi="Times New Roman" w:cs="Times New Roman"/>
          <w:color w:val="222222"/>
          <w:sz w:val="20"/>
          <w:szCs w:val="20"/>
          <w:shd w:val="clear" w:color="auto" w:fill="FFFFFF"/>
        </w:rPr>
      </w:pPr>
    </w:p>
    <w:p w14:paraId="61FF1CDD"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Several areas require improvements. Contextual baselines - you need to add one citywide reference for each metric (you do for canopy; do the same explicitly for uninsured beyond the 7.2% average mentioned earlier) so readers can gauge magnitude. </w:t>
      </w:r>
    </w:p>
    <w:tbl>
      <w:tblPr>
        <w:tblStyle w:val="TableGrid"/>
        <w:tblW w:w="0" w:type="auto"/>
        <w:tblLook w:val="04A0" w:firstRow="1" w:lastRow="0" w:firstColumn="1" w:lastColumn="0" w:noHBand="0" w:noVBand="1"/>
      </w:tblPr>
      <w:tblGrid>
        <w:gridCol w:w="9350"/>
      </w:tblGrid>
      <w:tr w:rsidR="009C44FB" w:rsidRPr="00DA40E8" w14:paraId="2C4072AB" w14:textId="77777777" w:rsidTr="009C44FB">
        <w:tc>
          <w:tcPr>
            <w:tcW w:w="9350" w:type="dxa"/>
          </w:tcPr>
          <w:p w14:paraId="35E06CA8" w14:textId="0F7EDC83" w:rsidR="009C44FB" w:rsidRPr="00DA40E8" w:rsidRDefault="00CC31F3">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004877B4" w:rsidRPr="00DA40E8">
              <w:rPr>
                <w:rFonts w:ascii="Times New Roman" w:hAnsi="Times New Roman" w:cs="Times New Roman"/>
                <w:color w:val="222222"/>
                <w:sz w:val="20"/>
                <w:szCs w:val="20"/>
                <w:shd w:val="clear" w:color="auto" w:fill="FFFFFF"/>
              </w:rPr>
              <w:t>W</w:t>
            </w:r>
            <w:r w:rsidRPr="00DA40E8">
              <w:rPr>
                <w:rFonts w:ascii="Times New Roman" w:hAnsi="Times New Roman" w:cs="Times New Roman"/>
                <w:color w:val="222222"/>
                <w:sz w:val="20"/>
                <w:szCs w:val="20"/>
                <w:shd w:val="clear" w:color="auto" w:fill="FFFFFF"/>
              </w:rPr>
              <w:t xml:space="preserve">e have added in the citywide average for the uninsurance metric. </w:t>
            </w:r>
          </w:p>
          <w:p w14:paraId="7F00BC0B" w14:textId="77777777" w:rsidR="004877B4" w:rsidRPr="00DA40E8" w:rsidRDefault="004877B4">
            <w:pPr>
              <w:rPr>
                <w:rFonts w:ascii="Times New Roman" w:hAnsi="Times New Roman" w:cs="Times New Roman"/>
                <w:color w:val="222222"/>
                <w:sz w:val="20"/>
                <w:szCs w:val="20"/>
                <w:shd w:val="clear" w:color="auto" w:fill="FFFFFF"/>
              </w:rPr>
            </w:pPr>
          </w:p>
          <w:p w14:paraId="07CBDED8" w14:textId="77777777" w:rsidR="00EA2A17" w:rsidRPr="00DA40E8" w:rsidRDefault="00EA2A17">
            <w:pPr>
              <w:rPr>
                <w:rFonts w:ascii="Times New Roman" w:hAnsi="Times New Roman" w:cs="Times New Roman"/>
                <w:color w:val="222222"/>
                <w:sz w:val="20"/>
                <w:szCs w:val="20"/>
                <w:shd w:val="clear" w:color="auto" w:fill="FFFFFF"/>
              </w:rPr>
            </w:pPr>
          </w:p>
          <w:p w14:paraId="49FDD7A6" w14:textId="77777777" w:rsidR="00EA2A17" w:rsidRDefault="00EA2A17">
            <w:pPr>
              <w:rPr>
                <w:rFonts w:ascii="Times New Roman" w:hAnsi="Times New Roman" w:cs="Times New Roman"/>
                <w:i/>
                <w:iCs/>
                <w:sz w:val="20"/>
                <w:szCs w:val="20"/>
              </w:rPr>
            </w:pPr>
            <w:r w:rsidRPr="00DA40E8">
              <w:rPr>
                <w:rFonts w:ascii="Times New Roman" w:hAnsi="Times New Roman" w:cs="Times New Roman"/>
                <w:i/>
                <w:iCs/>
                <w:sz w:val="20"/>
                <w:szCs w:val="20"/>
              </w:rPr>
              <w:t>“The city average percentage of residents that lack health insurance was 7.2% (90% margin of error: 0.1%)  and ranged from 4.9% (</w:t>
            </w:r>
            <w:proofErr w:type="spellStart"/>
            <w:r w:rsidRPr="00DA40E8">
              <w:rPr>
                <w:rFonts w:ascii="Times New Roman" w:hAnsi="Times New Roman" w:cs="Times New Roman"/>
                <w:i/>
                <w:iCs/>
                <w:sz w:val="20"/>
                <w:szCs w:val="20"/>
              </w:rPr>
              <w:t>moe</w:t>
            </w:r>
            <w:proofErr w:type="spellEnd"/>
            <w:r w:rsidRPr="00DA40E8">
              <w:rPr>
                <w:rFonts w:ascii="Times New Roman" w:hAnsi="Times New Roman" w:cs="Times New Roman"/>
                <w:i/>
                <w:iCs/>
                <w:sz w:val="20"/>
                <w:szCs w:val="20"/>
              </w:rPr>
              <w:t>: 0.2%) in district 4 to 11.7% (</w:t>
            </w:r>
            <w:proofErr w:type="spellStart"/>
            <w:r w:rsidRPr="00DA40E8">
              <w:rPr>
                <w:rFonts w:ascii="Times New Roman" w:hAnsi="Times New Roman" w:cs="Times New Roman"/>
                <w:i/>
                <w:iCs/>
                <w:sz w:val="20"/>
                <w:szCs w:val="20"/>
              </w:rPr>
              <w:t>moe</w:t>
            </w:r>
            <w:proofErr w:type="spellEnd"/>
            <w:r w:rsidRPr="00DA40E8">
              <w:rPr>
                <w:rFonts w:ascii="Times New Roman" w:hAnsi="Times New Roman" w:cs="Times New Roman"/>
                <w:i/>
                <w:iCs/>
                <w:sz w:val="20"/>
                <w:szCs w:val="20"/>
              </w:rPr>
              <w:t xml:space="preserve">: 0.2%) in district 7 (Appendix </w:t>
            </w:r>
            <w:proofErr w:type="spellStart"/>
            <w:r w:rsidRPr="00DA40E8">
              <w:rPr>
                <w:rFonts w:ascii="Times New Roman" w:hAnsi="Times New Roman" w:cs="Times New Roman"/>
                <w:i/>
                <w:iCs/>
                <w:sz w:val="20"/>
                <w:szCs w:val="20"/>
              </w:rPr>
              <w:t>eTable</w:t>
            </w:r>
            <w:proofErr w:type="spellEnd"/>
            <w:r w:rsidRPr="00DA40E8">
              <w:rPr>
                <w:rFonts w:ascii="Times New Roman" w:hAnsi="Times New Roman" w:cs="Times New Roman"/>
                <w:i/>
                <w:iCs/>
                <w:sz w:val="20"/>
                <w:szCs w:val="20"/>
              </w:rPr>
              <w:t xml:space="preserve"> 1).”</w:t>
            </w:r>
          </w:p>
          <w:p w14:paraId="76837585" w14:textId="134A6B62" w:rsidR="005113D7" w:rsidRPr="00DA40E8" w:rsidRDefault="005113D7">
            <w:pPr>
              <w:rPr>
                <w:rFonts w:ascii="Times New Roman" w:hAnsi="Times New Roman" w:cs="Times New Roman"/>
                <w:i/>
                <w:iCs/>
                <w:color w:val="222222"/>
                <w:sz w:val="20"/>
                <w:szCs w:val="20"/>
                <w:shd w:val="clear" w:color="auto" w:fill="FFFFFF"/>
              </w:rPr>
            </w:pPr>
          </w:p>
        </w:tc>
      </w:tr>
    </w:tbl>
    <w:p w14:paraId="7FF17338" w14:textId="77777777" w:rsidR="0000619B" w:rsidRPr="00DA40E8" w:rsidRDefault="0000619B">
      <w:pPr>
        <w:rPr>
          <w:rFonts w:ascii="Times New Roman" w:hAnsi="Times New Roman" w:cs="Times New Roman"/>
          <w:color w:val="222222"/>
          <w:sz w:val="20"/>
          <w:szCs w:val="20"/>
          <w:shd w:val="clear" w:color="auto" w:fill="FFFFFF"/>
        </w:rPr>
      </w:pPr>
    </w:p>
    <w:p w14:paraId="2192A37C" w14:textId="77777777" w:rsidR="0000619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Within</w:t>
      </w:r>
      <w:r w:rsidRPr="00DA40E8">
        <w:rPr>
          <w:rFonts w:ascii="Times New Roman" w:hAnsi="Times New Roman" w:cs="Times New Roman"/>
          <w:color w:val="222222"/>
          <w:sz w:val="20"/>
          <w:szCs w:val="20"/>
          <w:shd w:val="clear" w:color="auto" w:fill="FFFFFF"/>
        </w:rPr>
        <w:noBreakHyphen/>
        <w:t xml:space="preserve"> vs between</w:t>
      </w:r>
      <w:r w:rsidRPr="00DA40E8">
        <w:rPr>
          <w:rFonts w:ascii="Times New Roman" w:hAnsi="Times New Roman" w:cs="Times New Roman"/>
          <w:color w:val="222222"/>
          <w:sz w:val="20"/>
          <w:szCs w:val="20"/>
          <w:shd w:val="clear" w:color="auto" w:fill="FFFFFF"/>
        </w:rPr>
        <w:noBreakHyphen/>
        <w:t>district dispersion: after reporting SDs, add one interpretive sentence (e.g., "Within</w:t>
      </w:r>
      <w:r w:rsidRPr="00DA40E8">
        <w:rPr>
          <w:rFonts w:ascii="Times New Roman" w:hAnsi="Times New Roman" w:cs="Times New Roman"/>
          <w:color w:val="222222"/>
          <w:sz w:val="20"/>
          <w:szCs w:val="20"/>
          <w:shd w:val="clear" w:color="auto" w:fill="FFFFFF"/>
        </w:rPr>
        <w:noBreakHyphen/>
        <w:t>district variability in insurance was greater than between</w:t>
      </w:r>
      <w:r w:rsidRPr="00DA40E8">
        <w:rPr>
          <w:rFonts w:ascii="Times New Roman" w:hAnsi="Times New Roman" w:cs="Times New Roman"/>
          <w:color w:val="222222"/>
          <w:sz w:val="20"/>
          <w:szCs w:val="20"/>
          <w:shd w:val="clear" w:color="auto" w:fill="FFFFFF"/>
        </w:rPr>
        <w:noBreakHyphen/>
        <w:t>district variability in X of Y districts"), so the heterogeneity point is numerically clear. Park influence: you mention in discussion that large parks drive canopy; consider flagging here that the highest</w:t>
      </w:r>
      <w:r w:rsidRPr="00DA40E8">
        <w:rPr>
          <w:rFonts w:ascii="Times New Roman" w:hAnsi="Times New Roman" w:cs="Times New Roman"/>
          <w:color w:val="222222"/>
          <w:sz w:val="20"/>
          <w:szCs w:val="20"/>
          <w:shd w:val="clear" w:color="auto" w:fill="FFFFFF"/>
        </w:rPr>
        <w:noBreakHyphen/>
        <w:t>canopy districts include major park area, to connect results and interpretation seamlessly. Ensure the single figure (four</w:t>
      </w:r>
      <w:r w:rsidRPr="00DA40E8">
        <w:rPr>
          <w:rFonts w:ascii="Times New Roman" w:hAnsi="Times New Roman" w:cs="Times New Roman"/>
          <w:color w:val="222222"/>
          <w:sz w:val="20"/>
          <w:szCs w:val="20"/>
        </w:rPr>
        <w:t xml:space="preserve"> </w:t>
      </w:r>
      <w:r w:rsidRPr="00DA40E8">
        <w:rPr>
          <w:rFonts w:ascii="Times New Roman" w:hAnsi="Times New Roman" w:cs="Times New Roman"/>
          <w:color w:val="222222"/>
          <w:sz w:val="20"/>
          <w:szCs w:val="20"/>
          <w:shd w:val="clear" w:color="auto" w:fill="FFFFFF"/>
        </w:rPr>
        <w:t>panes) is readable at journal scale (legends, consistent color scales for tract vs district, clear labels). If not, prioritize legibility over density.</w:t>
      </w:r>
    </w:p>
    <w:tbl>
      <w:tblPr>
        <w:tblStyle w:val="TableGrid"/>
        <w:tblW w:w="0" w:type="auto"/>
        <w:tblLook w:val="04A0" w:firstRow="1" w:lastRow="0" w:firstColumn="1" w:lastColumn="0" w:noHBand="0" w:noVBand="1"/>
      </w:tblPr>
      <w:tblGrid>
        <w:gridCol w:w="9350"/>
      </w:tblGrid>
      <w:tr w:rsidR="009C44FB" w:rsidRPr="00DA40E8" w14:paraId="66D24EBD" w14:textId="77777777" w:rsidTr="009C44FB">
        <w:tc>
          <w:tcPr>
            <w:tcW w:w="9350" w:type="dxa"/>
          </w:tcPr>
          <w:p w14:paraId="3059E434" w14:textId="5DCC9B5E" w:rsidR="009C44FB" w:rsidRPr="00DA40E8" w:rsidRDefault="00E44A93">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 xml:space="preserve">Response: </w:t>
            </w:r>
            <w:r w:rsidR="00FE220E" w:rsidRPr="00DA40E8">
              <w:rPr>
                <w:rFonts w:ascii="Times New Roman" w:hAnsi="Times New Roman" w:cs="Times New Roman"/>
                <w:color w:val="222222"/>
                <w:sz w:val="20"/>
                <w:szCs w:val="20"/>
              </w:rPr>
              <w:t>W</w:t>
            </w:r>
            <w:r w:rsidRPr="00DA40E8">
              <w:rPr>
                <w:rFonts w:ascii="Times New Roman" w:hAnsi="Times New Roman" w:cs="Times New Roman"/>
                <w:color w:val="222222"/>
                <w:sz w:val="20"/>
                <w:szCs w:val="20"/>
              </w:rPr>
              <w:t>e</w:t>
            </w:r>
            <w:r w:rsidR="00FE220E" w:rsidRPr="00DA40E8">
              <w:rPr>
                <w:rFonts w:ascii="Times New Roman" w:hAnsi="Times New Roman" w:cs="Times New Roman"/>
                <w:color w:val="222222"/>
                <w:sz w:val="20"/>
                <w:szCs w:val="20"/>
              </w:rPr>
              <w:t xml:space="preserve"> have </w:t>
            </w:r>
            <w:r w:rsidR="00072890" w:rsidRPr="00DA40E8">
              <w:rPr>
                <w:rFonts w:ascii="Times New Roman" w:hAnsi="Times New Roman" w:cs="Times New Roman"/>
                <w:color w:val="222222"/>
                <w:sz w:val="20"/>
                <w:szCs w:val="20"/>
              </w:rPr>
              <w:t xml:space="preserve">ensured the figures are readable and consistent. We have </w:t>
            </w:r>
            <w:r w:rsidR="00FE220E" w:rsidRPr="00DA40E8">
              <w:rPr>
                <w:rFonts w:ascii="Times New Roman" w:hAnsi="Times New Roman" w:cs="Times New Roman"/>
                <w:color w:val="222222"/>
                <w:sz w:val="20"/>
                <w:szCs w:val="20"/>
              </w:rPr>
              <w:t xml:space="preserve">added a sentence comparing the within and between district variations. </w:t>
            </w:r>
          </w:p>
          <w:p w14:paraId="7164358D" w14:textId="77777777" w:rsidR="00E44A93" w:rsidRPr="00DA40E8" w:rsidRDefault="00E44A93">
            <w:pPr>
              <w:rPr>
                <w:rFonts w:ascii="Times New Roman" w:hAnsi="Times New Roman" w:cs="Times New Roman"/>
                <w:color w:val="222222"/>
                <w:sz w:val="20"/>
                <w:szCs w:val="20"/>
              </w:rPr>
            </w:pPr>
          </w:p>
          <w:p w14:paraId="2C675FBB" w14:textId="0C59DF31" w:rsidR="00E44A93" w:rsidRPr="00DA40E8" w:rsidRDefault="00E44A93" w:rsidP="00E44A93">
            <w:pPr>
              <w:rPr>
                <w:rFonts w:ascii="Times New Roman" w:hAnsi="Times New Roman" w:cs="Times New Roman"/>
                <w:i/>
                <w:iCs/>
                <w:sz w:val="20"/>
                <w:szCs w:val="20"/>
              </w:rPr>
            </w:pPr>
            <w:r w:rsidRPr="00DA40E8">
              <w:rPr>
                <w:rFonts w:ascii="Times New Roman" w:hAnsi="Times New Roman" w:cs="Times New Roman"/>
                <w:i/>
                <w:iCs/>
                <w:sz w:val="20"/>
                <w:szCs w:val="20"/>
              </w:rPr>
              <w:t>However, within districts variation was greater than between district variation for all districts. The district with the highest internal variation was district 6, which had a standard deviation of 5.5 and the district with the lowest was district 4, which had a standard deviation of 2.8.</w:t>
            </w:r>
          </w:p>
          <w:p w14:paraId="3B70EF2C" w14:textId="77777777" w:rsidR="00E44A93" w:rsidRPr="00DA40E8" w:rsidRDefault="00E44A93" w:rsidP="00E44A93">
            <w:pPr>
              <w:rPr>
                <w:rFonts w:ascii="Times New Roman" w:hAnsi="Times New Roman" w:cs="Times New Roman"/>
                <w:i/>
                <w:iCs/>
                <w:sz w:val="20"/>
                <w:szCs w:val="20"/>
              </w:rPr>
            </w:pPr>
          </w:p>
          <w:p w14:paraId="14D04601" w14:textId="50D3A49C" w:rsidR="00E44A93" w:rsidRPr="00DA40E8" w:rsidRDefault="00E44A93" w:rsidP="00E44A93">
            <w:pPr>
              <w:rPr>
                <w:rFonts w:ascii="Times New Roman" w:hAnsi="Times New Roman" w:cs="Times New Roman"/>
                <w:i/>
                <w:iCs/>
                <w:sz w:val="20"/>
                <w:szCs w:val="20"/>
              </w:rPr>
            </w:pPr>
            <w:r w:rsidRPr="00DA40E8">
              <w:rPr>
                <w:rFonts w:ascii="Times New Roman" w:hAnsi="Times New Roman" w:cs="Times New Roman"/>
                <w:i/>
                <w:iCs/>
                <w:sz w:val="20"/>
                <w:szCs w:val="20"/>
              </w:rPr>
              <w:t xml:space="preserve"> The within districts variation was greater than between district variation for all but two districts (#1 and #5). The maps in Panels C and D of Figure 1 contain a visual representation. </w:t>
            </w:r>
          </w:p>
          <w:p w14:paraId="1A666F8E" w14:textId="6553F79D" w:rsidR="00E44A93" w:rsidRPr="00DA40E8" w:rsidRDefault="00E44A93">
            <w:pPr>
              <w:rPr>
                <w:rFonts w:ascii="Times New Roman" w:hAnsi="Times New Roman" w:cs="Times New Roman"/>
                <w:color w:val="222222"/>
                <w:sz w:val="20"/>
                <w:szCs w:val="20"/>
              </w:rPr>
            </w:pPr>
          </w:p>
        </w:tc>
      </w:tr>
    </w:tbl>
    <w:p w14:paraId="14D9F4C0" w14:textId="77777777" w:rsidR="00201FAD"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lastRenderedPageBreak/>
        <w:br/>
      </w:r>
      <w:r w:rsidRPr="00DA40E8">
        <w:rPr>
          <w:rFonts w:ascii="Times New Roman" w:hAnsi="Times New Roman" w:cs="Times New Roman"/>
          <w:color w:val="222222"/>
          <w:sz w:val="20"/>
          <w:szCs w:val="20"/>
          <w:shd w:val="clear" w:color="auto" w:fill="FFFFFF"/>
        </w:rPr>
        <w:t>Discussion. Nice policy</w:t>
      </w:r>
      <w:r w:rsidRPr="00DA40E8">
        <w:rPr>
          <w:rFonts w:ascii="Times New Roman" w:hAnsi="Times New Roman" w:cs="Times New Roman"/>
          <w:color w:val="222222"/>
          <w:sz w:val="20"/>
          <w:szCs w:val="20"/>
          <w:shd w:val="clear" w:color="auto" w:fill="FFFFFF"/>
        </w:rPr>
        <w:noBreakHyphen/>
        <w:t>facing interpretation that connects metrics to actionable levers (tree planting, cooling centers, enrollment/outreach). Highlights within</w:t>
      </w:r>
      <w:r w:rsidRPr="00DA40E8">
        <w:rPr>
          <w:rFonts w:ascii="Times New Roman" w:hAnsi="Times New Roman" w:cs="Times New Roman"/>
          <w:color w:val="222222"/>
          <w:sz w:val="20"/>
          <w:szCs w:val="20"/>
          <w:shd w:val="clear" w:color="auto" w:fill="FFFFFF"/>
        </w:rPr>
        <w:noBreakHyphen/>
        <w:t>district heterogeneity and the risk of relying on district averages alone—this is the key insight to justify political</w:t>
      </w:r>
      <w:r w:rsidRPr="00DA40E8">
        <w:rPr>
          <w:rFonts w:ascii="Times New Roman" w:hAnsi="Times New Roman" w:cs="Times New Roman"/>
          <w:color w:val="222222"/>
          <w:sz w:val="20"/>
          <w:szCs w:val="20"/>
          <w:shd w:val="clear" w:color="auto" w:fill="FFFFFF"/>
        </w:rPr>
        <w:noBreakHyphen/>
        <w:t>district reporting with tract drill</w:t>
      </w:r>
      <w:r w:rsidRPr="00DA40E8">
        <w:rPr>
          <w:rFonts w:ascii="Times New Roman" w:hAnsi="Times New Roman" w:cs="Times New Roman"/>
          <w:color w:val="222222"/>
          <w:sz w:val="20"/>
          <w:szCs w:val="20"/>
          <w:shd w:val="clear" w:color="auto" w:fill="FFFFFF"/>
        </w:rPr>
        <w:noBreakHyphen/>
        <w:t>downs. Notes the potential role of gerrymandering in shaping heterogeneity—relevant and thought</w:t>
      </w:r>
      <w:r w:rsidRPr="00DA40E8">
        <w:rPr>
          <w:rFonts w:ascii="Times New Roman" w:hAnsi="Times New Roman" w:cs="Times New Roman"/>
          <w:color w:val="222222"/>
          <w:sz w:val="20"/>
          <w:szCs w:val="20"/>
          <w:shd w:val="clear" w:color="auto" w:fill="FFFFFF"/>
        </w:rPr>
        <w:noBreakHyphen/>
        <w:t xml:space="preserve">provoking. </w:t>
      </w:r>
    </w:p>
    <w:p w14:paraId="1AAF95B3" w14:textId="77777777" w:rsidR="00201FAD"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 xml:space="preserve">Concerns: causal language: keep strictly associational and descriptive. Avoid phrasing that implies causal effects or responsibility beyond descriptive scope. </w:t>
      </w:r>
    </w:p>
    <w:tbl>
      <w:tblPr>
        <w:tblStyle w:val="TableGrid"/>
        <w:tblW w:w="0" w:type="auto"/>
        <w:tblLook w:val="04A0" w:firstRow="1" w:lastRow="0" w:firstColumn="1" w:lastColumn="0" w:noHBand="0" w:noVBand="1"/>
      </w:tblPr>
      <w:tblGrid>
        <w:gridCol w:w="9350"/>
      </w:tblGrid>
      <w:tr w:rsidR="009C44FB" w:rsidRPr="00DA40E8" w14:paraId="61B50C1E" w14:textId="77777777" w:rsidTr="009C44FB">
        <w:tc>
          <w:tcPr>
            <w:tcW w:w="9350" w:type="dxa"/>
          </w:tcPr>
          <w:p w14:paraId="0E888E61" w14:textId="77777777" w:rsidR="009C44FB" w:rsidRDefault="00894292">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Response</w:t>
            </w:r>
            <w:r w:rsidR="007F2887" w:rsidRPr="00DA40E8">
              <w:rPr>
                <w:rFonts w:ascii="Times New Roman" w:hAnsi="Times New Roman" w:cs="Times New Roman"/>
                <w:b/>
                <w:bCs/>
                <w:color w:val="222222"/>
                <w:sz w:val="20"/>
                <w:szCs w:val="20"/>
                <w:shd w:val="clear" w:color="auto" w:fill="FFFFFF"/>
              </w:rPr>
              <w:t xml:space="preserve">: </w:t>
            </w:r>
            <w:r w:rsidR="007F2887" w:rsidRPr="00DA40E8">
              <w:rPr>
                <w:rFonts w:ascii="Times New Roman" w:hAnsi="Times New Roman" w:cs="Times New Roman"/>
                <w:color w:val="222222"/>
                <w:sz w:val="20"/>
                <w:szCs w:val="20"/>
                <w:shd w:val="clear" w:color="auto" w:fill="FFFFFF"/>
              </w:rPr>
              <w:t xml:space="preserve">Thank you, we have </w:t>
            </w:r>
            <w:r w:rsidR="007C0244" w:rsidRPr="00DA40E8">
              <w:rPr>
                <w:rFonts w:ascii="Times New Roman" w:hAnsi="Times New Roman" w:cs="Times New Roman"/>
                <w:color w:val="222222"/>
                <w:sz w:val="20"/>
                <w:szCs w:val="20"/>
                <w:shd w:val="clear" w:color="auto" w:fill="FFFFFF"/>
              </w:rPr>
              <w:t>edited</w:t>
            </w:r>
            <w:r w:rsidRPr="00DA40E8">
              <w:rPr>
                <w:rFonts w:ascii="Times New Roman" w:hAnsi="Times New Roman" w:cs="Times New Roman"/>
                <w:color w:val="222222"/>
                <w:sz w:val="20"/>
                <w:szCs w:val="20"/>
                <w:shd w:val="clear" w:color="auto" w:fill="FFFFFF"/>
              </w:rPr>
              <w:t xml:space="preserve"> to avoid any causal language, because</w:t>
            </w:r>
            <w:r w:rsidR="007C0244" w:rsidRPr="00DA40E8">
              <w:rPr>
                <w:rFonts w:ascii="Times New Roman" w:hAnsi="Times New Roman" w:cs="Times New Roman"/>
                <w:color w:val="222222"/>
                <w:sz w:val="20"/>
                <w:szCs w:val="20"/>
                <w:shd w:val="clear" w:color="auto" w:fill="FFFFFF"/>
              </w:rPr>
              <w:t xml:space="preserve">, yes, </w:t>
            </w:r>
            <w:r w:rsidRPr="00DA40E8">
              <w:rPr>
                <w:rFonts w:ascii="Times New Roman" w:hAnsi="Times New Roman" w:cs="Times New Roman"/>
                <w:color w:val="222222"/>
                <w:sz w:val="20"/>
                <w:szCs w:val="20"/>
                <w:shd w:val="clear" w:color="auto" w:fill="FFFFFF"/>
              </w:rPr>
              <w:t xml:space="preserve">this is a descriptive paper. </w:t>
            </w:r>
          </w:p>
          <w:p w14:paraId="739CCEC3" w14:textId="7552E0BD" w:rsidR="005113D7" w:rsidRPr="00DA40E8" w:rsidRDefault="005113D7">
            <w:pPr>
              <w:rPr>
                <w:rFonts w:ascii="Times New Roman" w:hAnsi="Times New Roman" w:cs="Times New Roman"/>
                <w:color w:val="222222"/>
                <w:sz w:val="20"/>
                <w:szCs w:val="20"/>
                <w:shd w:val="clear" w:color="auto" w:fill="FFFFFF"/>
              </w:rPr>
            </w:pPr>
          </w:p>
        </w:tc>
      </w:tr>
    </w:tbl>
    <w:p w14:paraId="190B7135" w14:textId="77777777" w:rsidR="00201FAD" w:rsidRPr="00DA40E8" w:rsidRDefault="00201FAD">
      <w:pPr>
        <w:rPr>
          <w:rFonts w:ascii="Times New Roman" w:hAnsi="Times New Roman" w:cs="Times New Roman"/>
          <w:color w:val="222222"/>
          <w:sz w:val="20"/>
          <w:szCs w:val="20"/>
          <w:shd w:val="clear" w:color="auto" w:fill="FFFFFF"/>
        </w:rPr>
      </w:pPr>
    </w:p>
    <w:p w14:paraId="6E2C9BCF" w14:textId="77777777" w:rsidR="00201FAD"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Scope &amp; limits please add two explicit limitations: MAUP and aggregation error, district values inherit artifacts of boundary changes and tract</w:t>
      </w:r>
      <w:r w:rsidRPr="00DA40E8">
        <w:rPr>
          <w:rFonts w:ascii="Times New Roman" w:hAnsi="Times New Roman" w:cs="Times New Roman"/>
          <w:color w:val="222222"/>
          <w:sz w:val="20"/>
          <w:szCs w:val="20"/>
          <w:shd w:val="clear" w:color="auto" w:fill="FFFFFF"/>
        </w:rPr>
        <w:noBreakHyphen/>
        <w:t>to</w:t>
      </w:r>
      <w:r w:rsidRPr="00DA40E8">
        <w:rPr>
          <w:rFonts w:ascii="Times New Roman" w:hAnsi="Times New Roman" w:cs="Times New Roman"/>
          <w:color w:val="222222"/>
          <w:sz w:val="20"/>
          <w:szCs w:val="20"/>
          <w:shd w:val="clear" w:color="auto" w:fill="FFFFFF"/>
        </w:rPr>
        <w:noBreakHyphen/>
        <w:t xml:space="preserve">district apportionment. Uncertainty—ACS sampling error not propagated; canopy year mismatch and inability to include more indicators due to brief format; dashboard provides extended set. </w:t>
      </w:r>
    </w:p>
    <w:tbl>
      <w:tblPr>
        <w:tblStyle w:val="TableGrid"/>
        <w:tblW w:w="0" w:type="auto"/>
        <w:tblLook w:val="04A0" w:firstRow="1" w:lastRow="0" w:firstColumn="1" w:lastColumn="0" w:noHBand="0" w:noVBand="1"/>
      </w:tblPr>
      <w:tblGrid>
        <w:gridCol w:w="9350"/>
      </w:tblGrid>
      <w:tr w:rsidR="00894292" w:rsidRPr="00DA40E8" w14:paraId="0C590DC7" w14:textId="77777777" w:rsidTr="00894292">
        <w:tc>
          <w:tcPr>
            <w:tcW w:w="9350" w:type="dxa"/>
          </w:tcPr>
          <w:p w14:paraId="3CFC8E14" w14:textId="77777777" w:rsidR="00894292" w:rsidRPr="00DA40E8" w:rsidRDefault="00511510">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Pr="00DA40E8">
              <w:rPr>
                <w:rFonts w:ascii="Times New Roman" w:hAnsi="Times New Roman" w:cs="Times New Roman"/>
                <w:color w:val="222222"/>
                <w:sz w:val="20"/>
                <w:szCs w:val="20"/>
                <w:shd w:val="clear" w:color="auto" w:fill="FFFFFF"/>
              </w:rPr>
              <w:t xml:space="preserve">We have added in the MOE for the ACS insurance metric and have added a sentence about the year mismatch in the methods section. </w:t>
            </w:r>
          </w:p>
          <w:p w14:paraId="0180C702" w14:textId="77777777" w:rsidR="00C62840" w:rsidRPr="00DA40E8" w:rsidRDefault="00C62840">
            <w:pPr>
              <w:rPr>
                <w:rFonts w:ascii="Times New Roman" w:hAnsi="Times New Roman" w:cs="Times New Roman"/>
                <w:color w:val="222222"/>
                <w:sz w:val="20"/>
                <w:szCs w:val="20"/>
                <w:shd w:val="clear" w:color="auto" w:fill="FFFFFF"/>
              </w:rPr>
            </w:pPr>
          </w:p>
          <w:p w14:paraId="23659D87" w14:textId="1E1F616E" w:rsidR="00C62840" w:rsidRPr="00DA40E8" w:rsidRDefault="00C62840" w:rsidP="00C62840">
            <w:pPr>
              <w:spacing w:before="240" w:after="240"/>
              <w:rPr>
                <w:rFonts w:ascii="Aptos" w:eastAsia="Aptos" w:hAnsi="Aptos" w:cs="Aptos"/>
                <w:sz w:val="21"/>
                <w:szCs w:val="21"/>
              </w:rPr>
            </w:pPr>
            <w:r w:rsidRPr="00DA40E8">
              <w:rPr>
                <w:rFonts w:ascii="Times New Roman" w:eastAsia="Aptos" w:hAnsi="Times New Roman" w:cs="Times New Roman"/>
                <w:i/>
                <w:iCs/>
                <w:sz w:val="20"/>
                <w:szCs w:val="20"/>
              </w:rPr>
              <w:t>“One important limitation to this study is that data errors introduced during the aggregation process. Future work could utilize raster tree coverage data and a more granular measure of health insurance coverage that can be more accurately aggregated to the council district level. Another limitation is the limited selection of health-related metrics available. Future work should incorporate other measures of health to create a more full and nuanced understanding council district health.”</w:t>
            </w:r>
          </w:p>
        </w:tc>
      </w:tr>
    </w:tbl>
    <w:p w14:paraId="30669FF8" w14:textId="77777777" w:rsidR="00894292" w:rsidRPr="00DA40E8" w:rsidRDefault="00894292">
      <w:pPr>
        <w:rPr>
          <w:rFonts w:ascii="Times New Roman" w:hAnsi="Times New Roman" w:cs="Times New Roman"/>
          <w:color w:val="222222"/>
          <w:sz w:val="20"/>
          <w:szCs w:val="20"/>
          <w:shd w:val="clear" w:color="auto" w:fill="FFFFFF"/>
        </w:rPr>
      </w:pPr>
    </w:p>
    <w:p w14:paraId="25616D8A" w14:textId="7A0338CF" w:rsidR="009C44FB" w:rsidRPr="00DA40E8"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shd w:val="clear" w:color="auto" w:fill="FFFFFF"/>
        </w:rPr>
        <w:t>Strengthen one sentence that explains how council offices might use both</w:t>
      </w:r>
      <w:r w:rsidR="00511510" w:rsidRPr="00DA40E8">
        <w:rPr>
          <w:rFonts w:ascii="Times New Roman" w:hAnsi="Times New Roman" w:cs="Times New Roman"/>
          <w:color w:val="222222"/>
          <w:sz w:val="20"/>
          <w:szCs w:val="20"/>
          <w:shd w:val="clear" w:color="auto" w:fill="FFFFFF"/>
        </w:rPr>
        <w:t xml:space="preserve"> </w:t>
      </w:r>
      <w:r w:rsidRPr="00DA40E8">
        <w:rPr>
          <w:rFonts w:ascii="Times New Roman" w:hAnsi="Times New Roman" w:cs="Times New Roman"/>
          <w:color w:val="222222"/>
          <w:sz w:val="20"/>
          <w:szCs w:val="20"/>
          <w:shd w:val="clear" w:color="auto" w:fill="FFFFFF"/>
        </w:rPr>
        <w:t>views: district average for budget framing and tract detail for site selection (e.g., which tracts to prioritize for greening or enrollment events). A brief nod to targeting resources where tract</w:t>
      </w:r>
      <w:r w:rsidRPr="00DA40E8">
        <w:rPr>
          <w:rFonts w:ascii="Times New Roman" w:hAnsi="Times New Roman" w:cs="Times New Roman"/>
          <w:color w:val="222222"/>
          <w:sz w:val="20"/>
          <w:szCs w:val="20"/>
          <w:shd w:val="clear" w:color="auto" w:fill="FFFFFF"/>
        </w:rPr>
        <w:noBreakHyphen/>
        <w:t>level need is high within otherwise "average" districts ties heterogeneity to practical equity action.</w:t>
      </w:r>
    </w:p>
    <w:tbl>
      <w:tblPr>
        <w:tblStyle w:val="TableGrid"/>
        <w:tblW w:w="0" w:type="auto"/>
        <w:tblLook w:val="04A0" w:firstRow="1" w:lastRow="0" w:firstColumn="1" w:lastColumn="0" w:noHBand="0" w:noVBand="1"/>
      </w:tblPr>
      <w:tblGrid>
        <w:gridCol w:w="9350"/>
      </w:tblGrid>
      <w:tr w:rsidR="009C44FB" w:rsidRPr="00DA40E8" w14:paraId="7BE78DA3" w14:textId="77777777" w:rsidTr="009C44FB">
        <w:tc>
          <w:tcPr>
            <w:tcW w:w="9350" w:type="dxa"/>
          </w:tcPr>
          <w:p w14:paraId="46799F83" w14:textId="4B13D679" w:rsidR="009C44FB" w:rsidRPr="00DA40E8" w:rsidRDefault="009038CB">
            <w:pPr>
              <w:rPr>
                <w:rFonts w:ascii="Times New Roman" w:hAnsi="Times New Roman" w:cs="Times New Roman"/>
                <w:color w:val="222222"/>
                <w:sz w:val="20"/>
                <w:szCs w:val="20"/>
                <w:shd w:val="clear" w:color="auto" w:fill="FFFFFF"/>
              </w:rPr>
            </w:pPr>
            <w:r w:rsidRPr="00DA40E8">
              <w:rPr>
                <w:rFonts w:ascii="Times New Roman" w:hAnsi="Times New Roman" w:cs="Times New Roman"/>
                <w:b/>
                <w:bCs/>
                <w:color w:val="222222"/>
                <w:sz w:val="20"/>
                <w:szCs w:val="20"/>
                <w:shd w:val="clear" w:color="auto" w:fill="FFFFFF"/>
              </w:rPr>
              <w:t xml:space="preserve">Response: </w:t>
            </w:r>
            <w:r w:rsidRPr="00DA40E8">
              <w:rPr>
                <w:rFonts w:ascii="Times New Roman" w:hAnsi="Times New Roman" w:cs="Times New Roman"/>
                <w:color w:val="222222"/>
                <w:sz w:val="20"/>
                <w:szCs w:val="20"/>
                <w:shd w:val="clear" w:color="auto" w:fill="FFFFFF"/>
              </w:rPr>
              <w:t>We have edited the following sentence</w:t>
            </w:r>
            <w:r w:rsidR="005408BA" w:rsidRPr="00DA40E8">
              <w:rPr>
                <w:rFonts w:ascii="Times New Roman" w:hAnsi="Times New Roman" w:cs="Times New Roman"/>
                <w:color w:val="222222"/>
                <w:sz w:val="20"/>
                <w:szCs w:val="20"/>
                <w:shd w:val="clear" w:color="auto" w:fill="FFFFFF"/>
              </w:rPr>
              <w:t>:</w:t>
            </w:r>
          </w:p>
          <w:p w14:paraId="42E944F3" w14:textId="6F68735D" w:rsidR="005408BA" w:rsidRPr="00DA40E8" w:rsidRDefault="00C253BC" w:rsidP="005408BA">
            <w:pPr>
              <w:spacing w:before="240" w:after="240"/>
              <w:rPr>
                <w:rFonts w:ascii="Times New Roman" w:eastAsia="Aptos" w:hAnsi="Times New Roman" w:cs="Times New Roman"/>
                <w:i/>
                <w:iCs/>
                <w:sz w:val="20"/>
                <w:szCs w:val="20"/>
              </w:rPr>
            </w:pPr>
            <w:r>
              <w:rPr>
                <w:rFonts w:ascii="Times New Roman" w:eastAsia="Aptos" w:hAnsi="Times New Roman" w:cs="Times New Roman"/>
                <w:i/>
                <w:iCs/>
                <w:sz w:val="20"/>
                <w:szCs w:val="20"/>
              </w:rPr>
              <w:t>“</w:t>
            </w:r>
            <w:r w:rsidR="005408BA" w:rsidRPr="00DA40E8">
              <w:rPr>
                <w:rFonts w:ascii="Times New Roman" w:eastAsia="Aptos" w:hAnsi="Times New Roman" w:cs="Times New Roman"/>
                <w:i/>
                <w:iCs/>
                <w:sz w:val="20"/>
                <w:szCs w:val="20"/>
              </w:rPr>
              <w:t>Moreover, district-level averages are often used in policymaking, budgeting, and performance evaluation. Understanding district averages is critical for identifying overall district needs and city-wide disparities while investigating within-district variation enables targeting of interventions and equitable resource allocation. Combining granular and aggregate data provides a fuller picture of health inequities and supports more targeted, effective interventions.</w:t>
            </w:r>
            <w:r>
              <w:rPr>
                <w:rFonts w:ascii="Times New Roman" w:eastAsia="Aptos" w:hAnsi="Times New Roman" w:cs="Times New Roman"/>
                <w:i/>
                <w:iCs/>
                <w:sz w:val="20"/>
                <w:szCs w:val="20"/>
              </w:rPr>
              <w:t>”</w:t>
            </w:r>
          </w:p>
          <w:p w14:paraId="0503BFF3" w14:textId="12DDCCD1" w:rsidR="005408BA" w:rsidRPr="00DA40E8" w:rsidRDefault="005408BA">
            <w:pPr>
              <w:rPr>
                <w:rFonts w:ascii="Times New Roman" w:hAnsi="Times New Roman" w:cs="Times New Roman"/>
                <w:color w:val="222222"/>
                <w:sz w:val="20"/>
                <w:szCs w:val="20"/>
                <w:shd w:val="clear" w:color="auto" w:fill="FFFFFF"/>
              </w:rPr>
            </w:pPr>
          </w:p>
        </w:tc>
      </w:tr>
    </w:tbl>
    <w:p w14:paraId="2EA5BA54" w14:textId="6D27A7E8" w:rsidR="00201FAD" w:rsidRPr="00DA40E8" w:rsidRDefault="00201FAD">
      <w:pPr>
        <w:rPr>
          <w:rFonts w:ascii="Times New Roman" w:hAnsi="Times New Roman" w:cs="Times New Roman"/>
          <w:color w:val="222222"/>
          <w:sz w:val="20"/>
          <w:szCs w:val="20"/>
          <w:shd w:val="clear" w:color="auto" w:fill="FFFFFF"/>
        </w:rPr>
      </w:pPr>
    </w:p>
    <w:p w14:paraId="3251DD48" w14:textId="77777777" w:rsidR="00E97EF8" w:rsidRPr="00DA40E8" w:rsidRDefault="0000619B">
      <w:pPr>
        <w:rPr>
          <w:rFonts w:ascii="Times New Roman" w:hAnsi="Times New Roman" w:cs="Times New Roman"/>
          <w:color w:val="222222"/>
          <w:sz w:val="20"/>
          <w:szCs w:val="20"/>
        </w:rPr>
      </w:pPr>
      <w:r w:rsidRPr="00DA40E8">
        <w:rPr>
          <w:rFonts w:ascii="Times New Roman" w:hAnsi="Times New Roman" w:cs="Times New Roman"/>
          <w:color w:val="222222"/>
          <w:sz w:val="20"/>
          <w:szCs w:val="20"/>
          <w:shd w:val="clear" w:color="auto" w:fill="FFFFFF"/>
        </w:rPr>
        <w:t>Conclusion is clear with portable take</w:t>
      </w:r>
      <w:r w:rsidRPr="00DA40E8">
        <w:rPr>
          <w:rFonts w:ascii="Times New Roman" w:hAnsi="Times New Roman" w:cs="Times New Roman"/>
          <w:color w:val="222222"/>
          <w:sz w:val="20"/>
          <w:szCs w:val="20"/>
          <w:shd w:val="clear" w:color="auto" w:fill="FFFFFF"/>
        </w:rPr>
        <w:noBreakHyphen/>
        <w:t>home messages: feasible with public data; politically relevant units; scalable to other cities.  Please add one phrase that reiterates the two</w:t>
      </w:r>
      <w:r w:rsidRPr="00DA40E8">
        <w:rPr>
          <w:rFonts w:ascii="Times New Roman" w:hAnsi="Times New Roman" w:cs="Times New Roman"/>
          <w:color w:val="222222"/>
          <w:sz w:val="20"/>
          <w:szCs w:val="20"/>
          <w:shd w:val="clear" w:color="auto" w:fill="FFFFFF"/>
        </w:rPr>
        <w:noBreakHyphen/>
        <w:t>level viewing principle (district and tract) as the safeguard against misinterpretation and the bridge from accountability to targeted implementation.</w:t>
      </w:r>
      <w:r w:rsidRPr="00DA40E8">
        <w:rPr>
          <w:rFonts w:ascii="Times New Roman" w:hAnsi="Times New Roman" w:cs="Times New Roman"/>
          <w:color w:val="222222"/>
          <w:sz w:val="20"/>
          <w:szCs w:val="20"/>
        </w:rPr>
        <w:br/>
      </w:r>
    </w:p>
    <w:tbl>
      <w:tblPr>
        <w:tblStyle w:val="TableGrid"/>
        <w:tblW w:w="0" w:type="auto"/>
        <w:tblLook w:val="04A0" w:firstRow="1" w:lastRow="0" w:firstColumn="1" w:lastColumn="0" w:noHBand="0" w:noVBand="1"/>
      </w:tblPr>
      <w:tblGrid>
        <w:gridCol w:w="9350"/>
      </w:tblGrid>
      <w:tr w:rsidR="00E97EF8" w:rsidRPr="00DA40E8" w14:paraId="41F95876" w14:textId="77777777" w:rsidTr="00E97EF8">
        <w:tc>
          <w:tcPr>
            <w:tcW w:w="9350" w:type="dxa"/>
          </w:tcPr>
          <w:p w14:paraId="53985E92" w14:textId="77777777" w:rsidR="00E97EF8" w:rsidRPr="00DA40E8" w:rsidRDefault="00E97EF8">
            <w:pPr>
              <w:rPr>
                <w:rFonts w:ascii="Times New Roman" w:hAnsi="Times New Roman" w:cs="Times New Roman"/>
                <w:color w:val="222222"/>
                <w:sz w:val="20"/>
                <w:szCs w:val="20"/>
              </w:rPr>
            </w:pPr>
            <w:r w:rsidRPr="00DA40E8">
              <w:rPr>
                <w:rFonts w:ascii="Times New Roman" w:hAnsi="Times New Roman" w:cs="Times New Roman"/>
                <w:b/>
                <w:bCs/>
                <w:color w:val="222222"/>
                <w:sz w:val="20"/>
                <w:szCs w:val="20"/>
              </w:rPr>
              <w:t>Response</w:t>
            </w:r>
            <w:r w:rsidRPr="00DA40E8">
              <w:rPr>
                <w:rFonts w:ascii="Times New Roman" w:hAnsi="Times New Roman" w:cs="Times New Roman"/>
                <w:color w:val="222222"/>
                <w:sz w:val="20"/>
                <w:szCs w:val="20"/>
              </w:rPr>
              <w:t xml:space="preserve">: We added the following sentence: </w:t>
            </w:r>
          </w:p>
          <w:p w14:paraId="49E5C5A0" w14:textId="77777777" w:rsidR="0020556C" w:rsidRDefault="0020556C">
            <w:pPr>
              <w:rPr>
                <w:rFonts w:ascii="Times New Roman" w:eastAsia="Aptos" w:hAnsi="Times New Roman" w:cs="Times New Roman"/>
                <w:i/>
                <w:iCs/>
                <w:sz w:val="20"/>
                <w:szCs w:val="20"/>
              </w:rPr>
            </w:pPr>
            <w:r w:rsidRPr="00DA40E8">
              <w:rPr>
                <w:rFonts w:ascii="Times New Roman" w:hAnsi="Times New Roman" w:cs="Times New Roman"/>
                <w:i/>
                <w:iCs/>
                <w:color w:val="222222"/>
                <w:sz w:val="20"/>
                <w:szCs w:val="20"/>
              </w:rPr>
              <w:t>“</w:t>
            </w:r>
            <w:r w:rsidRPr="00DA40E8">
              <w:rPr>
                <w:rFonts w:ascii="Times New Roman" w:eastAsia="Aptos" w:hAnsi="Times New Roman" w:cs="Times New Roman"/>
                <w:i/>
                <w:iCs/>
                <w:sz w:val="20"/>
                <w:szCs w:val="20"/>
              </w:rPr>
              <w:t>Furthermore, we show the importance of analyzing both council district and sub-district (e.g. census tract) units to get the most accurate and actionable understanding of distribution of need across a city.”</w:t>
            </w:r>
          </w:p>
          <w:p w14:paraId="49F7C97B" w14:textId="22908422" w:rsidR="005F7E9E" w:rsidRPr="00DA40E8" w:rsidRDefault="005F7E9E">
            <w:pPr>
              <w:rPr>
                <w:rFonts w:ascii="Times New Roman" w:hAnsi="Times New Roman" w:cs="Times New Roman"/>
                <w:color w:val="222222"/>
                <w:sz w:val="20"/>
                <w:szCs w:val="20"/>
              </w:rPr>
            </w:pPr>
          </w:p>
        </w:tc>
      </w:tr>
    </w:tbl>
    <w:p w14:paraId="6ADAEF8E" w14:textId="7CA3C88E" w:rsidR="00FA33CC" w:rsidRDefault="0000619B">
      <w:pPr>
        <w:rPr>
          <w:rFonts w:ascii="Times New Roman" w:hAnsi="Times New Roman" w:cs="Times New Roman"/>
          <w:color w:val="222222"/>
          <w:sz w:val="20"/>
          <w:szCs w:val="20"/>
          <w:shd w:val="clear" w:color="auto" w:fill="FFFFFF"/>
        </w:rPr>
      </w:pPr>
      <w:r w:rsidRPr="00DA40E8">
        <w:rPr>
          <w:rFonts w:ascii="Times New Roman" w:hAnsi="Times New Roman" w:cs="Times New Roman"/>
          <w:color w:val="222222"/>
          <w:sz w:val="20"/>
          <w:szCs w:val="20"/>
        </w:rPr>
        <w:lastRenderedPageBreak/>
        <w:br/>
      </w:r>
      <w:r w:rsidRPr="00DA40E8">
        <w:rPr>
          <w:rFonts w:ascii="Times New Roman" w:hAnsi="Times New Roman" w:cs="Times New Roman"/>
          <w:color w:val="222222"/>
          <w:sz w:val="20"/>
          <w:szCs w:val="20"/>
          <w:shd w:val="clear" w:color="auto" w:fill="FFFFFF"/>
        </w:rPr>
        <w:t>Overall, the manuscript's aim and format fit a Brief Report well; the methods are appropriate, and the contribution, operationalizing health metrics at city council district scale with tract drill</w:t>
      </w:r>
      <w:r w:rsidRPr="00DA40E8">
        <w:rPr>
          <w:rFonts w:ascii="Times New Roman" w:hAnsi="Times New Roman" w:cs="Times New Roman"/>
          <w:color w:val="222222"/>
          <w:sz w:val="20"/>
          <w:szCs w:val="20"/>
          <w:shd w:val="clear" w:color="auto" w:fill="FFFFFF"/>
        </w:rPr>
        <w:noBreakHyphen/>
        <w:t>downs, is policy</w:t>
      </w:r>
      <w:r w:rsidRPr="00DA40E8">
        <w:rPr>
          <w:rFonts w:ascii="Times New Roman" w:hAnsi="Times New Roman" w:cs="Times New Roman"/>
          <w:color w:val="222222"/>
          <w:sz w:val="20"/>
          <w:szCs w:val="20"/>
          <w:shd w:val="clear" w:color="auto" w:fill="FFFFFF"/>
        </w:rPr>
        <w:noBreakHyphen/>
        <w:t>relevant and timely.</w:t>
      </w:r>
      <w:r w:rsidRPr="00DA40E8">
        <w:rPr>
          <w:rFonts w:ascii="Times New Roman" w:hAnsi="Times New Roman" w:cs="Times New Roman"/>
          <w:color w:val="222222"/>
          <w:sz w:val="20"/>
          <w:szCs w:val="20"/>
        </w:rPr>
        <w:br/>
      </w:r>
      <w:r w:rsidRPr="00DA40E8">
        <w:rPr>
          <w:rFonts w:ascii="Times New Roman" w:hAnsi="Times New Roman" w:cs="Times New Roman"/>
          <w:color w:val="222222"/>
          <w:sz w:val="20"/>
          <w:szCs w:val="20"/>
          <w:shd w:val="clear" w:color="auto" w:fill="FFFFFF"/>
        </w:rPr>
        <w:t>The paper chiefly needs clarifications rather than new analyses: (</w:t>
      </w:r>
      <w:proofErr w:type="spellStart"/>
      <w:r w:rsidRPr="00DA40E8">
        <w:rPr>
          <w:rFonts w:ascii="Times New Roman" w:hAnsi="Times New Roman" w:cs="Times New Roman"/>
          <w:color w:val="222222"/>
          <w:sz w:val="20"/>
          <w:szCs w:val="20"/>
          <w:shd w:val="clear" w:color="auto" w:fill="FFFFFF"/>
        </w:rPr>
        <w:t>i</w:t>
      </w:r>
      <w:proofErr w:type="spellEnd"/>
      <w:r w:rsidRPr="00DA40E8">
        <w:rPr>
          <w:rFonts w:ascii="Times New Roman" w:hAnsi="Times New Roman" w:cs="Times New Roman"/>
          <w:color w:val="222222"/>
          <w:sz w:val="20"/>
          <w:szCs w:val="20"/>
          <w:shd w:val="clear" w:color="auto" w:fill="FFFFFF"/>
        </w:rPr>
        <w:t>) one</w:t>
      </w:r>
      <w:r w:rsidRPr="00DA40E8">
        <w:rPr>
          <w:rFonts w:ascii="Times New Roman" w:hAnsi="Times New Roman" w:cs="Times New Roman"/>
          <w:color w:val="222222"/>
          <w:sz w:val="20"/>
          <w:szCs w:val="20"/>
          <w:shd w:val="clear" w:color="auto" w:fill="FFFFFF"/>
        </w:rPr>
        <w:noBreakHyphen/>
        <w:t>sentence justifications for metric choices and policy mechanisms; (ii) one</w:t>
      </w:r>
      <w:r w:rsidRPr="00DA40E8">
        <w:rPr>
          <w:rFonts w:ascii="Times New Roman" w:hAnsi="Times New Roman" w:cs="Times New Roman"/>
          <w:color w:val="222222"/>
          <w:sz w:val="20"/>
          <w:szCs w:val="20"/>
          <w:shd w:val="clear" w:color="auto" w:fill="FFFFFF"/>
        </w:rPr>
        <w:noBreakHyphen/>
        <w:t>to</w:t>
      </w:r>
      <w:r w:rsidRPr="00DA40E8">
        <w:rPr>
          <w:rFonts w:ascii="Times New Roman" w:hAnsi="Times New Roman" w:cs="Times New Roman"/>
          <w:color w:val="222222"/>
          <w:sz w:val="20"/>
          <w:szCs w:val="20"/>
          <w:shd w:val="clear" w:color="auto" w:fill="FFFFFF"/>
        </w:rPr>
        <w:noBreakHyphen/>
        <w:t>two sentences adding aggregation detail and uncertainty caveats; (iii) slightly stronger exposition of within</w:t>
      </w:r>
      <w:r w:rsidRPr="00DA40E8">
        <w:rPr>
          <w:rFonts w:ascii="Times New Roman" w:hAnsi="Times New Roman" w:cs="Times New Roman"/>
          <w:color w:val="222222"/>
          <w:sz w:val="20"/>
          <w:szCs w:val="20"/>
          <w:shd w:val="clear" w:color="auto" w:fill="FFFFFF"/>
        </w:rPr>
        <w:noBreakHyphen/>
        <w:t xml:space="preserve"> vs between</w:t>
      </w:r>
      <w:r w:rsidRPr="00DA40E8">
        <w:rPr>
          <w:rFonts w:ascii="Times New Roman" w:hAnsi="Times New Roman" w:cs="Times New Roman"/>
          <w:color w:val="222222"/>
          <w:sz w:val="20"/>
          <w:szCs w:val="20"/>
          <w:shd w:val="clear" w:color="auto" w:fill="FFFFFF"/>
        </w:rPr>
        <w:noBreakHyphen/>
        <w:t>district heterogeneity; and (iv) a concise limitations paragraph (MAUP, ACS MOE, year mismatch). With these adjustments, the piece will provide a crisp, credible exemplar likely to stimulate further work and uptake by urban policymakers and advocates.</w:t>
      </w:r>
    </w:p>
    <w:p w14:paraId="14C527D4" w14:textId="77777777" w:rsidR="009C44FB" w:rsidRPr="0000619B" w:rsidRDefault="009C44FB">
      <w:pPr>
        <w:rPr>
          <w:rFonts w:ascii="Times New Roman" w:hAnsi="Times New Roman" w:cs="Times New Roman"/>
          <w:color w:val="222222"/>
          <w:sz w:val="20"/>
          <w:szCs w:val="20"/>
          <w:shd w:val="clear" w:color="auto" w:fill="FFFFFF"/>
        </w:rPr>
      </w:pPr>
    </w:p>
    <w:sectPr w:rsidR="009C44FB" w:rsidRPr="00006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93193"/>
    <w:multiLevelType w:val="hybridMultilevel"/>
    <w:tmpl w:val="268A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70CDF"/>
    <w:multiLevelType w:val="hybridMultilevel"/>
    <w:tmpl w:val="D15899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9512826">
    <w:abstractNumId w:val="0"/>
  </w:num>
  <w:num w:numId="2" w16cid:durableId="73597432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chnake-Mahl,Alina">
    <w15:presenceInfo w15:providerId="AD" w15:userId="S::as5494@drexel.edu::bf334678-cb8f-4bd7-809d-a20efc2104a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19B"/>
    <w:rsid w:val="0000619B"/>
    <w:rsid w:val="00013DDA"/>
    <w:rsid w:val="000216C9"/>
    <w:rsid w:val="0003011D"/>
    <w:rsid w:val="00031106"/>
    <w:rsid w:val="00040331"/>
    <w:rsid w:val="00050FC2"/>
    <w:rsid w:val="0005592E"/>
    <w:rsid w:val="00064D52"/>
    <w:rsid w:val="00070B8F"/>
    <w:rsid w:val="00072890"/>
    <w:rsid w:val="00080466"/>
    <w:rsid w:val="00081467"/>
    <w:rsid w:val="00087550"/>
    <w:rsid w:val="000A3F27"/>
    <w:rsid w:val="000A4121"/>
    <w:rsid w:val="000D6A72"/>
    <w:rsid w:val="000E1DB0"/>
    <w:rsid w:val="0010143E"/>
    <w:rsid w:val="0010479A"/>
    <w:rsid w:val="001048A7"/>
    <w:rsid w:val="00107BD9"/>
    <w:rsid w:val="00122128"/>
    <w:rsid w:val="00124012"/>
    <w:rsid w:val="00144FE7"/>
    <w:rsid w:val="00146D76"/>
    <w:rsid w:val="00154D75"/>
    <w:rsid w:val="001635DB"/>
    <w:rsid w:val="0016468F"/>
    <w:rsid w:val="001706A5"/>
    <w:rsid w:val="00193BB0"/>
    <w:rsid w:val="001A567C"/>
    <w:rsid w:val="001C1A65"/>
    <w:rsid w:val="001D450E"/>
    <w:rsid w:val="00201FAD"/>
    <w:rsid w:val="00202919"/>
    <w:rsid w:val="0020556C"/>
    <w:rsid w:val="00216905"/>
    <w:rsid w:val="00217BFE"/>
    <w:rsid w:val="002316FF"/>
    <w:rsid w:val="00244A74"/>
    <w:rsid w:val="00254113"/>
    <w:rsid w:val="0028251B"/>
    <w:rsid w:val="002879C4"/>
    <w:rsid w:val="002A2B7B"/>
    <w:rsid w:val="002C1D88"/>
    <w:rsid w:val="002C33D6"/>
    <w:rsid w:val="002F487F"/>
    <w:rsid w:val="003008DB"/>
    <w:rsid w:val="00301C50"/>
    <w:rsid w:val="00326D5C"/>
    <w:rsid w:val="00330006"/>
    <w:rsid w:val="003415BD"/>
    <w:rsid w:val="00344582"/>
    <w:rsid w:val="00355FEC"/>
    <w:rsid w:val="00360F65"/>
    <w:rsid w:val="00385B32"/>
    <w:rsid w:val="0039349A"/>
    <w:rsid w:val="003A2B33"/>
    <w:rsid w:val="003C106E"/>
    <w:rsid w:val="003E2F7D"/>
    <w:rsid w:val="003E4347"/>
    <w:rsid w:val="003F3839"/>
    <w:rsid w:val="003F6AB8"/>
    <w:rsid w:val="003F7A5C"/>
    <w:rsid w:val="00411068"/>
    <w:rsid w:val="00432A88"/>
    <w:rsid w:val="00450BD5"/>
    <w:rsid w:val="004556D0"/>
    <w:rsid w:val="00460C21"/>
    <w:rsid w:val="004621A2"/>
    <w:rsid w:val="00470B52"/>
    <w:rsid w:val="00472917"/>
    <w:rsid w:val="00481410"/>
    <w:rsid w:val="004877B4"/>
    <w:rsid w:val="004E5D2B"/>
    <w:rsid w:val="004F26C8"/>
    <w:rsid w:val="004F4102"/>
    <w:rsid w:val="005074BC"/>
    <w:rsid w:val="005113D7"/>
    <w:rsid w:val="00511510"/>
    <w:rsid w:val="00516979"/>
    <w:rsid w:val="00525153"/>
    <w:rsid w:val="005375E5"/>
    <w:rsid w:val="005408BA"/>
    <w:rsid w:val="00542701"/>
    <w:rsid w:val="00562A8B"/>
    <w:rsid w:val="0057619D"/>
    <w:rsid w:val="00584B81"/>
    <w:rsid w:val="005875B5"/>
    <w:rsid w:val="00587AFE"/>
    <w:rsid w:val="005A12EE"/>
    <w:rsid w:val="005A469A"/>
    <w:rsid w:val="005B2674"/>
    <w:rsid w:val="005D0E0F"/>
    <w:rsid w:val="005D1730"/>
    <w:rsid w:val="005E2C33"/>
    <w:rsid w:val="005E5BC2"/>
    <w:rsid w:val="005F7E9E"/>
    <w:rsid w:val="00610DCA"/>
    <w:rsid w:val="0061590B"/>
    <w:rsid w:val="00652CCF"/>
    <w:rsid w:val="00653C03"/>
    <w:rsid w:val="0067421E"/>
    <w:rsid w:val="0068545D"/>
    <w:rsid w:val="00697144"/>
    <w:rsid w:val="006A0C91"/>
    <w:rsid w:val="006A32DB"/>
    <w:rsid w:val="006A41E4"/>
    <w:rsid w:val="006D2496"/>
    <w:rsid w:val="006D6C31"/>
    <w:rsid w:val="006F2393"/>
    <w:rsid w:val="00700D82"/>
    <w:rsid w:val="00722EBE"/>
    <w:rsid w:val="00740FCA"/>
    <w:rsid w:val="0074237E"/>
    <w:rsid w:val="007718B2"/>
    <w:rsid w:val="0077531A"/>
    <w:rsid w:val="007C0244"/>
    <w:rsid w:val="007E7C98"/>
    <w:rsid w:val="007F2887"/>
    <w:rsid w:val="00802E6F"/>
    <w:rsid w:val="00802EE1"/>
    <w:rsid w:val="008039E2"/>
    <w:rsid w:val="008045F7"/>
    <w:rsid w:val="00815DA6"/>
    <w:rsid w:val="0082223D"/>
    <w:rsid w:val="00823F63"/>
    <w:rsid w:val="0085364B"/>
    <w:rsid w:val="00867EC5"/>
    <w:rsid w:val="008938C7"/>
    <w:rsid w:val="00894292"/>
    <w:rsid w:val="008A298D"/>
    <w:rsid w:val="008A7822"/>
    <w:rsid w:val="008B19E3"/>
    <w:rsid w:val="008B2B1A"/>
    <w:rsid w:val="008C482A"/>
    <w:rsid w:val="008F7155"/>
    <w:rsid w:val="009038CB"/>
    <w:rsid w:val="009155BC"/>
    <w:rsid w:val="00976C1F"/>
    <w:rsid w:val="009846C5"/>
    <w:rsid w:val="009901FD"/>
    <w:rsid w:val="00994849"/>
    <w:rsid w:val="009962DE"/>
    <w:rsid w:val="009A48FD"/>
    <w:rsid w:val="009B70D5"/>
    <w:rsid w:val="009B79CD"/>
    <w:rsid w:val="009C44FB"/>
    <w:rsid w:val="009C76F3"/>
    <w:rsid w:val="009E2B45"/>
    <w:rsid w:val="00A34F2F"/>
    <w:rsid w:val="00A35A59"/>
    <w:rsid w:val="00A42B2B"/>
    <w:rsid w:val="00A43D2F"/>
    <w:rsid w:val="00A46ECC"/>
    <w:rsid w:val="00A51CDE"/>
    <w:rsid w:val="00A82953"/>
    <w:rsid w:val="00A97EBE"/>
    <w:rsid w:val="00AC4367"/>
    <w:rsid w:val="00AE02BD"/>
    <w:rsid w:val="00AE1250"/>
    <w:rsid w:val="00AF6570"/>
    <w:rsid w:val="00B20E03"/>
    <w:rsid w:val="00B6433E"/>
    <w:rsid w:val="00B67326"/>
    <w:rsid w:val="00B83437"/>
    <w:rsid w:val="00BA156D"/>
    <w:rsid w:val="00BA4B4F"/>
    <w:rsid w:val="00BA61E5"/>
    <w:rsid w:val="00BB0B0C"/>
    <w:rsid w:val="00BC5168"/>
    <w:rsid w:val="00BD0083"/>
    <w:rsid w:val="00C129A2"/>
    <w:rsid w:val="00C253BC"/>
    <w:rsid w:val="00C57C7C"/>
    <w:rsid w:val="00C62840"/>
    <w:rsid w:val="00CA6C49"/>
    <w:rsid w:val="00CA7CF7"/>
    <w:rsid w:val="00CC31F3"/>
    <w:rsid w:val="00CC7D35"/>
    <w:rsid w:val="00CE4594"/>
    <w:rsid w:val="00CE7E27"/>
    <w:rsid w:val="00D06F40"/>
    <w:rsid w:val="00D41E50"/>
    <w:rsid w:val="00D44089"/>
    <w:rsid w:val="00D54743"/>
    <w:rsid w:val="00D6047F"/>
    <w:rsid w:val="00D6477F"/>
    <w:rsid w:val="00D66DCA"/>
    <w:rsid w:val="00D71421"/>
    <w:rsid w:val="00D8766D"/>
    <w:rsid w:val="00DA347F"/>
    <w:rsid w:val="00DA40E8"/>
    <w:rsid w:val="00DB6D8B"/>
    <w:rsid w:val="00DE5730"/>
    <w:rsid w:val="00E21808"/>
    <w:rsid w:val="00E24BCE"/>
    <w:rsid w:val="00E373CC"/>
    <w:rsid w:val="00E42238"/>
    <w:rsid w:val="00E44A93"/>
    <w:rsid w:val="00E620E0"/>
    <w:rsid w:val="00E93CDB"/>
    <w:rsid w:val="00E97EF8"/>
    <w:rsid w:val="00EA2A17"/>
    <w:rsid w:val="00EC464A"/>
    <w:rsid w:val="00EF3FE3"/>
    <w:rsid w:val="00EF5C46"/>
    <w:rsid w:val="00F101BD"/>
    <w:rsid w:val="00F26477"/>
    <w:rsid w:val="00F277AC"/>
    <w:rsid w:val="00F438AE"/>
    <w:rsid w:val="00F52612"/>
    <w:rsid w:val="00F733CF"/>
    <w:rsid w:val="00F80DA8"/>
    <w:rsid w:val="00F97F66"/>
    <w:rsid w:val="00FA12BA"/>
    <w:rsid w:val="00FA33CC"/>
    <w:rsid w:val="00FA3DC2"/>
    <w:rsid w:val="00FB742E"/>
    <w:rsid w:val="00FE1BFD"/>
    <w:rsid w:val="00FE2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16B2CA"/>
  <w15:chartTrackingRefBased/>
  <w15:docId w15:val="{19A0AA77-A3BC-1F49-A965-C07FEA64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19B"/>
    <w:rPr>
      <w:rFonts w:eastAsiaTheme="majorEastAsia" w:cstheme="majorBidi"/>
      <w:color w:val="272727" w:themeColor="text1" w:themeTint="D8"/>
    </w:rPr>
  </w:style>
  <w:style w:type="paragraph" w:styleId="Title">
    <w:name w:val="Title"/>
    <w:basedOn w:val="Normal"/>
    <w:next w:val="Normal"/>
    <w:link w:val="TitleChar"/>
    <w:uiPriority w:val="10"/>
    <w:qFormat/>
    <w:rsid w:val="00006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19B"/>
    <w:pPr>
      <w:spacing w:before="160"/>
      <w:jc w:val="center"/>
    </w:pPr>
    <w:rPr>
      <w:i/>
      <w:iCs/>
      <w:color w:val="404040" w:themeColor="text1" w:themeTint="BF"/>
    </w:rPr>
  </w:style>
  <w:style w:type="character" w:customStyle="1" w:styleId="QuoteChar">
    <w:name w:val="Quote Char"/>
    <w:basedOn w:val="DefaultParagraphFont"/>
    <w:link w:val="Quote"/>
    <w:uiPriority w:val="29"/>
    <w:rsid w:val="0000619B"/>
    <w:rPr>
      <w:i/>
      <w:iCs/>
      <w:color w:val="404040" w:themeColor="text1" w:themeTint="BF"/>
    </w:rPr>
  </w:style>
  <w:style w:type="paragraph" w:styleId="ListParagraph">
    <w:name w:val="List Paragraph"/>
    <w:basedOn w:val="Normal"/>
    <w:uiPriority w:val="34"/>
    <w:qFormat/>
    <w:rsid w:val="0000619B"/>
    <w:pPr>
      <w:ind w:left="720"/>
      <w:contextualSpacing/>
    </w:pPr>
  </w:style>
  <w:style w:type="character" w:styleId="IntenseEmphasis">
    <w:name w:val="Intense Emphasis"/>
    <w:basedOn w:val="DefaultParagraphFont"/>
    <w:uiPriority w:val="21"/>
    <w:qFormat/>
    <w:rsid w:val="0000619B"/>
    <w:rPr>
      <w:i/>
      <w:iCs/>
      <w:color w:val="0F4761" w:themeColor="accent1" w:themeShade="BF"/>
    </w:rPr>
  </w:style>
  <w:style w:type="paragraph" w:styleId="IntenseQuote">
    <w:name w:val="Intense Quote"/>
    <w:basedOn w:val="Normal"/>
    <w:next w:val="Normal"/>
    <w:link w:val="IntenseQuoteChar"/>
    <w:uiPriority w:val="30"/>
    <w:qFormat/>
    <w:rsid w:val="00006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19B"/>
    <w:rPr>
      <w:i/>
      <w:iCs/>
      <w:color w:val="0F4761" w:themeColor="accent1" w:themeShade="BF"/>
    </w:rPr>
  </w:style>
  <w:style w:type="character" w:styleId="IntenseReference">
    <w:name w:val="Intense Reference"/>
    <w:basedOn w:val="DefaultParagraphFont"/>
    <w:uiPriority w:val="32"/>
    <w:qFormat/>
    <w:rsid w:val="0000619B"/>
    <w:rPr>
      <w:b/>
      <w:bCs/>
      <w:smallCaps/>
      <w:color w:val="0F4761" w:themeColor="accent1" w:themeShade="BF"/>
      <w:spacing w:val="5"/>
    </w:rPr>
  </w:style>
  <w:style w:type="table" w:styleId="TableGrid">
    <w:name w:val="Table Grid"/>
    <w:basedOn w:val="TableNormal"/>
    <w:uiPriority w:val="39"/>
    <w:rsid w:val="00584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35A59"/>
    <w:rPr>
      <w:sz w:val="16"/>
      <w:szCs w:val="16"/>
    </w:rPr>
  </w:style>
  <w:style w:type="paragraph" w:styleId="CommentText">
    <w:name w:val="annotation text"/>
    <w:basedOn w:val="Normal"/>
    <w:link w:val="CommentTextChar"/>
    <w:uiPriority w:val="99"/>
    <w:semiHidden/>
    <w:unhideWhenUsed/>
    <w:rsid w:val="00A35A59"/>
    <w:pPr>
      <w:spacing w:line="240" w:lineRule="auto"/>
    </w:pPr>
    <w:rPr>
      <w:sz w:val="20"/>
      <w:szCs w:val="20"/>
    </w:rPr>
  </w:style>
  <w:style w:type="character" w:customStyle="1" w:styleId="CommentTextChar">
    <w:name w:val="Comment Text Char"/>
    <w:basedOn w:val="DefaultParagraphFont"/>
    <w:link w:val="CommentText"/>
    <w:uiPriority w:val="99"/>
    <w:semiHidden/>
    <w:rsid w:val="00A35A59"/>
    <w:rPr>
      <w:sz w:val="20"/>
      <w:szCs w:val="20"/>
    </w:rPr>
  </w:style>
  <w:style w:type="paragraph" w:styleId="CommentSubject">
    <w:name w:val="annotation subject"/>
    <w:basedOn w:val="CommentText"/>
    <w:next w:val="CommentText"/>
    <w:link w:val="CommentSubjectChar"/>
    <w:uiPriority w:val="99"/>
    <w:semiHidden/>
    <w:unhideWhenUsed/>
    <w:rsid w:val="00A35A59"/>
    <w:rPr>
      <w:b/>
      <w:bCs/>
    </w:rPr>
  </w:style>
  <w:style w:type="character" w:customStyle="1" w:styleId="CommentSubjectChar">
    <w:name w:val="Comment Subject Char"/>
    <w:basedOn w:val="CommentTextChar"/>
    <w:link w:val="CommentSubject"/>
    <w:uiPriority w:val="99"/>
    <w:semiHidden/>
    <w:rsid w:val="00A35A59"/>
    <w:rPr>
      <w:b/>
      <w:bCs/>
      <w:sz w:val="20"/>
      <w:szCs w:val="20"/>
    </w:rPr>
  </w:style>
  <w:style w:type="character" w:customStyle="1" w:styleId="il">
    <w:name w:val="il"/>
    <w:basedOn w:val="DefaultParagraphFont"/>
    <w:rsid w:val="00FA3DC2"/>
  </w:style>
  <w:style w:type="paragraph" w:styleId="Revision">
    <w:name w:val="Revision"/>
    <w:hidden/>
    <w:uiPriority w:val="99"/>
    <w:semiHidden/>
    <w:rsid w:val="00A82953"/>
    <w:pPr>
      <w:spacing w:after="0" w:line="240" w:lineRule="auto"/>
    </w:pPr>
  </w:style>
  <w:style w:type="character" w:styleId="Hyperlink">
    <w:name w:val="Hyperlink"/>
    <w:basedOn w:val="DefaultParagraphFont"/>
    <w:uiPriority w:val="99"/>
    <w:unhideWhenUsed/>
    <w:rsid w:val="00B20E03"/>
    <w:rPr>
      <w:color w:val="467886" w:themeColor="hyperlink"/>
      <w:u w:val="single"/>
    </w:rPr>
  </w:style>
  <w:style w:type="character" w:styleId="UnresolvedMention">
    <w:name w:val="Unresolved Mention"/>
    <w:basedOn w:val="DefaultParagraphFont"/>
    <w:uiPriority w:val="99"/>
    <w:semiHidden/>
    <w:unhideWhenUsed/>
    <w:rsid w:val="00B20E03"/>
    <w:rPr>
      <w:color w:val="605E5C"/>
      <w:shd w:val="clear" w:color="auto" w:fill="E1DFDD"/>
    </w:rPr>
  </w:style>
  <w:style w:type="character" w:styleId="FollowedHyperlink">
    <w:name w:val="FollowedHyperlink"/>
    <w:basedOn w:val="DefaultParagraphFont"/>
    <w:uiPriority w:val="99"/>
    <w:semiHidden/>
    <w:unhideWhenUsed/>
    <w:rsid w:val="009B70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exel-uhc.github.io/philadelphia-council-districts-and-health/?metric=hs_grad_p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7670</Words>
  <Characters>43719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Rushovich, Tamara</dc:creator>
  <cp:keywords/>
  <dc:description/>
  <cp:lastModifiedBy>Rushovich,Tamara</cp:lastModifiedBy>
  <cp:revision>4</cp:revision>
  <dcterms:created xsi:type="dcterms:W3CDTF">2026-07-10T13:18:00Z</dcterms:created>
  <dcterms:modified xsi:type="dcterms:W3CDTF">2026-07-10T13:20:00Z</dcterms:modified>
</cp:coreProperties>
</file>